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7331C" w14:textId="77777777" w:rsidR="00E5178D" w:rsidRPr="00337680" w:rsidRDefault="00B51C88" w:rsidP="00255FCA">
      <w:pPr>
        <w:pStyle w:val="TitleCover"/>
      </w:pPr>
      <w:r>
        <w:t>Cloud Assessment Template</w:t>
      </w:r>
    </w:p>
    <w:p w14:paraId="5CC07C62" w14:textId="02B0BFAC" w:rsidR="00793F43" w:rsidRPr="0057258B" w:rsidRDefault="0057258B" w:rsidP="0057258B">
      <w:pPr>
        <w:pStyle w:val="SubtitleCover"/>
      </w:pPr>
      <w:r>
        <w:t xml:space="preserve">Gate 1 </w:t>
      </w:r>
    </w:p>
    <w:p w14:paraId="70F617C7" w14:textId="34BA79A1" w:rsidR="00A70E06" w:rsidRPr="00A70E06" w:rsidRDefault="00A70E06" w:rsidP="00A70E06">
      <w:pPr>
        <w:spacing w:after="120" w:line="240" w:lineRule="auto"/>
        <w:ind w:left="567"/>
        <w:jc w:val="center"/>
        <w:rPr>
          <w:rFonts w:ascii="Verdana" w:eastAsia="Calibri" w:hAnsi="Verdana" w:cs="Arial"/>
          <w:b/>
          <w:i/>
          <w:color w:val="404040"/>
          <w:lang w:eastAsia="en-US"/>
        </w:rPr>
      </w:pPr>
      <w:r w:rsidRPr="00A70E06">
        <w:rPr>
          <w:rFonts w:ascii="Verdana" w:eastAsia="Calibri" w:hAnsi="Verdana" w:cs="Arial"/>
          <w:b/>
          <w:i/>
          <w:color w:val="666666"/>
          <w:lang w:eastAsia="en-US"/>
        </w:rPr>
        <w:br/>
      </w:r>
    </w:p>
    <w:p w14:paraId="2BFB0E40" w14:textId="77777777" w:rsidR="00A70E06" w:rsidRPr="00A70E06" w:rsidRDefault="00A70E06" w:rsidP="00A70E06">
      <w:pPr>
        <w:shd w:val="clear" w:color="auto" w:fill="D9E2F3"/>
        <w:spacing w:after="60" w:line="240" w:lineRule="auto"/>
        <w:jc w:val="both"/>
        <w:rPr>
          <w:rFonts w:ascii="Arial" w:eastAsia="Times New Roman" w:hAnsi="Arial" w:cs="Arial"/>
          <w:sz w:val="24"/>
          <w:szCs w:val="18"/>
          <w:lang w:val="en-US" w:eastAsia="en-US"/>
        </w:rPr>
      </w:pPr>
    </w:p>
    <w:p w14:paraId="595E88E3" w14:textId="77777777" w:rsidR="00A70E06" w:rsidRPr="00A70E06" w:rsidRDefault="00A70E06" w:rsidP="00A70E06">
      <w:pPr>
        <w:spacing w:after="60" w:line="240" w:lineRule="auto"/>
        <w:ind w:left="900"/>
        <w:jc w:val="both"/>
        <w:rPr>
          <w:rFonts w:ascii="Arial" w:eastAsia="Times New Roman" w:hAnsi="Arial" w:cs="Arial"/>
          <w:sz w:val="18"/>
          <w:szCs w:val="18"/>
          <w:lang w:val="en-US" w:eastAsia="en-US"/>
        </w:rPr>
      </w:pPr>
    </w:p>
    <w:tbl>
      <w:tblPr>
        <w:tblStyle w:val="LightList-Accent51"/>
        <w:tblW w:w="9558" w:type="dxa"/>
        <w:tblLayout w:type="fixed"/>
        <w:tblLook w:val="0000" w:firstRow="0" w:lastRow="0" w:firstColumn="0" w:lastColumn="0" w:noHBand="0" w:noVBand="0"/>
      </w:tblPr>
      <w:tblGrid>
        <w:gridCol w:w="2718"/>
        <w:gridCol w:w="6840"/>
      </w:tblGrid>
      <w:tr w:rsidR="00A70E06" w:rsidRPr="00A70E06" w14:paraId="29AC5BEB" w14:textId="77777777" w:rsidTr="00137EE9">
        <w:trPr>
          <w:cnfStyle w:val="000000100000" w:firstRow="0" w:lastRow="0" w:firstColumn="0" w:lastColumn="0" w:oddVBand="0" w:evenVBand="0" w:oddHBand="1" w:evenHBand="0" w:firstRowFirstColumn="0" w:firstRowLastColumn="0" w:lastRowFirstColumn="0" w:lastRowLastColumn="0"/>
          <w:trHeight w:val="359"/>
        </w:trPr>
        <w:tc>
          <w:tcPr>
            <w:cnfStyle w:val="000010000000" w:firstRow="0" w:lastRow="0" w:firstColumn="0" w:lastColumn="0" w:oddVBand="1" w:evenVBand="0" w:oddHBand="0" w:evenHBand="0" w:firstRowFirstColumn="0" w:firstRowLastColumn="0" w:lastRowFirstColumn="0" w:lastRowLastColumn="0"/>
            <w:tcW w:w="2718" w:type="dxa"/>
          </w:tcPr>
          <w:p w14:paraId="1AB64BE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TITLE:</w:t>
            </w:r>
          </w:p>
        </w:tc>
        <w:tc>
          <w:tcPr>
            <w:tcW w:w="6840" w:type="dxa"/>
          </w:tcPr>
          <w:p w14:paraId="5E8B864F" w14:textId="3A599E46"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Cloud Assessment Template </w:t>
            </w:r>
          </w:p>
        </w:tc>
      </w:tr>
      <w:tr w:rsidR="00A70E06" w:rsidRPr="00A70E06" w14:paraId="40B5ED33" w14:textId="77777777" w:rsidTr="00137EE9">
        <w:trPr>
          <w:trHeight w:val="269"/>
        </w:trPr>
        <w:tc>
          <w:tcPr>
            <w:cnfStyle w:val="000010000000" w:firstRow="0" w:lastRow="0" w:firstColumn="0" w:lastColumn="0" w:oddVBand="1" w:evenVBand="0" w:oddHBand="0" w:evenHBand="0" w:firstRowFirstColumn="0" w:firstRowLastColumn="0" w:lastRowFirstColumn="0" w:lastRowLastColumn="0"/>
            <w:tcW w:w="2718" w:type="dxa"/>
          </w:tcPr>
          <w:p w14:paraId="544F0A55"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w:t>
            </w:r>
          </w:p>
        </w:tc>
        <w:tc>
          <w:tcPr>
            <w:tcW w:w="6840" w:type="dxa"/>
          </w:tcPr>
          <w:p w14:paraId="774C2F0D"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V. 0.1</w:t>
            </w:r>
          </w:p>
        </w:tc>
      </w:tr>
      <w:tr w:rsidR="00A70E06" w:rsidRPr="00A70E06" w14:paraId="7A9A8834" w14:textId="77777777" w:rsidTr="00137EE9">
        <w:trPr>
          <w:cnfStyle w:val="000000100000" w:firstRow="0" w:lastRow="0" w:firstColumn="0" w:lastColumn="0" w:oddVBand="0" w:evenVBand="0" w:oddHBand="1" w:evenHBand="0" w:firstRowFirstColumn="0" w:firstRowLastColumn="0" w:lastRowFirstColumn="0" w:lastRowLastColumn="0"/>
          <w:trHeight w:val="341"/>
        </w:trPr>
        <w:tc>
          <w:tcPr>
            <w:cnfStyle w:val="000010000000" w:firstRow="0" w:lastRow="0" w:firstColumn="0" w:lastColumn="0" w:oddVBand="1" w:evenVBand="0" w:oddHBand="0" w:evenHBand="0" w:firstRowFirstColumn="0" w:firstRowLastColumn="0" w:lastRowFirstColumn="0" w:lastRowLastColumn="0"/>
            <w:tcW w:w="2718" w:type="dxa"/>
          </w:tcPr>
          <w:p w14:paraId="1E599186"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 STATUS:</w:t>
            </w:r>
          </w:p>
        </w:tc>
        <w:tc>
          <w:tcPr>
            <w:tcW w:w="6840" w:type="dxa"/>
          </w:tcPr>
          <w:p w14:paraId="6D308CE8"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Pending review and approval </w:t>
            </w:r>
          </w:p>
        </w:tc>
      </w:tr>
      <w:tr w:rsidR="00A70E06" w:rsidRPr="00A70E06" w14:paraId="607B061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156830B3"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ISSUE:</w:t>
            </w:r>
          </w:p>
        </w:tc>
        <w:tc>
          <w:tcPr>
            <w:tcW w:w="6840" w:type="dxa"/>
          </w:tcPr>
          <w:p w14:paraId="5920F59A" w14:textId="52AE23F8" w:rsidR="00A70E06" w:rsidRPr="00A70E06" w:rsidRDefault="00FA7258"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sdt>
              <w:sdtPr>
                <w:rPr>
                  <w:rFonts w:asciiTheme="majorHAnsi" w:hAnsiTheme="majorHAnsi" w:cstheme="majorHAnsi"/>
                  <w:sz w:val="18"/>
                  <w:szCs w:val="20"/>
                  <w:lang w:val="en-US"/>
                </w:rPr>
                <w:alias w:val="Publish Date"/>
                <w:tag w:val=""/>
                <w:id w:val="-307480101"/>
                <w:dataBinding w:prefixMappings="xmlns:ns0='http://schemas.microsoft.com/office/2006/coverPageProps' " w:xpath="/ns0:CoverPageProperties[1]/ns0:PublishDate[1]" w:storeItemID="{55AF091B-3C7A-41E3-B477-F2FDAA23CFDA}"/>
                <w:date w:fullDate="2019-09-19T00:00:00Z">
                  <w:dateFormat w:val="MM/dd/yyyy"/>
                  <w:lid w:val="en-CA"/>
                  <w:storeMappedDataAs w:val="dateTime"/>
                  <w:calendar w:val="gregorian"/>
                </w:date>
              </w:sdtPr>
              <w:sdtEndPr/>
              <w:sdtContent>
                <w:r w:rsidR="00CA0F65">
                  <w:rPr>
                    <w:rFonts w:asciiTheme="majorHAnsi" w:hAnsiTheme="majorHAnsi" w:cstheme="majorHAnsi"/>
                    <w:sz w:val="18"/>
                    <w:szCs w:val="20"/>
                  </w:rPr>
                  <w:t>09/19/2019</w:t>
                </w:r>
              </w:sdtContent>
            </w:sdt>
          </w:p>
        </w:tc>
      </w:tr>
      <w:tr w:rsidR="00A70E06" w:rsidRPr="00A70E06" w14:paraId="00815C97" w14:textId="77777777" w:rsidTr="00137EE9">
        <w:trPr>
          <w:cnfStyle w:val="000000100000" w:firstRow="0" w:lastRow="0" w:firstColumn="0" w:lastColumn="0" w:oddVBand="0" w:evenVBand="0" w:oddHBand="1" w:evenHBand="0" w:firstRowFirstColumn="0" w:firstRowLastColumn="0" w:lastRowFirstColumn="0" w:lastRowLastColumn="0"/>
          <w:trHeight w:val="332"/>
        </w:trPr>
        <w:tc>
          <w:tcPr>
            <w:cnfStyle w:val="000010000000" w:firstRow="0" w:lastRow="0" w:firstColumn="0" w:lastColumn="0" w:oddVBand="1" w:evenVBand="0" w:oddHBand="0" w:evenHBand="0" w:firstRowFirstColumn="0" w:firstRowLastColumn="0" w:lastRowFirstColumn="0" w:lastRowLastColumn="0"/>
            <w:tcW w:w="2718" w:type="dxa"/>
          </w:tcPr>
          <w:p w14:paraId="6AA55E78"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NEXT REVISION</w:t>
            </w:r>
          </w:p>
        </w:tc>
        <w:tc>
          <w:tcPr>
            <w:tcW w:w="6840" w:type="dxa"/>
          </w:tcPr>
          <w:p w14:paraId="652611AF" w14:textId="31DE1A9B" w:rsidR="00A70E06" w:rsidRPr="00A70E06" w:rsidRDefault="00FA725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sdt>
              <w:sdtPr>
                <w:rPr>
                  <w:color w:val="111111" w:themeColor="text1"/>
                  <w:sz w:val="18"/>
                  <w:szCs w:val="20"/>
                </w:rPr>
                <w:alias w:val="Date"/>
                <w:tag w:val="Date"/>
                <w:id w:val="-123849857"/>
                <w:placeholder>
                  <w:docPart w:val="E83B94C2F37E468A812A3B3386F13449"/>
                </w:placeholder>
                <w:date w:fullDate="2022-09-19T00:00:00Z">
                  <w:dateFormat w:val="MMMM d, yyyy"/>
                  <w:lid w:val="en-CA"/>
                  <w:storeMappedDataAs w:val="dateTime"/>
                  <w:calendar w:val="gregorian"/>
                </w:date>
              </w:sdtPr>
              <w:sdtEndPr/>
              <w:sdtContent>
                <w:r w:rsidR="00CA0F65">
                  <w:rPr>
                    <w:color w:val="111111" w:themeColor="text1"/>
                    <w:sz w:val="18"/>
                    <w:szCs w:val="20"/>
                  </w:rPr>
                  <w:t>September 19, 2022</w:t>
                </w:r>
              </w:sdtContent>
            </w:sdt>
          </w:p>
        </w:tc>
      </w:tr>
      <w:tr w:rsidR="00A70E06" w:rsidRPr="00A70E06" w14:paraId="3A7A258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7DC9C38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OWNER:</w:t>
            </w:r>
          </w:p>
        </w:tc>
        <w:tc>
          <w:tcPr>
            <w:tcW w:w="6840" w:type="dxa"/>
          </w:tcPr>
          <w:p w14:paraId="405FE8FE"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CISO</w:t>
            </w:r>
          </w:p>
        </w:tc>
      </w:tr>
      <w:tr w:rsidR="00A70E06" w:rsidRPr="00A70E06" w14:paraId="71893C2D"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7AFE69EE"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CUSTODIAN:</w:t>
            </w:r>
          </w:p>
        </w:tc>
        <w:tc>
          <w:tcPr>
            <w:tcW w:w="6840" w:type="dxa"/>
          </w:tcPr>
          <w:p w14:paraId="0D32D104" w14:textId="62BDEF89"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TRB</w:t>
            </w:r>
          </w:p>
        </w:tc>
      </w:tr>
      <w:tr w:rsidR="00A70E06" w:rsidRPr="00A70E06" w14:paraId="0D38B356" w14:textId="77777777" w:rsidTr="00137EE9">
        <w:trPr>
          <w:trHeight w:val="350"/>
        </w:trPr>
        <w:tc>
          <w:tcPr>
            <w:cnfStyle w:val="000010000000" w:firstRow="0" w:lastRow="0" w:firstColumn="0" w:lastColumn="0" w:oddVBand="1" w:evenVBand="0" w:oddHBand="0" w:evenHBand="0" w:firstRowFirstColumn="0" w:firstRowLastColumn="0" w:lastRowFirstColumn="0" w:lastRowLastColumn="0"/>
            <w:tcW w:w="2718" w:type="dxa"/>
          </w:tcPr>
          <w:p w14:paraId="38D66D41"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ORGANIZATION:</w:t>
            </w:r>
          </w:p>
        </w:tc>
        <w:tc>
          <w:tcPr>
            <w:tcW w:w="6840" w:type="dxa"/>
          </w:tcPr>
          <w:p w14:paraId="152A2777" w14:textId="2C00C553"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Enterprise Architecture</w:t>
            </w:r>
          </w:p>
        </w:tc>
      </w:tr>
      <w:tr w:rsidR="00A70E06" w:rsidRPr="00A70E06" w14:paraId="6E5F951E"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5344991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RISK CLASSIFICATION:</w:t>
            </w:r>
          </w:p>
        </w:tc>
        <w:tc>
          <w:tcPr>
            <w:tcW w:w="6840" w:type="dxa"/>
          </w:tcPr>
          <w:p w14:paraId="09B1358A"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Medium</w:t>
            </w:r>
          </w:p>
        </w:tc>
      </w:tr>
      <w:tr w:rsidR="00A70E06" w:rsidRPr="00A70E06" w14:paraId="3A06A3E4" w14:textId="77777777" w:rsidTr="00137EE9">
        <w:trPr>
          <w:trHeight w:val="296"/>
        </w:trPr>
        <w:tc>
          <w:tcPr>
            <w:cnfStyle w:val="000010000000" w:firstRow="0" w:lastRow="0" w:firstColumn="0" w:lastColumn="0" w:oddVBand="1" w:evenVBand="0" w:oddHBand="0" w:evenHBand="0" w:firstRowFirstColumn="0" w:firstRowLastColumn="0" w:lastRowFirstColumn="0" w:lastRowLastColumn="0"/>
            <w:tcW w:w="2718" w:type="dxa"/>
          </w:tcPr>
          <w:p w14:paraId="63E8A39F"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RETENTION PERIOD:</w:t>
            </w:r>
          </w:p>
        </w:tc>
        <w:tc>
          <w:tcPr>
            <w:tcW w:w="6840" w:type="dxa"/>
          </w:tcPr>
          <w:p w14:paraId="6ED9F130"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RETAIN FOR ONGOING USE</w:t>
            </w:r>
          </w:p>
        </w:tc>
      </w:tr>
      <w:tr w:rsidR="00A70E06" w:rsidRPr="00A70E06" w14:paraId="518C1032" w14:textId="77777777" w:rsidTr="00137EE9">
        <w:trPr>
          <w:cnfStyle w:val="000000100000" w:firstRow="0" w:lastRow="0" w:firstColumn="0" w:lastColumn="0" w:oddVBand="0" w:evenVBand="0" w:oddHBand="1" w:evenHBand="0" w:firstRowFirstColumn="0" w:firstRowLastColumn="0" w:lastRowFirstColumn="0" w:lastRowLastColumn="0"/>
          <w:trHeight w:val="467"/>
        </w:trPr>
        <w:tc>
          <w:tcPr>
            <w:cnfStyle w:val="000010000000" w:firstRow="0" w:lastRow="0" w:firstColumn="0" w:lastColumn="0" w:oddVBand="1" w:evenVBand="0" w:oddHBand="0" w:evenHBand="0" w:firstRowFirstColumn="0" w:firstRowLastColumn="0" w:lastRowFirstColumn="0" w:lastRowLastColumn="0"/>
            <w:tcW w:w="2718" w:type="dxa"/>
          </w:tcPr>
          <w:p w14:paraId="2BCA399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lastRenderedPageBreak/>
              <w:t>MASTER STORAGE LOCATION:</w:t>
            </w:r>
          </w:p>
        </w:tc>
        <w:tc>
          <w:tcPr>
            <w:tcW w:w="6840" w:type="dxa"/>
          </w:tcPr>
          <w:p w14:paraId="080F646B" w14:textId="20E3BA4B" w:rsidR="00A70E06" w:rsidRPr="00A70E06" w:rsidRDefault="00FA725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hyperlink r:id="rId12" w:history="1">
              <w:r w:rsidR="001A4429" w:rsidRPr="009E5D31">
                <w:rPr>
                  <w:rStyle w:val="Hyperlink"/>
                  <w:rFonts w:asciiTheme="majorHAnsi" w:hAnsiTheme="majorHAnsi" w:cstheme="majorHAnsi"/>
                  <w:sz w:val="18"/>
                  <w:szCs w:val="20"/>
                  <w:lang w:val="en-US"/>
                </w:rPr>
                <w:t>http://sp.cwb.local/departments/is/is/architecture/SitePages/IT%20Engagement%20Model.aspx</w:t>
              </w:r>
            </w:hyperlink>
          </w:p>
        </w:tc>
      </w:tr>
    </w:tbl>
    <w:p w14:paraId="05563844" w14:textId="77777777" w:rsidR="00A70E06" w:rsidRPr="00A70E06" w:rsidRDefault="00A70E06" w:rsidP="00A70E06">
      <w:pPr>
        <w:tabs>
          <w:tab w:val="left" w:pos="7309"/>
        </w:tabs>
        <w:spacing w:after="0" w:line="240" w:lineRule="auto"/>
        <w:rPr>
          <w:rFonts w:ascii="Verdana" w:eastAsia="Calibri" w:hAnsi="Verdana" w:cs="Arial"/>
          <w:b/>
          <w:color w:val="009AA6"/>
          <w:sz w:val="24"/>
          <w:szCs w:val="24"/>
          <w:lang w:val="en-US" w:eastAsia="en-US"/>
        </w:rPr>
      </w:pPr>
      <w:r w:rsidRPr="00A70E06">
        <w:rPr>
          <w:rFonts w:ascii="Verdana" w:eastAsia="Calibri" w:hAnsi="Verdana" w:cs="Arial"/>
          <w:b/>
          <w:color w:val="009AA6"/>
          <w:sz w:val="24"/>
          <w:szCs w:val="24"/>
          <w:lang w:val="en-US" w:eastAsia="en-US"/>
        </w:rPr>
        <w:tab/>
      </w:r>
    </w:p>
    <w:p w14:paraId="57B943F8" w14:textId="77777777" w:rsidR="00A70E06" w:rsidRPr="00A70E06" w:rsidRDefault="00A70E06" w:rsidP="00A70E06">
      <w:pPr>
        <w:shd w:val="clear" w:color="auto" w:fill="D9E2F3"/>
        <w:spacing w:after="0" w:line="240" w:lineRule="auto"/>
        <w:rPr>
          <w:rFonts w:ascii="Verdana" w:eastAsia="Calibri" w:hAnsi="Verdana" w:cs="Arial"/>
          <w:b/>
          <w:color w:val="009AA6"/>
          <w:sz w:val="24"/>
          <w:szCs w:val="24"/>
          <w:lang w:val="en-US" w:eastAsia="en-US"/>
        </w:rPr>
      </w:pPr>
    </w:p>
    <w:p w14:paraId="797174EE" w14:textId="77777777" w:rsidR="00A70E06" w:rsidRPr="00A70E06" w:rsidRDefault="00A70E06" w:rsidP="00A70E06">
      <w:pPr>
        <w:spacing w:after="0" w:line="240" w:lineRule="auto"/>
        <w:rPr>
          <w:rFonts w:ascii="Verdana" w:eastAsia="Calibri" w:hAnsi="Verdana" w:cs="Arial"/>
          <w:b/>
          <w:color w:val="009AA6"/>
          <w:sz w:val="24"/>
          <w:szCs w:val="24"/>
          <w:lang w:val="en-US" w:eastAsia="en-US"/>
        </w:rPr>
      </w:pPr>
    </w:p>
    <w:p w14:paraId="5F7092D1" w14:textId="77777777" w:rsidR="00793F43" w:rsidRPr="00CA1329" w:rsidRDefault="00793F43" w:rsidP="0057258B">
      <w:pPr>
        <w:pStyle w:val="SubtitleCover"/>
      </w:pPr>
    </w:p>
    <w:p w14:paraId="6E0714C7" w14:textId="38A23E43" w:rsidR="003D3085" w:rsidRDefault="003D3085" w:rsidP="00E81693">
      <w:pPr>
        <w:pStyle w:val="Sub-subtitlingCover"/>
        <w:sectPr w:rsidR="003D3085" w:rsidSect="009A237D">
          <w:headerReference w:type="even" r:id="rId13"/>
          <w:headerReference w:type="default" r:id="rId14"/>
          <w:footerReference w:type="default" r:id="rId15"/>
          <w:headerReference w:type="first" r:id="rId16"/>
          <w:footerReference w:type="first" r:id="rId17"/>
          <w:pgSz w:w="12240" w:h="15840"/>
          <w:pgMar w:top="1080" w:right="1080" w:bottom="1080" w:left="1080" w:header="450" w:footer="720" w:gutter="0"/>
          <w:cols w:space="720"/>
          <w:docGrid w:linePitch="360"/>
        </w:sectPr>
      </w:pPr>
    </w:p>
    <w:p w14:paraId="20B4F8AD" w14:textId="77777777" w:rsidR="00585913" w:rsidRPr="00F81697" w:rsidRDefault="00585913" w:rsidP="0057258B">
      <w:pPr>
        <w:pStyle w:val="Heading1"/>
        <w:numPr>
          <w:ilvl w:val="0"/>
          <w:numId w:val="0"/>
        </w:numPr>
        <w:ind w:left="357"/>
      </w:pPr>
      <w:bookmarkStart w:id="0" w:name="_Toc20397799"/>
      <w:bookmarkStart w:id="1" w:name="_Toc21698898"/>
      <w:r w:rsidRPr="00337680">
        <w:lastRenderedPageBreak/>
        <w:t>Contents</w:t>
      </w:r>
      <w:bookmarkEnd w:id="0"/>
      <w:bookmarkEnd w:id="1"/>
    </w:p>
    <w:p w14:paraId="0062936B" w14:textId="74CDD558" w:rsidR="00E510FE" w:rsidRDefault="00DB62D6">
      <w:pPr>
        <w:pStyle w:val="TOC1"/>
        <w:rPr>
          <w:color w:val="auto"/>
          <w:lang w:val="en-CA" w:eastAsia="en-CA"/>
        </w:rPr>
      </w:pPr>
      <w:r>
        <w:fldChar w:fldCharType="begin"/>
      </w:r>
      <w:r>
        <w:instrText xml:space="preserve"> TOC \o "1-3" \h \z \u </w:instrText>
      </w:r>
      <w:r>
        <w:fldChar w:fldCharType="separate"/>
      </w:r>
      <w:hyperlink w:anchor="_Toc20397799" w:history="1">
        <w:r w:rsidR="00E510FE" w:rsidRPr="007C0BA3">
          <w:rPr>
            <w:rStyle w:val="Hyperlink"/>
          </w:rPr>
          <w:t>Contents</w:t>
        </w:r>
        <w:r w:rsidR="00E510FE">
          <w:rPr>
            <w:webHidden/>
          </w:rPr>
          <w:tab/>
        </w:r>
        <w:r w:rsidR="00E510FE">
          <w:rPr>
            <w:webHidden/>
          </w:rPr>
          <w:fldChar w:fldCharType="begin"/>
        </w:r>
        <w:r w:rsidR="00E510FE">
          <w:rPr>
            <w:webHidden/>
          </w:rPr>
          <w:instrText xml:space="preserve"> PAGEREF _Toc20397799 \h </w:instrText>
        </w:r>
        <w:r w:rsidR="00E510FE">
          <w:rPr>
            <w:webHidden/>
          </w:rPr>
        </w:r>
        <w:r w:rsidR="00E510FE">
          <w:rPr>
            <w:webHidden/>
          </w:rPr>
          <w:fldChar w:fldCharType="separate"/>
        </w:r>
        <w:r w:rsidR="00CA0F65">
          <w:rPr>
            <w:webHidden/>
          </w:rPr>
          <w:t>2</w:t>
        </w:r>
        <w:r w:rsidR="00E510FE">
          <w:rPr>
            <w:webHidden/>
          </w:rPr>
          <w:fldChar w:fldCharType="end"/>
        </w:r>
      </w:hyperlink>
    </w:p>
    <w:p w14:paraId="60BE3195" w14:textId="41E1F54F" w:rsidR="00E510FE" w:rsidRDefault="00FA7258">
      <w:pPr>
        <w:pStyle w:val="TOC1"/>
        <w:tabs>
          <w:tab w:val="left" w:pos="432"/>
        </w:tabs>
        <w:rPr>
          <w:color w:val="auto"/>
          <w:lang w:val="en-CA" w:eastAsia="en-CA"/>
        </w:rPr>
      </w:pPr>
      <w:hyperlink w:anchor="_Toc20397800" w:history="1">
        <w:r w:rsidR="00E510FE" w:rsidRPr="007C0BA3">
          <w:rPr>
            <w:rStyle w:val="Hyperlink"/>
          </w:rPr>
          <w:t>1.</w:t>
        </w:r>
        <w:r w:rsidR="00E510FE">
          <w:rPr>
            <w:color w:val="auto"/>
            <w:lang w:val="en-CA" w:eastAsia="en-CA"/>
          </w:rPr>
          <w:tab/>
        </w:r>
        <w:r w:rsidR="00E510FE" w:rsidRPr="007C0BA3">
          <w:rPr>
            <w:rStyle w:val="Hyperlink"/>
          </w:rPr>
          <w:t>About this Document</w:t>
        </w:r>
        <w:r w:rsidR="00E510FE">
          <w:rPr>
            <w:webHidden/>
          </w:rPr>
          <w:tab/>
        </w:r>
        <w:r w:rsidR="00E510FE">
          <w:rPr>
            <w:webHidden/>
          </w:rPr>
          <w:fldChar w:fldCharType="begin"/>
        </w:r>
        <w:r w:rsidR="00E510FE">
          <w:rPr>
            <w:webHidden/>
          </w:rPr>
          <w:instrText xml:space="preserve"> PAGEREF _Toc20397800 \h </w:instrText>
        </w:r>
        <w:r w:rsidR="00E510FE">
          <w:rPr>
            <w:webHidden/>
          </w:rPr>
        </w:r>
        <w:r w:rsidR="00E510FE">
          <w:rPr>
            <w:webHidden/>
          </w:rPr>
          <w:fldChar w:fldCharType="separate"/>
        </w:r>
        <w:r w:rsidR="00CA0F65">
          <w:rPr>
            <w:webHidden/>
          </w:rPr>
          <w:t>5</w:t>
        </w:r>
        <w:r w:rsidR="00E510FE">
          <w:rPr>
            <w:webHidden/>
          </w:rPr>
          <w:fldChar w:fldCharType="end"/>
        </w:r>
      </w:hyperlink>
    </w:p>
    <w:p w14:paraId="7B81066E" w14:textId="736F0769" w:rsidR="00E510FE" w:rsidRDefault="00FA7258">
      <w:pPr>
        <w:pStyle w:val="TOC2"/>
        <w:tabs>
          <w:tab w:val="left" w:pos="880"/>
        </w:tabs>
        <w:rPr>
          <w:b w:val="0"/>
          <w:noProof/>
          <w:color w:val="auto"/>
          <w:sz w:val="22"/>
          <w:lang w:val="en-CA" w:eastAsia="en-CA"/>
        </w:rPr>
      </w:pPr>
      <w:hyperlink w:anchor="_Toc20397801" w:history="1">
        <w:r w:rsidR="00E510FE" w:rsidRPr="007C0BA3">
          <w:rPr>
            <w:rStyle w:val="Hyperlink"/>
            <w:noProof/>
          </w:rPr>
          <w:t>1.1.</w:t>
        </w:r>
        <w:r w:rsidR="00E510FE">
          <w:rPr>
            <w:b w:val="0"/>
            <w:noProof/>
            <w:color w:val="auto"/>
            <w:sz w:val="22"/>
            <w:lang w:val="en-CA" w:eastAsia="en-CA"/>
          </w:rPr>
          <w:tab/>
        </w:r>
        <w:r w:rsidR="00E510FE" w:rsidRPr="007C0BA3">
          <w:rPr>
            <w:rStyle w:val="Hyperlink"/>
            <w:noProof/>
          </w:rPr>
          <w:t>Purpose</w:t>
        </w:r>
        <w:r w:rsidR="00E510FE">
          <w:rPr>
            <w:noProof/>
            <w:webHidden/>
          </w:rPr>
          <w:tab/>
        </w:r>
        <w:r w:rsidR="00E510FE">
          <w:rPr>
            <w:noProof/>
            <w:webHidden/>
          </w:rPr>
          <w:fldChar w:fldCharType="begin"/>
        </w:r>
        <w:r w:rsidR="00E510FE">
          <w:rPr>
            <w:noProof/>
            <w:webHidden/>
          </w:rPr>
          <w:instrText xml:space="preserve"> PAGEREF _Toc20397801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1FE0A85E" w14:textId="4BA67368" w:rsidR="00E510FE" w:rsidRDefault="00FA7258">
      <w:pPr>
        <w:pStyle w:val="TOC2"/>
        <w:tabs>
          <w:tab w:val="left" w:pos="880"/>
        </w:tabs>
        <w:rPr>
          <w:b w:val="0"/>
          <w:noProof/>
          <w:color w:val="auto"/>
          <w:sz w:val="22"/>
          <w:lang w:val="en-CA" w:eastAsia="en-CA"/>
        </w:rPr>
      </w:pPr>
      <w:hyperlink w:anchor="_Toc20397802" w:history="1">
        <w:r w:rsidR="00E510FE" w:rsidRPr="007C0BA3">
          <w:rPr>
            <w:rStyle w:val="Hyperlink"/>
            <w:noProof/>
          </w:rPr>
          <w:t>1.2.</w:t>
        </w:r>
        <w:r w:rsidR="00E510FE">
          <w:rPr>
            <w:b w:val="0"/>
            <w:noProof/>
            <w:color w:val="auto"/>
            <w:sz w:val="22"/>
            <w:lang w:val="en-CA" w:eastAsia="en-CA"/>
          </w:rPr>
          <w:tab/>
        </w:r>
        <w:r w:rsidR="00E510FE" w:rsidRPr="007C0BA3">
          <w:rPr>
            <w:rStyle w:val="Hyperlink"/>
            <w:noProof/>
          </w:rPr>
          <w:t>Objective</w:t>
        </w:r>
        <w:r w:rsidR="00E510FE">
          <w:rPr>
            <w:noProof/>
            <w:webHidden/>
          </w:rPr>
          <w:tab/>
        </w:r>
        <w:r w:rsidR="00E510FE">
          <w:rPr>
            <w:noProof/>
            <w:webHidden/>
          </w:rPr>
          <w:fldChar w:fldCharType="begin"/>
        </w:r>
        <w:r w:rsidR="00E510FE">
          <w:rPr>
            <w:noProof/>
            <w:webHidden/>
          </w:rPr>
          <w:instrText xml:space="preserve"> PAGEREF _Toc20397802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08A7E21D" w14:textId="7E4B7597" w:rsidR="00E510FE" w:rsidRDefault="00FA7258">
      <w:pPr>
        <w:pStyle w:val="TOC1"/>
        <w:tabs>
          <w:tab w:val="left" w:pos="432"/>
        </w:tabs>
        <w:rPr>
          <w:color w:val="auto"/>
          <w:lang w:val="en-CA" w:eastAsia="en-CA"/>
        </w:rPr>
      </w:pPr>
      <w:hyperlink w:anchor="_Toc20397803" w:history="1">
        <w:r w:rsidR="00E510FE" w:rsidRPr="007C0BA3">
          <w:rPr>
            <w:rStyle w:val="Hyperlink"/>
          </w:rPr>
          <w:t>2.</w:t>
        </w:r>
        <w:r w:rsidR="00E510FE">
          <w:rPr>
            <w:color w:val="auto"/>
            <w:lang w:val="en-CA" w:eastAsia="en-CA"/>
          </w:rPr>
          <w:tab/>
        </w:r>
        <w:r w:rsidR="00E510FE" w:rsidRPr="007C0BA3">
          <w:rPr>
            <w:rStyle w:val="Hyperlink"/>
          </w:rPr>
          <w:t>Business Questions</w:t>
        </w:r>
        <w:r w:rsidR="00E510FE">
          <w:rPr>
            <w:webHidden/>
          </w:rPr>
          <w:tab/>
        </w:r>
        <w:r w:rsidR="00E510FE">
          <w:rPr>
            <w:webHidden/>
          </w:rPr>
          <w:fldChar w:fldCharType="begin"/>
        </w:r>
        <w:r w:rsidR="00E510FE">
          <w:rPr>
            <w:webHidden/>
          </w:rPr>
          <w:instrText xml:space="preserve"> PAGEREF _Toc20397803 \h </w:instrText>
        </w:r>
        <w:r w:rsidR="00E510FE">
          <w:rPr>
            <w:webHidden/>
          </w:rPr>
        </w:r>
        <w:r w:rsidR="00E510FE">
          <w:rPr>
            <w:webHidden/>
          </w:rPr>
          <w:fldChar w:fldCharType="separate"/>
        </w:r>
        <w:r w:rsidR="00CA0F65">
          <w:rPr>
            <w:webHidden/>
          </w:rPr>
          <w:t>6</w:t>
        </w:r>
        <w:r w:rsidR="00E510FE">
          <w:rPr>
            <w:webHidden/>
          </w:rPr>
          <w:fldChar w:fldCharType="end"/>
        </w:r>
      </w:hyperlink>
    </w:p>
    <w:p w14:paraId="2B9A1C59" w14:textId="655AA6FA" w:rsidR="00E510FE" w:rsidRDefault="00FA7258">
      <w:pPr>
        <w:pStyle w:val="TOC2"/>
        <w:tabs>
          <w:tab w:val="left" w:pos="880"/>
        </w:tabs>
        <w:rPr>
          <w:b w:val="0"/>
          <w:noProof/>
          <w:color w:val="auto"/>
          <w:sz w:val="22"/>
          <w:lang w:val="en-CA" w:eastAsia="en-CA"/>
        </w:rPr>
      </w:pPr>
      <w:hyperlink w:anchor="_Toc20397804" w:history="1">
        <w:r w:rsidR="00E510FE" w:rsidRPr="007C0BA3">
          <w:rPr>
            <w:rStyle w:val="Hyperlink"/>
            <w:noProof/>
          </w:rPr>
          <w:t>2.1.</w:t>
        </w:r>
        <w:r w:rsidR="00E510FE">
          <w:rPr>
            <w:b w:val="0"/>
            <w:noProof/>
            <w:color w:val="auto"/>
            <w:sz w:val="22"/>
            <w:lang w:val="en-CA" w:eastAsia="en-CA"/>
          </w:rPr>
          <w:tab/>
        </w:r>
        <w:r w:rsidR="00E510FE" w:rsidRPr="007C0BA3">
          <w:rPr>
            <w:rStyle w:val="Hyperlink"/>
            <w:noProof/>
          </w:rPr>
          <w:t>Service Provider</w:t>
        </w:r>
        <w:r w:rsidR="00E510FE">
          <w:rPr>
            <w:noProof/>
            <w:webHidden/>
          </w:rPr>
          <w:tab/>
        </w:r>
        <w:r w:rsidR="00E510FE">
          <w:rPr>
            <w:noProof/>
            <w:webHidden/>
          </w:rPr>
          <w:fldChar w:fldCharType="begin"/>
        </w:r>
        <w:r w:rsidR="00E510FE">
          <w:rPr>
            <w:noProof/>
            <w:webHidden/>
          </w:rPr>
          <w:instrText xml:space="preserve"> PAGEREF _Toc20397804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523E4372" w14:textId="697BFE28" w:rsidR="00E510FE" w:rsidRDefault="00FA7258">
      <w:pPr>
        <w:pStyle w:val="TOC2"/>
        <w:tabs>
          <w:tab w:val="left" w:pos="880"/>
        </w:tabs>
        <w:rPr>
          <w:b w:val="0"/>
          <w:noProof/>
          <w:color w:val="auto"/>
          <w:sz w:val="22"/>
          <w:lang w:val="en-CA" w:eastAsia="en-CA"/>
        </w:rPr>
      </w:pPr>
      <w:hyperlink w:anchor="_Toc20397805" w:history="1">
        <w:r w:rsidR="00E510FE" w:rsidRPr="007C0BA3">
          <w:rPr>
            <w:rStyle w:val="Hyperlink"/>
            <w:noProof/>
          </w:rPr>
          <w:t>2.2.</w:t>
        </w:r>
        <w:r w:rsidR="00E510FE">
          <w:rPr>
            <w:b w:val="0"/>
            <w:noProof/>
            <w:color w:val="auto"/>
            <w:sz w:val="22"/>
            <w:lang w:val="en-CA" w:eastAsia="en-CA"/>
          </w:rPr>
          <w:tab/>
        </w:r>
        <w:r w:rsidR="00E510FE" w:rsidRPr="007C0BA3">
          <w:rPr>
            <w:rStyle w:val="Hyperlink"/>
            <w:noProof/>
          </w:rPr>
          <w:t>Service Level Agreement</w:t>
        </w:r>
        <w:r w:rsidR="00E510FE">
          <w:rPr>
            <w:noProof/>
            <w:webHidden/>
          </w:rPr>
          <w:tab/>
        </w:r>
        <w:r w:rsidR="00E510FE">
          <w:rPr>
            <w:noProof/>
            <w:webHidden/>
          </w:rPr>
          <w:fldChar w:fldCharType="begin"/>
        </w:r>
        <w:r w:rsidR="00E510FE">
          <w:rPr>
            <w:noProof/>
            <w:webHidden/>
          </w:rPr>
          <w:instrText xml:space="preserve"> PAGEREF _Toc20397805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39AE4056" w14:textId="3D8EB367" w:rsidR="00E510FE" w:rsidRDefault="00FA7258">
      <w:pPr>
        <w:pStyle w:val="TOC2"/>
        <w:tabs>
          <w:tab w:val="left" w:pos="880"/>
        </w:tabs>
        <w:rPr>
          <w:b w:val="0"/>
          <w:noProof/>
          <w:color w:val="auto"/>
          <w:sz w:val="22"/>
          <w:lang w:val="en-CA" w:eastAsia="en-CA"/>
        </w:rPr>
      </w:pPr>
      <w:hyperlink w:anchor="_Toc20397806" w:history="1">
        <w:r w:rsidR="00E510FE" w:rsidRPr="007C0BA3">
          <w:rPr>
            <w:rStyle w:val="Hyperlink"/>
            <w:noProof/>
          </w:rPr>
          <w:t>2.3.</w:t>
        </w:r>
        <w:r w:rsidR="00E510FE">
          <w:rPr>
            <w:b w:val="0"/>
            <w:noProof/>
            <w:color w:val="auto"/>
            <w:sz w:val="22"/>
            <w:lang w:val="en-CA" w:eastAsia="en-CA"/>
          </w:rPr>
          <w:tab/>
        </w:r>
        <w:r w:rsidR="00E510FE" w:rsidRPr="007C0BA3">
          <w:rPr>
            <w:rStyle w:val="Hyperlink"/>
            <w:noProof/>
          </w:rPr>
          <w:t>Third Party</w:t>
        </w:r>
        <w:r w:rsidR="00E510FE">
          <w:rPr>
            <w:noProof/>
            <w:webHidden/>
          </w:rPr>
          <w:tab/>
        </w:r>
        <w:r w:rsidR="00E510FE">
          <w:rPr>
            <w:noProof/>
            <w:webHidden/>
          </w:rPr>
          <w:fldChar w:fldCharType="begin"/>
        </w:r>
        <w:r w:rsidR="00E510FE">
          <w:rPr>
            <w:noProof/>
            <w:webHidden/>
          </w:rPr>
          <w:instrText xml:space="preserve"> PAGEREF _Toc20397806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6CE6E780" w14:textId="084DE444" w:rsidR="00E510FE" w:rsidRDefault="00FA7258">
      <w:pPr>
        <w:pStyle w:val="TOC2"/>
        <w:tabs>
          <w:tab w:val="left" w:pos="880"/>
        </w:tabs>
        <w:rPr>
          <w:b w:val="0"/>
          <w:noProof/>
          <w:color w:val="auto"/>
          <w:sz w:val="22"/>
          <w:lang w:val="en-CA" w:eastAsia="en-CA"/>
        </w:rPr>
      </w:pPr>
      <w:hyperlink w:anchor="_Toc20397807" w:history="1">
        <w:r w:rsidR="00E510FE" w:rsidRPr="007C0BA3">
          <w:rPr>
            <w:rStyle w:val="Hyperlink"/>
            <w:noProof/>
          </w:rPr>
          <w:t>2.4.</w:t>
        </w:r>
        <w:r w:rsidR="00E510FE">
          <w:rPr>
            <w:b w:val="0"/>
            <w:noProof/>
            <w:color w:val="auto"/>
            <w:sz w:val="22"/>
            <w:lang w:val="en-CA" w:eastAsia="en-CA"/>
          </w:rPr>
          <w:tab/>
        </w:r>
        <w:r w:rsidR="00E510FE" w:rsidRPr="007C0BA3">
          <w:rPr>
            <w:rStyle w:val="Hyperlink"/>
            <w:noProof/>
          </w:rPr>
          <w:t>Disaster Recovery / Continuity</w:t>
        </w:r>
        <w:r w:rsidR="00E510FE">
          <w:rPr>
            <w:noProof/>
            <w:webHidden/>
          </w:rPr>
          <w:tab/>
        </w:r>
        <w:r w:rsidR="00E510FE">
          <w:rPr>
            <w:noProof/>
            <w:webHidden/>
          </w:rPr>
          <w:fldChar w:fldCharType="begin"/>
        </w:r>
        <w:r w:rsidR="00E510FE">
          <w:rPr>
            <w:noProof/>
            <w:webHidden/>
          </w:rPr>
          <w:instrText xml:space="preserve"> PAGEREF _Toc20397807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714C058B" w14:textId="114E39C2" w:rsidR="00E510FE" w:rsidRDefault="00FA7258">
      <w:pPr>
        <w:pStyle w:val="TOC2"/>
        <w:tabs>
          <w:tab w:val="left" w:pos="880"/>
        </w:tabs>
        <w:rPr>
          <w:b w:val="0"/>
          <w:noProof/>
          <w:color w:val="auto"/>
          <w:sz w:val="22"/>
          <w:lang w:val="en-CA" w:eastAsia="en-CA"/>
        </w:rPr>
      </w:pPr>
      <w:hyperlink w:anchor="_Toc20397808" w:history="1">
        <w:r w:rsidR="00E510FE" w:rsidRPr="007C0BA3">
          <w:rPr>
            <w:rStyle w:val="Hyperlink"/>
            <w:noProof/>
          </w:rPr>
          <w:t>2.5.</w:t>
        </w:r>
        <w:r w:rsidR="00E510FE">
          <w:rPr>
            <w:b w:val="0"/>
            <w:noProof/>
            <w:color w:val="auto"/>
            <w:sz w:val="22"/>
            <w:lang w:val="en-CA" w:eastAsia="en-CA"/>
          </w:rPr>
          <w:tab/>
        </w:r>
        <w:r w:rsidR="00E510FE" w:rsidRPr="007C0BA3">
          <w:rPr>
            <w:rStyle w:val="Hyperlink"/>
            <w:noProof/>
          </w:rPr>
          <w:t>Multi-tenancy (identify if a third party is involved)</w:t>
        </w:r>
        <w:r w:rsidR="00E510FE">
          <w:rPr>
            <w:noProof/>
            <w:webHidden/>
          </w:rPr>
          <w:tab/>
        </w:r>
        <w:r w:rsidR="00E510FE">
          <w:rPr>
            <w:noProof/>
            <w:webHidden/>
          </w:rPr>
          <w:fldChar w:fldCharType="begin"/>
        </w:r>
        <w:r w:rsidR="00E510FE">
          <w:rPr>
            <w:noProof/>
            <w:webHidden/>
          </w:rPr>
          <w:instrText xml:space="preserve"> PAGEREF _Toc20397808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0C7DA301" w14:textId="74FF3F06" w:rsidR="00E510FE" w:rsidRDefault="00FA7258">
      <w:pPr>
        <w:pStyle w:val="TOC2"/>
        <w:tabs>
          <w:tab w:val="left" w:pos="880"/>
        </w:tabs>
        <w:rPr>
          <w:b w:val="0"/>
          <w:noProof/>
          <w:color w:val="auto"/>
          <w:sz w:val="22"/>
          <w:lang w:val="en-CA" w:eastAsia="en-CA"/>
        </w:rPr>
      </w:pPr>
      <w:hyperlink w:anchor="_Toc20397809" w:history="1">
        <w:r w:rsidR="00E510FE" w:rsidRPr="007C0BA3">
          <w:rPr>
            <w:rStyle w:val="Hyperlink"/>
            <w:noProof/>
          </w:rPr>
          <w:t>2.6.</w:t>
        </w:r>
        <w:r w:rsidR="00E510FE">
          <w:rPr>
            <w:b w:val="0"/>
            <w:noProof/>
            <w:color w:val="auto"/>
            <w:sz w:val="22"/>
            <w:lang w:val="en-CA" w:eastAsia="en-CA"/>
          </w:rPr>
          <w:tab/>
        </w:r>
        <w:r w:rsidR="00E510FE" w:rsidRPr="007C0BA3">
          <w:rPr>
            <w:rStyle w:val="Hyperlink"/>
            <w:noProof/>
          </w:rPr>
          <w:t>Scalability</w:t>
        </w:r>
        <w:r w:rsidR="00E510FE">
          <w:rPr>
            <w:noProof/>
            <w:webHidden/>
          </w:rPr>
          <w:tab/>
        </w:r>
        <w:r w:rsidR="00E510FE">
          <w:rPr>
            <w:noProof/>
            <w:webHidden/>
          </w:rPr>
          <w:fldChar w:fldCharType="begin"/>
        </w:r>
        <w:r w:rsidR="00E510FE">
          <w:rPr>
            <w:noProof/>
            <w:webHidden/>
          </w:rPr>
          <w:instrText xml:space="preserve"> PAGEREF _Toc20397809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4AE31A6E" w14:textId="4CD994CF" w:rsidR="00E510FE" w:rsidRDefault="00FA7258">
      <w:pPr>
        <w:pStyle w:val="TOC2"/>
        <w:tabs>
          <w:tab w:val="left" w:pos="880"/>
        </w:tabs>
        <w:rPr>
          <w:b w:val="0"/>
          <w:noProof/>
          <w:color w:val="auto"/>
          <w:sz w:val="22"/>
          <w:lang w:val="en-CA" w:eastAsia="en-CA"/>
        </w:rPr>
      </w:pPr>
      <w:hyperlink w:anchor="_Toc20397810" w:history="1">
        <w:r w:rsidR="00E510FE" w:rsidRPr="007C0BA3">
          <w:rPr>
            <w:rStyle w:val="Hyperlink"/>
            <w:noProof/>
          </w:rPr>
          <w:t>2.7.</w:t>
        </w:r>
        <w:r w:rsidR="00E510FE">
          <w:rPr>
            <w:b w:val="0"/>
            <w:noProof/>
            <w:color w:val="auto"/>
            <w:sz w:val="22"/>
            <w:lang w:val="en-CA" w:eastAsia="en-CA"/>
          </w:rPr>
          <w:tab/>
        </w:r>
        <w:r w:rsidR="00E510FE" w:rsidRPr="007C0BA3">
          <w:rPr>
            <w:rStyle w:val="Hyperlink"/>
            <w:noProof/>
          </w:rPr>
          <w:t>Compliance</w:t>
        </w:r>
        <w:r w:rsidR="00E510FE">
          <w:rPr>
            <w:noProof/>
            <w:webHidden/>
          </w:rPr>
          <w:tab/>
        </w:r>
        <w:r w:rsidR="00E510FE">
          <w:rPr>
            <w:noProof/>
            <w:webHidden/>
          </w:rPr>
          <w:fldChar w:fldCharType="begin"/>
        </w:r>
        <w:r w:rsidR="00E510FE">
          <w:rPr>
            <w:noProof/>
            <w:webHidden/>
          </w:rPr>
          <w:instrText xml:space="preserve"> PAGEREF _Toc20397810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0579C93A" w14:textId="7DB4A865" w:rsidR="00E510FE" w:rsidRDefault="00FA7258">
      <w:pPr>
        <w:pStyle w:val="TOC2"/>
        <w:tabs>
          <w:tab w:val="left" w:pos="880"/>
        </w:tabs>
        <w:rPr>
          <w:b w:val="0"/>
          <w:noProof/>
          <w:color w:val="auto"/>
          <w:sz w:val="22"/>
          <w:lang w:val="en-CA" w:eastAsia="en-CA"/>
        </w:rPr>
      </w:pPr>
      <w:hyperlink w:anchor="_Toc20397811" w:history="1">
        <w:r w:rsidR="00E510FE" w:rsidRPr="007C0BA3">
          <w:rPr>
            <w:rStyle w:val="Hyperlink"/>
            <w:noProof/>
          </w:rPr>
          <w:t>2.8.</w:t>
        </w:r>
        <w:r w:rsidR="00E510FE">
          <w:rPr>
            <w:b w:val="0"/>
            <w:noProof/>
            <w:color w:val="auto"/>
            <w:sz w:val="22"/>
            <w:lang w:val="en-CA" w:eastAsia="en-CA"/>
          </w:rPr>
          <w:tab/>
        </w:r>
        <w:r w:rsidR="00E510FE" w:rsidRPr="007C0BA3">
          <w:rPr>
            <w:rStyle w:val="Hyperlink"/>
            <w:noProof/>
          </w:rPr>
          <w:t>Maintenance and Support</w:t>
        </w:r>
        <w:r w:rsidR="00E510FE">
          <w:rPr>
            <w:noProof/>
            <w:webHidden/>
          </w:rPr>
          <w:tab/>
        </w:r>
        <w:r w:rsidR="00E510FE">
          <w:rPr>
            <w:noProof/>
            <w:webHidden/>
          </w:rPr>
          <w:fldChar w:fldCharType="begin"/>
        </w:r>
        <w:r w:rsidR="00E510FE">
          <w:rPr>
            <w:noProof/>
            <w:webHidden/>
          </w:rPr>
          <w:instrText xml:space="preserve"> PAGEREF _Toc20397811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2C2972B0" w14:textId="7FD69FDC" w:rsidR="00E510FE" w:rsidRDefault="00FA7258">
      <w:pPr>
        <w:pStyle w:val="TOC2"/>
        <w:tabs>
          <w:tab w:val="left" w:pos="880"/>
        </w:tabs>
        <w:rPr>
          <w:b w:val="0"/>
          <w:noProof/>
          <w:color w:val="auto"/>
          <w:sz w:val="22"/>
          <w:lang w:val="en-CA" w:eastAsia="en-CA"/>
        </w:rPr>
      </w:pPr>
      <w:hyperlink w:anchor="_Toc20397812" w:history="1">
        <w:r w:rsidR="00E510FE" w:rsidRPr="007C0BA3">
          <w:rPr>
            <w:rStyle w:val="Hyperlink"/>
            <w:noProof/>
          </w:rPr>
          <w:t>2.9.</w:t>
        </w:r>
        <w:r w:rsidR="00E510FE">
          <w:rPr>
            <w:b w:val="0"/>
            <w:noProof/>
            <w:color w:val="auto"/>
            <w:sz w:val="22"/>
            <w:lang w:val="en-CA" w:eastAsia="en-CA"/>
          </w:rPr>
          <w:tab/>
        </w:r>
        <w:r w:rsidR="00E510FE" w:rsidRPr="007C0BA3">
          <w:rPr>
            <w:rStyle w:val="Hyperlink"/>
            <w:noProof/>
          </w:rPr>
          <w:t>Termination</w:t>
        </w:r>
        <w:r w:rsidR="00E510FE">
          <w:rPr>
            <w:noProof/>
            <w:webHidden/>
          </w:rPr>
          <w:tab/>
        </w:r>
        <w:r w:rsidR="00E510FE">
          <w:rPr>
            <w:noProof/>
            <w:webHidden/>
          </w:rPr>
          <w:fldChar w:fldCharType="begin"/>
        </w:r>
        <w:r w:rsidR="00E510FE">
          <w:rPr>
            <w:noProof/>
            <w:webHidden/>
          </w:rPr>
          <w:instrText xml:space="preserve"> PAGEREF _Toc20397812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4D21A1C1" w14:textId="425D9968" w:rsidR="00E510FE" w:rsidRDefault="00FA7258">
      <w:pPr>
        <w:pStyle w:val="TOC1"/>
        <w:tabs>
          <w:tab w:val="left" w:pos="432"/>
        </w:tabs>
        <w:rPr>
          <w:color w:val="auto"/>
          <w:lang w:val="en-CA" w:eastAsia="en-CA"/>
        </w:rPr>
      </w:pPr>
      <w:hyperlink w:anchor="_Toc20397813" w:history="1">
        <w:r w:rsidR="00E510FE" w:rsidRPr="007C0BA3">
          <w:rPr>
            <w:rStyle w:val="Hyperlink"/>
          </w:rPr>
          <w:t>3.</w:t>
        </w:r>
        <w:r w:rsidR="00E510FE">
          <w:rPr>
            <w:color w:val="auto"/>
            <w:lang w:val="en-CA" w:eastAsia="en-CA"/>
          </w:rPr>
          <w:tab/>
        </w:r>
        <w:r w:rsidR="00E510FE" w:rsidRPr="007C0BA3">
          <w:rPr>
            <w:rStyle w:val="Hyperlink"/>
          </w:rPr>
          <w:t>Technology Questions</w:t>
        </w:r>
        <w:r w:rsidR="00E510FE">
          <w:rPr>
            <w:webHidden/>
          </w:rPr>
          <w:tab/>
        </w:r>
        <w:r w:rsidR="00E510FE">
          <w:rPr>
            <w:webHidden/>
          </w:rPr>
          <w:fldChar w:fldCharType="begin"/>
        </w:r>
        <w:r w:rsidR="00E510FE">
          <w:rPr>
            <w:webHidden/>
          </w:rPr>
          <w:instrText xml:space="preserve"> PAGEREF _Toc20397813 \h </w:instrText>
        </w:r>
        <w:r w:rsidR="00E510FE">
          <w:rPr>
            <w:webHidden/>
          </w:rPr>
        </w:r>
        <w:r w:rsidR="00E510FE">
          <w:rPr>
            <w:webHidden/>
          </w:rPr>
          <w:fldChar w:fldCharType="separate"/>
        </w:r>
        <w:r w:rsidR="00CA0F65">
          <w:rPr>
            <w:webHidden/>
          </w:rPr>
          <w:t>9</w:t>
        </w:r>
        <w:r w:rsidR="00E510FE">
          <w:rPr>
            <w:webHidden/>
          </w:rPr>
          <w:fldChar w:fldCharType="end"/>
        </w:r>
      </w:hyperlink>
    </w:p>
    <w:p w14:paraId="1E473E76" w14:textId="64C30E58" w:rsidR="00E510FE" w:rsidRDefault="00FA7258">
      <w:pPr>
        <w:pStyle w:val="TOC2"/>
        <w:tabs>
          <w:tab w:val="left" w:pos="880"/>
        </w:tabs>
        <w:rPr>
          <w:b w:val="0"/>
          <w:noProof/>
          <w:color w:val="auto"/>
          <w:sz w:val="22"/>
          <w:lang w:val="en-CA" w:eastAsia="en-CA"/>
        </w:rPr>
      </w:pPr>
      <w:hyperlink w:anchor="_Toc20397814" w:history="1">
        <w:r w:rsidR="00E510FE" w:rsidRPr="007C0BA3">
          <w:rPr>
            <w:rStyle w:val="Hyperlink"/>
            <w:noProof/>
          </w:rPr>
          <w:t>3.1.</w:t>
        </w:r>
        <w:r w:rsidR="00E510FE">
          <w:rPr>
            <w:b w:val="0"/>
            <w:noProof/>
            <w:color w:val="auto"/>
            <w:sz w:val="22"/>
            <w:lang w:val="en-CA" w:eastAsia="en-CA"/>
          </w:rPr>
          <w:tab/>
        </w:r>
        <w:r w:rsidR="00E510FE" w:rsidRPr="007C0BA3">
          <w:rPr>
            <w:rStyle w:val="Hyperlink"/>
            <w:noProof/>
          </w:rPr>
          <w:t>Application</w:t>
        </w:r>
        <w:r w:rsidR="00E510FE">
          <w:rPr>
            <w:noProof/>
            <w:webHidden/>
          </w:rPr>
          <w:tab/>
        </w:r>
        <w:r w:rsidR="00E510FE">
          <w:rPr>
            <w:noProof/>
            <w:webHidden/>
          </w:rPr>
          <w:fldChar w:fldCharType="begin"/>
        </w:r>
        <w:r w:rsidR="00E510FE">
          <w:rPr>
            <w:noProof/>
            <w:webHidden/>
          </w:rPr>
          <w:instrText xml:space="preserve"> PAGEREF _Toc20397814 \h </w:instrText>
        </w:r>
        <w:r w:rsidR="00E510FE">
          <w:rPr>
            <w:noProof/>
            <w:webHidden/>
          </w:rPr>
        </w:r>
        <w:r w:rsidR="00E510FE">
          <w:rPr>
            <w:noProof/>
            <w:webHidden/>
          </w:rPr>
          <w:fldChar w:fldCharType="separate"/>
        </w:r>
        <w:r w:rsidR="00CA0F65">
          <w:rPr>
            <w:noProof/>
            <w:webHidden/>
          </w:rPr>
          <w:t>9</w:t>
        </w:r>
        <w:r w:rsidR="00E510FE">
          <w:rPr>
            <w:noProof/>
            <w:webHidden/>
          </w:rPr>
          <w:fldChar w:fldCharType="end"/>
        </w:r>
      </w:hyperlink>
    </w:p>
    <w:p w14:paraId="2E33E413" w14:textId="1D49E87D" w:rsidR="00E510FE" w:rsidRDefault="00FA7258">
      <w:pPr>
        <w:pStyle w:val="TOC3"/>
        <w:tabs>
          <w:tab w:val="left" w:pos="880"/>
        </w:tabs>
        <w:rPr>
          <w:color w:val="auto"/>
          <w:sz w:val="22"/>
          <w:lang w:val="en-CA" w:eastAsia="en-CA"/>
        </w:rPr>
      </w:pPr>
      <w:hyperlink w:anchor="_Toc20397815" w:history="1">
        <w:r w:rsidR="00E510FE" w:rsidRPr="007C0BA3">
          <w:rPr>
            <w:rStyle w:val="Hyperlink"/>
          </w:rPr>
          <w:t>3.1.1.</w:t>
        </w:r>
        <w:r w:rsidR="00E510FE">
          <w:rPr>
            <w:color w:val="auto"/>
            <w:sz w:val="22"/>
            <w:lang w:val="en-CA" w:eastAsia="en-CA"/>
          </w:rPr>
          <w:tab/>
        </w:r>
        <w:r w:rsidR="00E510FE" w:rsidRPr="007C0BA3">
          <w:rPr>
            <w:rStyle w:val="Hyperlink"/>
          </w:rPr>
          <w:t>User Experience</w:t>
        </w:r>
        <w:r w:rsidR="00E510FE">
          <w:rPr>
            <w:webHidden/>
          </w:rPr>
          <w:tab/>
        </w:r>
        <w:r w:rsidR="00E510FE">
          <w:rPr>
            <w:webHidden/>
          </w:rPr>
          <w:fldChar w:fldCharType="begin"/>
        </w:r>
        <w:r w:rsidR="00E510FE">
          <w:rPr>
            <w:webHidden/>
          </w:rPr>
          <w:instrText xml:space="preserve"> PAGEREF _Toc20397815 \h </w:instrText>
        </w:r>
        <w:r w:rsidR="00E510FE">
          <w:rPr>
            <w:webHidden/>
          </w:rPr>
        </w:r>
        <w:r w:rsidR="00E510FE">
          <w:rPr>
            <w:webHidden/>
          </w:rPr>
          <w:fldChar w:fldCharType="separate"/>
        </w:r>
        <w:r w:rsidR="00CA0F65">
          <w:rPr>
            <w:webHidden/>
          </w:rPr>
          <w:t>9</w:t>
        </w:r>
        <w:r w:rsidR="00E510FE">
          <w:rPr>
            <w:webHidden/>
          </w:rPr>
          <w:fldChar w:fldCharType="end"/>
        </w:r>
      </w:hyperlink>
    </w:p>
    <w:p w14:paraId="17C17104" w14:textId="52E4A274" w:rsidR="00E510FE" w:rsidRDefault="00FA7258">
      <w:pPr>
        <w:pStyle w:val="TOC3"/>
        <w:tabs>
          <w:tab w:val="left" w:pos="880"/>
        </w:tabs>
        <w:rPr>
          <w:color w:val="auto"/>
          <w:sz w:val="22"/>
          <w:lang w:val="en-CA" w:eastAsia="en-CA"/>
        </w:rPr>
      </w:pPr>
      <w:hyperlink w:anchor="_Toc20397816" w:history="1">
        <w:r w:rsidR="00E510FE" w:rsidRPr="007C0BA3">
          <w:rPr>
            <w:rStyle w:val="Hyperlink"/>
          </w:rPr>
          <w:t>3.1.2.</w:t>
        </w:r>
        <w:r w:rsidR="00E510FE">
          <w:rPr>
            <w:color w:val="auto"/>
            <w:sz w:val="22"/>
            <w:lang w:val="en-CA" w:eastAsia="en-CA"/>
          </w:rPr>
          <w:tab/>
        </w:r>
        <w:r w:rsidR="00E510FE" w:rsidRPr="007C0BA3">
          <w:rPr>
            <w:rStyle w:val="Hyperlink"/>
          </w:rPr>
          <w:t>Application Security</w:t>
        </w:r>
        <w:r w:rsidR="00E510FE">
          <w:rPr>
            <w:webHidden/>
          </w:rPr>
          <w:tab/>
        </w:r>
        <w:r w:rsidR="00E510FE">
          <w:rPr>
            <w:webHidden/>
          </w:rPr>
          <w:fldChar w:fldCharType="begin"/>
        </w:r>
        <w:r w:rsidR="00E510FE">
          <w:rPr>
            <w:webHidden/>
          </w:rPr>
          <w:instrText xml:space="preserve"> PAGEREF _Toc20397816 \h </w:instrText>
        </w:r>
        <w:r w:rsidR="00E510FE">
          <w:rPr>
            <w:webHidden/>
          </w:rPr>
        </w:r>
        <w:r w:rsidR="00E510FE">
          <w:rPr>
            <w:webHidden/>
          </w:rPr>
          <w:fldChar w:fldCharType="separate"/>
        </w:r>
        <w:r w:rsidR="00CA0F65">
          <w:rPr>
            <w:webHidden/>
          </w:rPr>
          <w:t>9</w:t>
        </w:r>
        <w:r w:rsidR="00E510FE">
          <w:rPr>
            <w:webHidden/>
          </w:rPr>
          <w:fldChar w:fldCharType="end"/>
        </w:r>
      </w:hyperlink>
    </w:p>
    <w:p w14:paraId="73195E32" w14:textId="7FFDB8A1" w:rsidR="00E510FE" w:rsidRDefault="00FA7258">
      <w:pPr>
        <w:pStyle w:val="TOC3"/>
        <w:tabs>
          <w:tab w:val="left" w:pos="880"/>
        </w:tabs>
        <w:rPr>
          <w:color w:val="auto"/>
          <w:sz w:val="22"/>
          <w:lang w:val="en-CA" w:eastAsia="en-CA"/>
        </w:rPr>
      </w:pPr>
      <w:hyperlink w:anchor="_Toc20397817" w:history="1">
        <w:r w:rsidR="00E510FE" w:rsidRPr="007C0BA3">
          <w:rPr>
            <w:rStyle w:val="Hyperlink"/>
          </w:rPr>
          <w:t>3.1.3.</w:t>
        </w:r>
        <w:r w:rsidR="00E510FE">
          <w:rPr>
            <w:color w:val="auto"/>
            <w:sz w:val="22"/>
            <w:lang w:val="en-CA" w:eastAsia="en-CA"/>
          </w:rPr>
          <w:tab/>
        </w:r>
        <w:r w:rsidR="00E510FE" w:rsidRPr="007C0BA3">
          <w:rPr>
            <w:rStyle w:val="Hyperlink"/>
          </w:rPr>
          <w:t>Mobility</w:t>
        </w:r>
        <w:r w:rsidR="00E510FE">
          <w:rPr>
            <w:webHidden/>
          </w:rPr>
          <w:tab/>
        </w:r>
        <w:r w:rsidR="00E510FE">
          <w:rPr>
            <w:webHidden/>
          </w:rPr>
          <w:fldChar w:fldCharType="begin"/>
        </w:r>
        <w:r w:rsidR="00E510FE">
          <w:rPr>
            <w:webHidden/>
          </w:rPr>
          <w:instrText xml:space="preserve"> PAGEREF _Toc20397817 \h </w:instrText>
        </w:r>
        <w:r w:rsidR="00E510FE">
          <w:rPr>
            <w:webHidden/>
          </w:rPr>
        </w:r>
        <w:r w:rsidR="00E510FE">
          <w:rPr>
            <w:webHidden/>
          </w:rPr>
          <w:fldChar w:fldCharType="separate"/>
        </w:r>
        <w:r w:rsidR="00CA0F65">
          <w:rPr>
            <w:webHidden/>
          </w:rPr>
          <w:t>9</w:t>
        </w:r>
        <w:r w:rsidR="00E510FE">
          <w:rPr>
            <w:webHidden/>
          </w:rPr>
          <w:fldChar w:fldCharType="end"/>
        </w:r>
      </w:hyperlink>
    </w:p>
    <w:p w14:paraId="2F3FA9C3" w14:textId="0AFCED08" w:rsidR="00E510FE" w:rsidRDefault="00FA7258">
      <w:pPr>
        <w:pStyle w:val="TOC3"/>
        <w:tabs>
          <w:tab w:val="left" w:pos="880"/>
        </w:tabs>
        <w:rPr>
          <w:color w:val="auto"/>
          <w:sz w:val="22"/>
          <w:lang w:val="en-CA" w:eastAsia="en-CA"/>
        </w:rPr>
      </w:pPr>
      <w:hyperlink w:anchor="_Toc20397818" w:history="1">
        <w:r w:rsidR="00E510FE" w:rsidRPr="007C0BA3">
          <w:rPr>
            <w:rStyle w:val="Hyperlink"/>
          </w:rPr>
          <w:t>3.1.4.</w:t>
        </w:r>
        <w:r w:rsidR="00E510FE">
          <w:rPr>
            <w:color w:val="auto"/>
            <w:sz w:val="22"/>
            <w:lang w:val="en-CA" w:eastAsia="en-CA"/>
          </w:rPr>
          <w:tab/>
        </w:r>
        <w:r w:rsidR="00E510FE" w:rsidRPr="007C0BA3">
          <w:rPr>
            <w:rStyle w:val="Hyperlink"/>
          </w:rPr>
          <w:t>Application Programming Interfaces (APIs) / Software Development Kits (SDKs)</w:t>
        </w:r>
        <w:r w:rsidR="00E510FE">
          <w:rPr>
            <w:webHidden/>
          </w:rPr>
          <w:tab/>
        </w:r>
        <w:r w:rsidR="00E510FE">
          <w:rPr>
            <w:webHidden/>
          </w:rPr>
          <w:fldChar w:fldCharType="begin"/>
        </w:r>
        <w:r w:rsidR="00E510FE">
          <w:rPr>
            <w:webHidden/>
          </w:rPr>
          <w:instrText xml:space="preserve"> PAGEREF _Toc20397818 \h </w:instrText>
        </w:r>
        <w:r w:rsidR="00E510FE">
          <w:rPr>
            <w:webHidden/>
          </w:rPr>
        </w:r>
        <w:r w:rsidR="00E510FE">
          <w:rPr>
            <w:webHidden/>
          </w:rPr>
          <w:fldChar w:fldCharType="separate"/>
        </w:r>
        <w:r w:rsidR="00CA0F65">
          <w:rPr>
            <w:webHidden/>
          </w:rPr>
          <w:t>10</w:t>
        </w:r>
        <w:r w:rsidR="00E510FE">
          <w:rPr>
            <w:webHidden/>
          </w:rPr>
          <w:fldChar w:fldCharType="end"/>
        </w:r>
      </w:hyperlink>
    </w:p>
    <w:p w14:paraId="38607296" w14:textId="31972759" w:rsidR="00E510FE" w:rsidRDefault="00FA7258">
      <w:pPr>
        <w:pStyle w:val="TOC2"/>
        <w:tabs>
          <w:tab w:val="left" w:pos="880"/>
        </w:tabs>
        <w:rPr>
          <w:b w:val="0"/>
          <w:noProof/>
          <w:color w:val="auto"/>
          <w:sz w:val="22"/>
          <w:lang w:val="en-CA" w:eastAsia="en-CA"/>
        </w:rPr>
      </w:pPr>
      <w:hyperlink w:anchor="_Toc20397819" w:history="1">
        <w:r w:rsidR="00E510FE" w:rsidRPr="007C0BA3">
          <w:rPr>
            <w:rStyle w:val="Hyperlink"/>
            <w:noProof/>
          </w:rPr>
          <w:t>3.2.</w:t>
        </w:r>
        <w:r w:rsidR="00E510FE">
          <w:rPr>
            <w:b w:val="0"/>
            <w:noProof/>
            <w:color w:val="auto"/>
            <w:sz w:val="22"/>
            <w:lang w:val="en-CA" w:eastAsia="en-CA"/>
          </w:rPr>
          <w:tab/>
        </w:r>
        <w:r w:rsidR="00E510FE" w:rsidRPr="007C0BA3">
          <w:rPr>
            <w:rStyle w:val="Hyperlink"/>
            <w:noProof/>
          </w:rPr>
          <w:t>Security Architecture</w:t>
        </w:r>
        <w:r w:rsidR="00E510FE">
          <w:rPr>
            <w:noProof/>
            <w:webHidden/>
          </w:rPr>
          <w:tab/>
        </w:r>
        <w:r w:rsidR="00E510FE">
          <w:rPr>
            <w:noProof/>
            <w:webHidden/>
          </w:rPr>
          <w:fldChar w:fldCharType="begin"/>
        </w:r>
        <w:r w:rsidR="00E510FE">
          <w:rPr>
            <w:noProof/>
            <w:webHidden/>
          </w:rPr>
          <w:instrText xml:space="preserve"> PAGEREF _Toc20397819 \h </w:instrText>
        </w:r>
        <w:r w:rsidR="00E510FE">
          <w:rPr>
            <w:noProof/>
            <w:webHidden/>
          </w:rPr>
        </w:r>
        <w:r w:rsidR="00E510FE">
          <w:rPr>
            <w:noProof/>
            <w:webHidden/>
          </w:rPr>
          <w:fldChar w:fldCharType="separate"/>
        </w:r>
        <w:r w:rsidR="00CA0F65">
          <w:rPr>
            <w:noProof/>
            <w:webHidden/>
          </w:rPr>
          <w:t>10</w:t>
        </w:r>
        <w:r w:rsidR="00E510FE">
          <w:rPr>
            <w:noProof/>
            <w:webHidden/>
          </w:rPr>
          <w:fldChar w:fldCharType="end"/>
        </w:r>
      </w:hyperlink>
    </w:p>
    <w:p w14:paraId="6718A8AD" w14:textId="3C20F808" w:rsidR="00E510FE" w:rsidRDefault="00FA7258">
      <w:pPr>
        <w:pStyle w:val="TOC3"/>
        <w:tabs>
          <w:tab w:val="left" w:pos="880"/>
        </w:tabs>
        <w:rPr>
          <w:color w:val="auto"/>
          <w:sz w:val="22"/>
          <w:lang w:val="en-CA" w:eastAsia="en-CA"/>
        </w:rPr>
      </w:pPr>
      <w:hyperlink w:anchor="_Toc20397820" w:history="1">
        <w:r w:rsidR="00E510FE" w:rsidRPr="007C0BA3">
          <w:rPr>
            <w:rStyle w:val="Hyperlink"/>
          </w:rPr>
          <w:t>3.2.1.</w:t>
        </w:r>
        <w:r w:rsidR="00E510FE">
          <w:rPr>
            <w:color w:val="auto"/>
            <w:sz w:val="22"/>
            <w:lang w:val="en-CA" w:eastAsia="en-CA"/>
          </w:rPr>
          <w:tab/>
        </w:r>
        <w:r w:rsidR="00E510FE" w:rsidRPr="007C0BA3">
          <w:rPr>
            <w:rStyle w:val="Hyperlink"/>
          </w:rPr>
          <w:t>Authentication</w:t>
        </w:r>
        <w:r w:rsidR="00E510FE">
          <w:rPr>
            <w:webHidden/>
          </w:rPr>
          <w:tab/>
        </w:r>
        <w:r w:rsidR="00E510FE">
          <w:rPr>
            <w:webHidden/>
          </w:rPr>
          <w:fldChar w:fldCharType="begin"/>
        </w:r>
        <w:r w:rsidR="00E510FE">
          <w:rPr>
            <w:webHidden/>
          </w:rPr>
          <w:instrText xml:space="preserve"> PAGEREF _Toc20397820 \h </w:instrText>
        </w:r>
        <w:r w:rsidR="00E510FE">
          <w:rPr>
            <w:webHidden/>
          </w:rPr>
        </w:r>
        <w:r w:rsidR="00E510FE">
          <w:rPr>
            <w:webHidden/>
          </w:rPr>
          <w:fldChar w:fldCharType="separate"/>
        </w:r>
        <w:r w:rsidR="00CA0F65">
          <w:rPr>
            <w:webHidden/>
          </w:rPr>
          <w:t>10</w:t>
        </w:r>
        <w:r w:rsidR="00E510FE">
          <w:rPr>
            <w:webHidden/>
          </w:rPr>
          <w:fldChar w:fldCharType="end"/>
        </w:r>
      </w:hyperlink>
    </w:p>
    <w:p w14:paraId="380BD9ED" w14:textId="2F270CD4" w:rsidR="00E510FE" w:rsidRDefault="00FA7258">
      <w:pPr>
        <w:pStyle w:val="TOC3"/>
        <w:tabs>
          <w:tab w:val="left" w:pos="880"/>
        </w:tabs>
        <w:rPr>
          <w:color w:val="auto"/>
          <w:sz w:val="22"/>
          <w:lang w:val="en-CA" w:eastAsia="en-CA"/>
        </w:rPr>
      </w:pPr>
      <w:hyperlink w:anchor="_Toc20397821" w:history="1">
        <w:r w:rsidR="00E510FE" w:rsidRPr="007C0BA3">
          <w:rPr>
            <w:rStyle w:val="Hyperlink"/>
          </w:rPr>
          <w:t>3.2.2.</w:t>
        </w:r>
        <w:r w:rsidR="00E510FE">
          <w:rPr>
            <w:color w:val="auto"/>
            <w:sz w:val="22"/>
            <w:lang w:val="en-CA" w:eastAsia="en-CA"/>
          </w:rPr>
          <w:tab/>
        </w:r>
        <w:r w:rsidR="00E510FE" w:rsidRPr="007C0BA3">
          <w:rPr>
            <w:rStyle w:val="Hyperlink"/>
          </w:rPr>
          <w:t>Access Management</w:t>
        </w:r>
        <w:r w:rsidR="00E510FE">
          <w:rPr>
            <w:webHidden/>
          </w:rPr>
          <w:tab/>
        </w:r>
        <w:r w:rsidR="00E510FE">
          <w:rPr>
            <w:webHidden/>
          </w:rPr>
          <w:fldChar w:fldCharType="begin"/>
        </w:r>
        <w:r w:rsidR="00E510FE">
          <w:rPr>
            <w:webHidden/>
          </w:rPr>
          <w:instrText xml:space="preserve"> PAGEREF _Toc20397821 \h </w:instrText>
        </w:r>
        <w:r w:rsidR="00E510FE">
          <w:rPr>
            <w:webHidden/>
          </w:rPr>
        </w:r>
        <w:r w:rsidR="00E510FE">
          <w:rPr>
            <w:webHidden/>
          </w:rPr>
          <w:fldChar w:fldCharType="separate"/>
        </w:r>
        <w:r w:rsidR="00CA0F65">
          <w:rPr>
            <w:webHidden/>
          </w:rPr>
          <w:t>10</w:t>
        </w:r>
        <w:r w:rsidR="00E510FE">
          <w:rPr>
            <w:webHidden/>
          </w:rPr>
          <w:fldChar w:fldCharType="end"/>
        </w:r>
      </w:hyperlink>
    </w:p>
    <w:p w14:paraId="39B43436" w14:textId="64709BC4" w:rsidR="00E510FE" w:rsidRDefault="00FA7258">
      <w:pPr>
        <w:pStyle w:val="TOC3"/>
        <w:tabs>
          <w:tab w:val="left" w:pos="880"/>
        </w:tabs>
        <w:rPr>
          <w:color w:val="auto"/>
          <w:sz w:val="22"/>
          <w:lang w:val="en-CA" w:eastAsia="en-CA"/>
        </w:rPr>
      </w:pPr>
      <w:hyperlink w:anchor="_Toc20397822" w:history="1">
        <w:r w:rsidR="00E510FE" w:rsidRPr="007C0BA3">
          <w:rPr>
            <w:rStyle w:val="Hyperlink"/>
          </w:rPr>
          <w:t>3.2.3.</w:t>
        </w:r>
        <w:r w:rsidR="00E510FE">
          <w:rPr>
            <w:color w:val="auto"/>
            <w:sz w:val="22"/>
            <w:lang w:val="en-CA" w:eastAsia="en-CA"/>
          </w:rPr>
          <w:tab/>
        </w:r>
        <w:r w:rsidR="00E510FE" w:rsidRPr="007C0BA3">
          <w:rPr>
            <w:rStyle w:val="Hyperlink"/>
          </w:rPr>
          <w:t>Data Protection</w:t>
        </w:r>
        <w:r w:rsidR="00E510FE">
          <w:rPr>
            <w:webHidden/>
          </w:rPr>
          <w:tab/>
        </w:r>
        <w:r w:rsidR="00E510FE">
          <w:rPr>
            <w:webHidden/>
          </w:rPr>
          <w:fldChar w:fldCharType="begin"/>
        </w:r>
        <w:r w:rsidR="00E510FE">
          <w:rPr>
            <w:webHidden/>
          </w:rPr>
          <w:instrText xml:space="preserve"> PAGEREF _Toc20397822 \h </w:instrText>
        </w:r>
        <w:r w:rsidR="00E510FE">
          <w:rPr>
            <w:webHidden/>
          </w:rPr>
        </w:r>
        <w:r w:rsidR="00E510FE">
          <w:rPr>
            <w:webHidden/>
          </w:rPr>
          <w:fldChar w:fldCharType="separate"/>
        </w:r>
        <w:r w:rsidR="00CA0F65">
          <w:rPr>
            <w:webHidden/>
          </w:rPr>
          <w:t>11</w:t>
        </w:r>
        <w:r w:rsidR="00E510FE">
          <w:rPr>
            <w:webHidden/>
          </w:rPr>
          <w:fldChar w:fldCharType="end"/>
        </w:r>
      </w:hyperlink>
    </w:p>
    <w:p w14:paraId="5143D0A9" w14:textId="7F42C93D" w:rsidR="00E510FE" w:rsidRDefault="00FA7258">
      <w:pPr>
        <w:pStyle w:val="TOC3"/>
        <w:tabs>
          <w:tab w:val="left" w:pos="880"/>
        </w:tabs>
        <w:rPr>
          <w:color w:val="auto"/>
          <w:sz w:val="22"/>
          <w:lang w:val="en-CA" w:eastAsia="en-CA"/>
        </w:rPr>
      </w:pPr>
      <w:hyperlink w:anchor="_Toc20397823" w:history="1">
        <w:r w:rsidR="00E510FE" w:rsidRPr="007C0BA3">
          <w:rPr>
            <w:rStyle w:val="Hyperlink"/>
          </w:rPr>
          <w:t>3.2.4.</w:t>
        </w:r>
        <w:r w:rsidR="00E510FE">
          <w:rPr>
            <w:color w:val="auto"/>
            <w:sz w:val="22"/>
            <w:lang w:val="en-CA" w:eastAsia="en-CA"/>
          </w:rPr>
          <w:tab/>
        </w:r>
        <w:r w:rsidR="00E510FE" w:rsidRPr="007C0BA3">
          <w:rPr>
            <w:rStyle w:val="Hyperlink"/>
          </w:rPr>
          <w:t>Availability</w:t>
        </w:r>
        <w:r w:rsidR="00E510FE">
          <w:rPr>
            <w:webHidden/>
          </w:rPr>
          <w:tab/>
        </w:r>
        <w:r w:rsidR="00E510FE">
          <w:rPr>
            <w:webHidden/>
          </w:rPr>
          <w:fldChar w:fldCharType="begin"/>
        </w:r>
        <w:r w:rsidR="00E510FE">
          <w:rPr>
            <w:webHidden/>
          </w:rPr>
          <w:instrText xml:space="preserve"> PAGEREF _Toc20397823 \h </w:instrText>
        </w:r>
        <w:r w:rsidR="00E510FE">
          <w:rPr>
            <w:webHidden/>
          </w:rPr>
        </w:r>
        <w:r w:rsidR="00E510FE">
          <w:rPr>
            <w:webHidden/>
          </w:rPr>
          <w:fldChar w:fldCharType="separate"/>
        </w:r>
        <w:r w:rsidR="00CA0F65">
          <w:rPr>
            <w:webHidden/>
          </w:rPr>
          <w:t>11</w:t>
        </w:r>
        <w:r w:rsidR="00E510FE">
          <w:rPr>
            <w:webHidden/>
          </w:rPr>
          <w:fldChar w:fldCharType="end"/>
        </w:r>
      </w:hyperlink>
    </w:p>
    <w:p w14:paraId="31A8C374" w14:textId="4C047A2C" w:rsidR="00E510FE" w:rsidRDefault="00FA7258">
      <w:pPr>
        <w:pStyle w:val="TOC2"/>
        <w:tabs>
          <w:tab w:val="left" w:pos="880"/>
        </w:tabs>
        <w:rPr>
          <w:b w:val="0"/>
          <w:noProof/>
          <w:color w:val="auto"/>
          <w:sz w:val="22"/>
          <w:lang w:val="en-CA" w:eastAsia="en-CA"/>
        </w:rPr>
      </w:pPr>
      <w:hyperlink w:anchor="_Toc20397824" w:history="1">
        <w:r w:rsidR="00E510FE" w:rsidRPr="007C0BA3">
          <w:rPr>
            <w:rStyle w:val="Hyperlink"/>
            <w:noProof/>
          </w:rPr>
          <w:t>3.3.</w:t>
        </w:r>
        <w:r w:rsidR="00E510FE">
          <w:rPr>
            <w:b w:val="0"/>
            <w:noProof/>
            <w:color w:val="auto"/>
            <w:sz w:val="22"/>
            <w:lang w:val="en-CA" w:eastAsia="en-CA"/>
          </w:rPr>
          <w:tab/>
        </w:r>
        <w:r w:rsidR="00E510FE" w:rsidRPr="007C0BA3">
          <w:rPr>
            <w:rStyle w:val="Hyperlink"/>
            <w:noProof/>
          </w:rPr>
          <w:t>Security Operations</w:t>
        </w:r>
        <w:r w:rsidR="00E510FE">
          <w:rPr>
            <w:noProof/>
            <w:webHidden/>
          </w:rPr>
          <w:tab/>
        </w:r>
        <w:r w:rsidR="00E510FE">
          <w:rPr>
            <w:noProof/>
            <w:webHidden/>
          </w:rPr>
          <w:fldChar w:fldCharType="begin"/>
        </w:r>
        <w:r w:rsidR="00E510FE">
          <w:rPr>
            <w:noProof/>
            <w:webHidden/>
          </w:rPr>
          <w:instrText xml:space="preserve"> PAGEREF _Toc20397824 \h </w:instrText>
        </w:r>
        <w:r w:rsidR="00E510FE">
          <w:rPr>
            <w:noProof/>
            <w:webHidden/>
          </w:rPr>
        </w:r>
        <w:r w:rsidR="00E510FE">
          <w:rPr>
            <w:noProof/>
            <w:webHidden/>
          </w:rPr>
          <w:fldChar w:fldCharType="separate"/>
        </w:r>
        <w:r w:rsidR="00CA0F65">
          <w:rPr>
            <w:noProof/>
            <w:webHidden/>
          </w:rPr>
          <w:t>11</w:t>
        </w:r>
        <w:r w:rsidR="00E510FE">
          <w:rPr>
            <w:noProof/>
            <w:webHidden/>
          </w:rPr>
          <w:fldChar w:fldCharType="end"/>
        </w:r>
      </w:hyperlink>
    </w:p>
    <w:p w14:paraId="325F0DBC" w14:textId="629B0442" w:rsidR="00E510FE" w:rsidRDefault="00FA7258">
      <w:pPr>
        <w:pStyle w:val="TOC3"/>
        <w:tabs>
          <w:tab w:val="left" w:pos="880"/>
        </w:tabs>
        <w:rPr>
          <w:color w:val="auto"/>
          <w:sz w:val="22"/>
          <w:lang w:val="en-CA" w:eastAsia="en-CA"/>
        </w:rPr>
      </w:pPr>
      <w:hyperlink w:anchor="_Toc20397825" w:history="1">
        <w:r w:rsidR="00E510FE" w:rsidRPr="007C0BA3">
          <w:rPr>
            <w:rStyle w:val="Hyperlink"/>
          </w:rPr>
          <w:t>3.3.1.</w:t>
        </w:r>
        <w:r w:rsidR="00E510FE">
          <w:rPr>
            <w:color w:val="auto"/>
            <w:sz w:val="22"/>
            <w:lang w:val="en-CA" w:eastAsia="en-CA"/>
          </w:rPr>
          <w:tab/>
        </w:r>
        <w:r w:rsidR="00E510FE" w:rsidRPr="007C0BA3">
          <w:rPr>
            <w:rStyle w:val="Hyperlink"/>
          </w:rPr>
          <w:t>Security Monitoring</w:t>
        </w:r>
        <w:r w:rsidR="00E510FE">
          <w:rPr>
            <w:webHidden/>
          </w:rPr>
          <w:tab/>
        </w:r>
        <w:r w:rsidR="00E510FE">
          <w:rPr>
            <w:webHidden/>
          </w:rPr>
          <w:fldChar w:fldCharType="begin"/>
        </w:r>
        <w:r w:rsidR="00E510FE">
          <w:rPr>
            <w:webHidden/>
          </w:rPr>
          <w:instrText xml:space="preserve"> PAGEREF _Toc20397825 \h </w:instrText>
        </w:r>
        <w:r w:rsidR="00E510FE">
          <w:rPr>
            <w:webHidden/>
          </w:rPr>
        </w:r>
        <w:r w:rsidR="00E510FE">
          <w:rPr>
            <w:webHidden/>
          </w:rPr>
          <w:fldChar w:fldCharType="separate"/>
        </w:r>
        <w:r w:rsidR="00CA0F65">
          <w:rPr>
            <w:webHidden/>
          </w:rPr>
          <w:t>11</w:t>
        </w:r>
        <w:r w:rsidR="00E510FE">
          <w:rPr>
            <w:webHidden/>
          </w:rPr>
          <w:fldChar w:fldCharType="end"/>
        </w:r>
      </w:hyperlink>
    </w:p>
    <w:p w14:paraId="039EC1EA" w14:textId="7A585099" w:rsidR="00E510FE" w:rsidRDefault="00FA7258">
      <w:pPr>
        <w:pStyle w:val="TOC3"/>
        <w:tabs>
          <w:tab w:val="left" w:pos="880"/>
        </w:tabs>
        <w:rPr>
          <w:color w:val="auto"/>
          <w:sz w:val="22"/>
          <w:lang w:val="en-CA" w:eastAsia="en-CA"/>
        </w:rPr>
      </w:pPr>
      <w:hyperlink w:anchor="_Toc20397826" w:history="1">
        <w:r w:rsidR="00E510FE" w:rsidRPr="007C0BA3">
          <w:rPr>
            <w:rStyle w:val="Hyperlink"/>
          </w:rPr>
          <w:t>3.3.2.</w:t>
        </w:r>
        <w:r w:rsidR="00E510FE">
          <w:rPr>
            <w:color w:val="auto"/>
            <w:sz w:val="22"/>
            <w:lang w:val="en-CA" w:eastAsia="en-CA"/>
          </w:rPr>
          <w:tab/>
        </w:r>
        <w:r w:rsidR="00E510FE" w:rsidRPr="007C0BA3">
          <w:rPr>
            <w:rStyle w:val="Hyperlink"/>
          </w:rPr>
          <w:t>Incident Management</w:t>
        </w:r>
        <w:r w:rsidR="00E510FE">
          <w:rPr>
            <w:webHidden/>
          </w:rPr>
          <w:tab/>
        </w:r>
        <w:r w:rsidR="00E510FE">
          <w:rPr>
            <w:webHidden/>
          </w:rPr>
          <w:fldChar w:fldCharType="begin"/>
        </w:r>
        <w:r w:rsidR="00E510FE">
          <w:rPr>
            <w:webHidden/>
          </w:rPr>
          <w:instrText xml:space="preserve"> PAGEREF _Toc20397826 \h </w:instrText>
        </w:r>
        <w:r w:rsidR="00E510FE">
          <w:rPr>
            <w:webHidden/>
          </w:rPr>
        </w:r>
        <w:r w:rsidR="00E510FE">
          <w:rPr>
            <w:webHidden/>
          </w:rPr>
          <w:fldChar w:fldCharType="separate"/>
        </w:r>
        <w:r w:rsidR="00CA0F65">
          <w:rPr>
            <w:webHidden/>
          </w:rPr>
          <w:t>12</w:t>
        </w:r>
        <w:r w:rsidR="00E510FE">
          <w:rPr>
            <w:webHidden/>
          </w:rPr>
          <w:fldChar w:fldCharType="end"/>
        </w:r>
      </w:hyperlink>
    </w:p>
    <w:p w14:paraId="7C81CE99" w14:textId="483FBF33" w:rsidR="00E510FE" w:rsidRDefault="00FA7258">
      <w:pPr>
        <w:pStyle w:val="TOC3"/>
        <w:tabs>
          <w:tab w:val="left" w:pos="880"/>
        </w:tabs>
        <w:rPr>
          <w:color w:val="auto"/>
          <w:sz w:val="22"/>
          <w:lang w:val="en-CA" w:eastAsia="en-CA"/>
        </w:rPr>
      </w:pPr>
      <w:hyperlink w:anchor="_Toc20397827" w:history="1">
        <w:r w:rsidR="00E510FE" w:rsidRPr="007C0BA3">
          <w:rPr>
            <w:rStyle w:val="Hyperlink"/>
          </w:rPr>
          <w:t>3.3.3.</w:t>
        </w:r>
        <w:r w:rsidR="00E510FE">
          <w:rPr>
            <w:color w:val="auto"/>
            <w:sz w:val="22"/>
            <w:lang w:val="en-CA" w:eastAsia="en-CA"/>
          </w:rPr>
          <w:tab/>
        </w:r>
        <w:r w:rsidR="00E510FE" w:rsidRPr="007C0BA3">
          <w:rPr>
            <w:rStyle w:val="Hyperlink"/>
          </w:rPr>
          <w:t>Audit Trails and Logs</w:t>
        </w:r>
        <w:r w:rsidR="00E510FE">
          <w:rPr>
            <w:webHidden/>
          </w:rPr>
          <w:tab/>
        </w:r>
        <w:r w:rsidR="00E510FE">
          <w:rPr>
            <w:webHidden/>
          </w:rPr>
          <w:fldChar w:fldCharType="begin"/>
        </w:r>
        <w:r w:rsidR="00E510FE">
          <w:rPr>
            <w:webHidden/>
          </w:rPr>
          <w:instrText xml:space="preserve"> PAGEREF _Toc20397827 \h </w:instrText>
        </w:r>
        <w:r w:rsidR="00E510FE">
          <w:rPr>
            <w:webHidden/>
          </w:rPr>
        </w:r>
        <w:r w:rsidR="00E510FE">
          <w:rPr>
            <w:webHidden/>
          </w:rPr>
          <w:fldChar w:fldCharType="separate"/>
        </w:r>
        <w:r w:rsidR="00CA0F65">
          <w:rPr>
            <w:webHidden/>
          </w:rPr>
          <w:t>12</w:t>
        </w:r>
        <w:r w:rsidR="00E510FE">
          <w:rPr>
            <w:webHidden/>
          </w:rPr>
          <w:fldChar w:fldCharType="end"/>
        </w:r>
      </w:hyperlink>
    </w:p>
    <w:p w14:paraId="1ADFC450" w14:textId="172B0D38" w:rsidR="00E510FE" w:rsidRDefault="00FA7258">
      <w:pPr>
        <w:pStyle w:val="TOC2"/>
        <w:tabs>
          <w:tab w:val="left" w:pos="880"/>
        </w:tabs>
        <w:rPr>
          <w:b w:val="0"/>
          <w:noProof/>
          <w:color w:val="auto"/>
          <w:sz w:val="22"/>
          <w:lang w:val="en-CA" w:eastAsia="en-CA"/>
        </w:rPr>
      </w:pPr>
      <w:hyperlink w:anchor="_Toc20397828" w:history="1">
        <w:r w:rsidR="00E510FE" w:rsidRPr="007C0BA3">
          <w:rPr>
            <w:rStyle w:val="Hyperlink"/>
            <w:noProof/>
          </w:rPr>
          <w:t>3.4.</w:t>
        </w:r>
        <w:r w:rsidR="00E510FE">
          <w:rPr>
            <w:b w:val="0"/>
            <w:noProof/>
            <w:color w:val="auto"/>
            <w:sz w:val="22"/>
            <w:lang w:val="en-CA" w:eastAsia="en-CA"/>
          </w:rPr>
          <w:tab/>
        </w:r>
        <w:r w:rsidR="00E510FE" w:rsidRPr="007C0BA3">
          <w:rPr>
            <w:rStyle w:val="Hyperlink"/>
            <w:noProof/>
          </w:rPr>
          <w:t>Data and Information Management</w:t>
        </w:r>
        <w:r w:rsidR="00E510FE">
          <w:rPr>
            <w:noProof/>
            <w:webHidden/>
          </w:rPr>
          <w:tab/>
        </w:r>
        <w:r w:rsidR="00E510FE">
          <w:rPr>
            <w:noProof/>
            <w:webHidden/>
          </w:rPr>
          <w:fldChar w:fldCharType="begin"/>
        </w:r>
        <w:r w:rsidR="00E510FE">
          <w:rPr>
            <w:noProof/>
            <w:webHidden/>
          </w:rPr>
          <w:instrText xml:space="preserve"> PAGEREF _Toc20397828 \h </w:instrText>
        </w:r>
        <w:r w:rsidR="00E510FE">
          <w:rPr>
            <w:noProof/>
            <w:webHidden/>
          </w:rPr>
        </w:r>
        <w:r w:rsidR="00E510FE">
          <w:rPr>
            <w:noProof/>
            <w:webHidden/>
          </w:rPr>
          <w:fldChar w:fldCharType="separate"/>
        </w:r>
        <w:r w:rsidR="00CA0F65">
          <w:rPr>
            <w:noProof/>
            <w:webHidden/>
          </w:rPr>
          <w:t>13</w:t>
        </w:r>
        <w:r w:rsidR="00E510FE">
          <w:rPr>
            <w:noProof/>
            <w:webHidden/>
          </w:rPr>
          <w:fldChar w:fldCharType="end"/>
        </w:r>
      </w:hyperlink>
    </w:p>
    <w:p w14:paraId="157AE6F0" w14:textId="0FF96C5E" w:rsidR="00E510FE" w:rsidRDefault="00FA7258">
      <w:pPr>
        <w:pStyle w:val="TOC3"/>
        <w:tabs>
          <w:tab w:val="left" w:pos="880"/>
        </w:tabs>
        <w:rPr>
          <w:color w:val="auto"/>
          <w:sz w:val="22"/>
          <w:lang w:val="en-CA" w:eastAsia="en-CA"/>
        </w:rPr>
      </w:pPr>
      <w:hyperlink w:anchor="_Toc20397829" w:history="1">
        <w:r w:rsidR="00E510FE" w:rsidRPr="007C0BA3">
          <w:rPr>
            <w:rStyle w:val="Hyperlink"/>
          </w:rPr>
          <w:t>3.4.1.</w:t>
        </w:r>
        <w:r w:rsidR="00E510FE">
          <w:rPr>
            <w:color w:val="auto"/>
            <w:sz w:val="22"/>
            <w:lang w:val="en-CA" w:eastAsia="en-CA"/>
          </w:rPr>
          <w:tab/>
        </w:r>
        <w:r w:rsidR="00E510FE" w:rsidRPr="007C0BA3">
          <w:rPr>
            <w:rStyle w:val="Hyperlink"/>
          </w:rPr>
          <w:t>Information Classification</w:t>
        </w:r>
        <w:r w:rsidR="00E510FE">
          <w:rPr>
            <w:webHidden/>
          </w:rPr>
          <w:tab/>
        </w:r>
        <w:r w:rsidR="00E510FE">
          <w:rPr>
            <w:webHidden/>
          </w:rPr>
          <w:fldChar w:fldCharType="begin"/>
        </w:r>
        <w:r w:rsidR="00E510FE">
          <w:rPr>
            <w:webHidden/>
          </w:rPr>
          <w:instrText xml:space="preserve"> PAGEREF _Toc20397829 \h </w:instrText>
        </w:r>
        <w:r w:rsidR="00E510FE">
          <w:rPr>
            <w:webHidden/>
          </w:rPr>
        </w:r>
        <w:r w:rsidR="00E510FE">
          <w:rPr>
            <w:webHidden/>
          </w:rPr>
          <w:fldChar w:fldCharType="separate"/>
        </w:r>
        <w:r w:rsidR="00CA0F65">
          <w:rPr>
            <w:webHidden/>
          </w:rPr>
          <w:t>13</w:t>
        </w:r>
        <w:r w:rsidR="00E510FE">
          <w:rPr>
            <w:webHidden/>
          </w:rPr>
          <w:fldChar w:fldCharType="end"/>
        </w:r>
      </w:hyperlink>
    </w:p>
    <w:p w14:paraId="26FA4FAB" w14:textId="002225A6" w:rsidR="00E510FE" w:rsidRDefault="00FA7258">
      <w:pPr>
        <w:pStyle w:val="TOC3"/>
        <w:tabs>
          <w:tab w:val="left" w:pos="880"/>
        </w:tabs>
        <w:rPr>
          <w:color w:val="auto"/>
          <w:sz w:val="22"/>
          <w:lang w:val="en-CA" w:eastAsia="en-CA"/>
        </w:rPr>
      </w:pPr>
      <w:hyperlink w:anchor="_Toc20397830" w:history="1">
        <w:r w:rsidR="00E510FE" w:rsidRPr="007C0BA3">
          <w:rPr>
            <w:rStyle w:val="Hyperlink"/>
          </w:rPr>
          <w:t>3.4.2.</w:t>
        </w:r>
        <w:r w:rsidR="00E510FE">
          <w:rPr>
            <w:color w:val="auto"/>
            <w:sz w:val="22"/>
            <w:lang w:val="en-CA" w:eastAsia="en-CA"/>
          </w:rPr>
          <w:tab/>
        </w:r>
        <w:r w:rsidR="00E510FE" w:rsidRPr="007C0BA3">
          <w:rPr>
            <w:rStyle w:val="Hyperlink"/>
          </w:rPr>
          <w:t>Data Ownership</w:t>
        </w:r>
        <w:r w:rsidR="00E510FE">
          <w:rPr>
            <w:webHidden/>
          </w:rPr>
          <w:tab/>
        </w:r>
        <w:r w:rsidR="00E510FE">
          <w:rPr>
            <w:webHidden/>
          </w:rPr>
          <w:fldChar w:fldCharType="begin"/>
        </w:r>
        <w:r w:rsidR="00E510FE">
          <w:rPr>
            <w:webHidden/>
          </w:rPr>
          <w:instrText xml:space="preserve"> PAGEREF _Toc20397830 \h </w:instrText>
        </w:r>
        <w:r w:rsidR="00E510FE">
          <w:rPr>
            <w:webHidden/>
          </w:rPr>
        </w:r>
        <w:r w:rsidR="00E510FE">
          <w:rPr>
            <w:webHidden/>
          </w:rPr>
          <w:fldChar w:fldCharType="separate"/>
        </w:r>
        <w:r w:rsidR="00CA0F65">
          <w:rPr>
            <w:webHidden/>
          </w:rPr>
          <w:t>13</w:t>
        </w:r>
        <w:r w:rsidR="00E510FE">
          <w:rPr>
            <w:webHidden/>
          </w:rPr>
          <w:fldChar w:fldCharType="end"/>
        </w:r>
      </w:hyperlink>
    </w:p>
    <w:p w14:paraId="6BCF1BB9" w14:textId="728CE4E5" w:rsidR="00E510FE" w:rsidRDefault="00FA7258">
      <w:pPr>
        <w:pStyle w:val="TOC3"/>
        <w:tabs>
          <w:tab w:val="left" w:pos="880"/>
        </w:tabs>
        <w:rPr>
          <w:color w:val="auto"/>
          <w:sz w:val="22"/>
          <w:lang w:val="en-CA" w:eastAsia="en-CA"/>
        </w:rPr>
      </w:pPr>
      <w:hyperlink w:anchor="_Toc20397831" w:history="1">
        <w:r w:rsidR="00E510FE" w:rsidRPr="007C0BA3">
          <w:rPr>
            <w:rStyle w:val="Hyperlink"/>
          </w:rPr>
          <w:t>3.4.3.</w:t>
        </w:r>
        <w:r w:rsidR="00E510FE">
          <w:rPr>
            <w:color w:val="auto"/>
            <w:sz w:val="22"/>
            <w:lang w:val="en-CA" w:eastAsia="en-CA"/>
          </w:rPr>
          <w:tab/>
        </w:r>
        <w:r w:rsidR="00E510FE" w:rsidRPr="007C0BA3">
          <w:rPr>
            <w:rStyle w:val="Hyperlink"/>
          </w:rPr>
          <w:t>Data Transmission</w:t>
        </w:r>
        <w:r w:rsidR="00E510FE">
          <w:rPr>
            <w:webHidden/>
          </w:rPr>
          <w:tab/>
        </w:r>
        <w:r w:rsidR="00E510FE">
          <w:rPr>
            <w:webHidden/>
          </w:rPr>
          <w:fldChar w:fldCharType="begin"/>
        </w:r>
        <w:r w:rsidR="00E510FE">
          <w:rPr>
            <w:webHidden/>
          </w:rPr>
          <w:instrText xml:space="preserve"> PAGEREF _Toc20397831 \h </w:instrText>
        </w:r>
        <w:r w:rsidR="00E510FE">
          <w:rPr>
            <w:webHidden/>
          </w:rPr>
        </w:r>
        <w:r w:rsidR="00E510FE">
          <w:rPr>
            <w:webHidden/>
          </w:rPr>
          <w:fldChar w:fldCharType="separate"/>
        </w:r>
        <w:r w:rsidR="00CA0F65">
          <w:rPr>
            <w:webHidden/>
          </w:rPr>
          <w:t>13</w:t>
        </w:r>
        <w:r w:rsidR="00E510FE">
          <w:rPr>
            <w:webHidden/>
          </w:rPr>
          <w:fldChar w:fldCharType="end"/>
        </w:r>
      </w:hyperlink>
    </w:p>
    <w:p w14:paraId="036788CA" w14:textId="5681EF09" w:rsidR="00E510FE" w:rsidRDefault="00FA7258">
      <w:pPr>
        <w:pStyle w:val="TOC3"/>
        <w:tabs>
          <w:tab w:val="left" w:pos="880"/>
        </w:tabs>
        <w:rPr>
          <w:color w:val="auto"/>
          <w:sz w:val="22"/>
          <w:lang w:val="en-CA" w:eastAsia="en-CA"/>
        </w:rPr>
      </w:pPr>
      <w:hyperlink w:anchor="_Toc20397832" w:history="1">
        <w:r w:rsidR="00E510FE" w:rsidRPr="007C0BA3">
          <w:rPr>
            <w:rStyle w:val="Hyperlink"/>
          </w:rPr>
          <w:t>3.4.4.</w:t>
        </w:r>
        <w:r w:rsidR="00E510FE">
          <w:rPr>
            <w:color w:val="auto"/>
            <w:sz w:val="22"/>
            <w:lang w:val="en-CA" w:eastAsia="en-CA"/>
          </w:rPr>
          <w:tab/>
        </w:r>
        <w:r w:rsidR="00E510FE" w:rsidRPr="007C0BA3">
          <w:rPr>
            <w:rStyle w:val="Hyperlink"/>
          </w:rPr>
          <w:t>Data Integration</w:t>
        </w:r>
        <w:r w:rsidR="00E510FE">
          <w:rPr>
            <w:webHidden/>
          </w:rPr>
          <w:tab/>
        </w:r>
        <w:r w:rsidR="00E510FE">
          <w:rPr>
            <w:webHidden/>
          </w:rPr>
          <w:fldChar w:fldCharType="begin"/>
        </w:r>
        <w:r w:rsidR="00E510FE">
          <w:rPr>
            <w:webHidden/>
          </w:rPr>
          <w:instrText xml:space="preserve"> PAGEREF _Toc20397832 \h </w:instrText>
        </w:r>
        <w:r w:rsidR="00E510FE">
          <w:rPr>
            <w:webHidden/>
          </w:rPr>
        </w:r>
        <w:r w:rsidR="00E510FE">
          <w:rPr>
            <w:webHidden/>
          </w:rPr>
          <w:fldChar w:fldCharType="separate"/>
        </w:r>
        <w:r w:rsidR="00CA0F65">
          <w:rPr>
            <w:webHidden/>
          </w:rPr>
          <w:t>13</w:t>
        </w:r>
        <w:r w:rsidR="00E510FE">
          <w:rPr>
            <w:webHidden/>
          </w:rPr>
          <w:fldChar w:fldCharType="end"/>
        </w:r>
      </w:hyperlink>
    </w:p>
    <w:p w14:paraId="35F7552C" w14:textId="168768D8" w:rsidR="00E510FE" w:rsidRDefault="00FA7258">
      <w:pPr>
        <w:pStyle w:val="TOC3"/>
        <w:tabs>
          <w:tab w:val="left" w:pos="880"/>
        </w:tabs>
        <w:rPr>
          <w:color w:val="auto"/>
          <w:sz w:val="22"/>
          <w:lang w:val="en-CA" w:eastAsia="en-CA"/>
        </w:rPr>
      </w:pPr>
      <w:hyperlink w:anchor="_Toc20397833" w:history="1">
        <w:r w:rsidR="00E510FE" w:rsidRPr="007C0BA3">
          <w:rPr>
            <w:rStyle w:val="Hyperlink"/>
          </w:rPr>
          <w:t>3.4.5.</w:t>
        </w:r>
        <w:r w:rsidR="00E510FE">
          <w:rPr>
            <w:color w:val="auto"/>
            <w:sz w:val="22"/>
            <w:lang w:val="en-CA" w:eastAsia="en-CA"/>
          </w:rPr>
          <w:tab/>
        </w:r>
        <w:r w:rsidR="00E510FE" w:rsidRPr="007C0BA3">
          <w:rPr>
            <w:rStyle w:val="Hyperlink"/>
          </w:rPr>
          <w:t>Data Storage Backup</w:t>
        </w:r>
        <w:r w:rsidR="00E510FE">
          <w:rPr>
            <w:webHidden/>
          </w:rPr>
          <w:tab/>
        </w:r>
        <w:r w:rsidR="00E510FE">
          <w:rPr>
            <w:webHidden/>
          </w:rPr>
          <w:fldChar w:fldCharType="begin"/>
        </w:r>
        <w:r w:rsidR="00E510FE">
          <w:rPr>
            <w:webHidden/>
          </w:rPr>
          <w:instrText xml:space="preserve"> PAGEREF _Toc20397833 \h </w:instrText>
        </w:r>
        <w:r w:rsidR="00E510FE">
          <w:rPr>
            <w:webHidden/>
          </w:rPr>
        </w:r>
        <w:r w:rsidR="00E510FE">
          <w:rPr>
            <w:webHidden/>
          </w:rPr>
          <w:fldChar w:fldCharType="separate"/>
        </w:r>
        <w:r w:rsidR="00CA0F65">
          <w:rPr>
            <w:webHidden/>
          </w:rPr>
          <w:t>13</w:t>
        </w:r>
        <w:r w:rsidR="00E510FE">
          <w:rPr>
            <w:webHidden/>
          </w:rPr>
          <w:fldChar w:fldCharType="end"/>
        </w:r>
      </w:hyperlink>
    </w:p>
    <w:p w14:paraId="6C8B3DC4" w14:textId="6225D4AF" w:rsidR="00E510FE" w:rsidRDefault="00FA7258">
      <w:pPr>
        <w:pStyle w:val="TOC3"/>
        <w:tabs>
          <w:tab w:val="left" w:pos="880"/>
        </w:tabs>
        <w:rPr>
          <w:color w:val="auto"/>
          <w:sz w:val="22"/>
          <w:lang w:val="en-CA" w:eastAsia="en-CA"/>
        </w:rPr>
      </w:pPr>
      <w:hyperlink w:anchor="_Toc20397834" w:history="1">
        <w:r w:rsidR="00E510FE" w:rsidRPr="007C0BA3">
          <w:rPr>
            <w:rStyle w:val="Hyperlink"/>
          </w:rPr>
          <w:t>3.4.6.</w:t>
        </w:r>
        <w:r w:rsidR="00E510FE">
          <w:rPr>
            <w:color w:val="auto"/>
            <w:sz w:val="22"/>
            <w:lang w:val="en-CA" w:eastAsia="en-CA"/>
          </w:rPr>
          <w:tab/>
        </w:r>
        <w:r w:rsidR="00E510FE" w:rsidRPr="007C0BA3">
          <w:rPr>
            <w:rStyle w:val="Hyperlink"/>
          </w:rPr>
          <w:t>Data Retention</w:t>
        </w:r>
        <w:r w:rsidR="00E510FE">
          <w:rPr>
            <w:webHidden/>
          </w:rPr>
          <w:tab/>
        </w:r>
        <w:r w:rsidR="00E510FE">
          <w:rPr>
            <w:webHidden/>
          </w:rPr>
          <w:fldChar w:fldCharType="begin"/>
        </w:r>
        <w:r w:rsidR="00E510FE">
          <w:rPr>
            <w:webHidden/>
          </w:rPr>
          <w:instrText xml:space="preserve"> PAGEREF _Toc20397834 \h </w:instrText>
        </w:r>
        <w:r w:rsidR="00E510FE">
          <w:rPr>
            <w:webHidden/>
          </w:rPr>
        </w:r>
        <w:r w:rsidR="00E510FE">
          <w:rPr>
            <w:webHidden/>
          </w:rPr>
          <w:fldChar w:fldCharType="separate"/>
        </w:r>
        <w:r w:rsidR="00CA0F65">
          <w:rPr>
            <w:webHidden/>
          </w:rPr>
          <w:t>14</w:t>
        </w:r>
        <w:r w:rsidR="00E510FE">
          <w:rPr>
            <w:webHidden/>
          </w:rPr>
          <w:fldChar w:fldCharType="end"/>
        </w:r>
      </w:hyperlink>
    </w:p>
    <w:p w14:paraId="34CD7EAA" w14:textId="52FEC60A" w:rsidR="00E510FE" w:rsidRDefault="00FA7258">
      <w:pPr>
        <w:pStyle w:val="TOC3"/>
        <w:tabs>
          <w:tab w:val="left" w:pos="880"/>
        </w:tabs>
        <w:rPr>
          <w:color w:val="auto"/>
          <w:sz w:val="22"/>
          <w:lang w:val="en-CA" w:eastAsia="en-CA"/>
        </w:rPr>
      </w:pPr>
      <w:hyperlink w:anchor="_Toc20397835" w:history="1">
        <w:r w:rsidR="00E510FE" w:rsidRPr="007C0BA3">
          <w:rPr>
            <w:rStyle w:val="Hyperlink"/>
          </w:rPr>
          <w:t>3.4.7.</w:t>
        </w:r>
        <w:r w:rsidR="00E510FE">
          <w:rPr>
            <w:color w:val="auto"/>
            <w:sz w:val="22"/>
            <w:lang w:val="en-CA" w:eastAsia="en-CA"/>
          </w:rPr>
          <w:tab/>
        </w:r>
        <w:r w:rsidR="00E510FE" w:rsidRPr="007C0BA3">
          <w:rPr>
            <w:rStyle w:val="Hyperlink"/>
          </w:rPr>
          <w:t>Information Sharing</w:t>
        </w:r>
        <w:r w:rsidR="00E510FE">
          <w:rPr>
            <w:webHidden/>
          </w:rPr>
          <w:tab/>
        </w:r>
        <w:r w:rsidR="00E510FE">
          <w:rPr>
            <w:webHidden/>
          </w:rPr>
          <w:fldChar w:fldCharType="begin"/>
        </w:r>
        <w:r w:rsidR="00E510FE">
          <w:rPr>
            <w:webHidden/>
          </w:rPr>
          <w:instrText xml:space="preserve"> PAGEREF _Toc20397835 \h </w:instrText>
        </w:r>
        <w:r w:rsidR="00E510FE">
          <w:rPr>
            <w:webHidden/>
          </w:rPr>
        </w:r>
        <w:r w:rsidR="00E510FE">
          <w:rPr>
            <w:webHidden/>
          </w:rPr>
          <w:fldChar w:fldCharType="separate"/>
        </w:r>
        <w:r w:rsidR="00CA0F65">
          <w:rPr>
            <w:webHidden/>
          </w:rPr>
          <w:t>14</w:t>
        </w:r>
        <w:r w:rsidR="00E510FE">
          <w:rPr>
            <w:webHidden/>
          </w:rPr>
          <w:fldChar w:fldCharType="end"/>
        </w:r>
      </w:hyperlink>
    </w:p>
    <w:p w14:paraId="4A812057" w14:textId="1E3E3569" w:rsidR="00E510FE" w:rsidRDefault="00FA7258">
      <w:pPr>
        <w:pStyle w:val="TOC1"/>
        <w:tabs>
          <w:tab w:val="left" w:pos="432"/>
        </w:tabs>
        <w:rPr>
          <w:color w:val="auto"/>
          <w:lang w:val="en-CA" w:eastAsia="en-CA"/>
        </w:rPr>
      </w:pPr>
      <w:hyperlink w:anchor="_Toc20397836" w:history="1">
        <w:r w:rsidR="00E510FE" w:rsidRPr="007C0BA3">
          <w:rPr>
            <w:rStyle w:val="Hyperlink"/>
          </w:rPr>
          <w:t>4.</w:t>
        </w:r>
        <w:r w:rsidR="00E510FE">
          <w:rPr>
            <w:color w:val="auto"/>
            <w:lang w:val="en-CA" w:eastAsia="en-CA"/>
          </w:rPr>
          <w:tab/>
        </w:r>
        <w:r w:rsidR="00E510FE" w:rsidRPr="007C0BA3">
          <w:rPr>
            <w:rStyle w:val="Hyperlink"/>
          </w:rPr>
          <w:t>Appendix A. Definitions</w:t>
        </w:r>
        <w:r w:rsidR="00E510FE">
          <w:rPr>
            <w:webHidden/>
          </w:rPr>
          <w:tab/>
        </w:r>
        <w:r w:rsidR="00E510FE">
          <w:rPr>
            <w:webHidden/>
          </w:rPr>
          <w:fldChar w:fldCharType="begin"/>
        </w:r>
        <w:r w:rsidR="00E510FE">
          <w:rPr>
            <w:webHidden/>
          </w:rPr>
          <w:instrText xml:space="preserve"> PAGEREF _Toc20397836 \h </w:instrText>
        </w:r>
        <w:r w:rsidR="00E510FE">
          <w:rPr>
            <w:webHidden/>
          </w:rPr>
        </w:r>
        <w:r w:rsidR="00E510FE">
          <w:rPr>
            <w:webHidden/>
          </w:rPr>
          <w:fldChar w:fldCharType="separate"/>
        </w:r>
        <w:r w:rsidR="00CA0F65">
          <w:rPr>
            <w:webHidden/>
          </w:rPr>
          <w:t>16</w:t>
        </w:r>
        <w:r w:rsidR="00E510FE">
          <w:rPr>
            <w:webHidden/>
          </w:rPr>
          <w:fldChar w:fldCharType="end"/>
        </w:r>
      </w:hyperlink>
    </w:p>
    <w:p w14:paraId="56C2889D" w14:textId="00C15357" w:rsidR="00E510FE" w:rsidRDefault="00FA7258">
      <w:pPr>
        <w:pStyle w:val="TOC2"/>
        <w:rPr>
          <w:b w:val="0"/>
          <w:noProof/>
          <w:color w:val="auto"/>
          <w:sz w:val="22"/>
          <w:lang w:val="en-CA" w:eastAsia="en-CA"/>
        </w:rPr>
      </w:pPr>
      <w:hyperlink w:anchor="_Toc20397837" w:history="1">
        <w:r w:rsidR="00E510FE" w:rsidRPr="007C0BA3">
          <w:rPr>
            <w:rStyle w:val="Hyperlink"/>
            <w:noProof/>
          </w:rPr>
          <w:t>Cloud Service Models</w:t>
        </w:r>
        <w:r w:rsidR="00E510FE">
          <w:rPr>
            <w:noProof/>
            <w:webHidden/>
          </w:rPr>
          <w:tab/>
        </w:r>
        <w:r w:rsidR="00E510FE">
          <w:rPr>
            <w:noProof/>
            <w:webHidden/>
          </w:rPr>
          <w:fldChar w:fldCharType="begin"/>
        </w:r>
        <w:r w:rsidR="00E510FE">
          <w:rPr>
            <w:noProof/>
            <w:webHidden/>
          </w:rPr>
          <w:instrText xml:space="preserve"> PAGEREF _Toc20397837 \h </w:instrText>
        </w:r>
        <w:r w:rsidR="00E510FE">
          <w:rPr>
            <w:noProof/>
            <w:webHidden/>
          </w:rPr>
        </w:r>
        <w:r w:rsidR="00E510FE">
          <w:rPr>
            <w:noProof/>
            <w:webHidden/>
          </w:rPr>
          <w:fldChar w:fldCharType="separate"/>
        </w:r>
        <w:r w:rsidR="00CA0F65">
          <w:rPr>
            <w:noProof/>
            <w:webHidden/>
          </w:rPr>
          <w:t>16</w:t>
        </w:r>
        <w:r w:rsidR="00E510FE">
          <w:rPr>
            <w:noProof/>
            <w:webHidden/>
          </w:rPr>
          <w:fldChar w:fldCharType="end"/>
        </w:r>
      </w:hyperlink>
    </w:p>
    <w:p w14:paraId="7FFFD529" w14:textId="488249DB" w:rsidR="00E510FE" w:rsidRDefault="00FA7258">
      <w:pPr>
        <w:pStyle w:val="TOC3"/>
        <w:tabs>
          <w:tab w:val="left" w:pos="880"/>
        </w:tabs>
        <w:rPr>
          <w:color w:val="auto"/>
          <w:sz w:val="22"/>
          <w:lang w:val="en-CA" w:eastAsia="en-CA"/>
        </w:rPr>
      </w:pPr>
      <w:hyperlink w:anchor="_Toc20397838" w:history="1">
        <w:r w:rsidR="00E510FE" w:rsidRPr="007C0BA3">
          <w:rPr>
            <w:rStyle w:val="Hyperlink"/>
          </w:rPr>
          <w:t>4.1.1.</w:t>
        </w:r>
        <w:r w:rsidR="00E510FE">
          <w:rPr>
            <w:color w:val="auto"/>
            <w:sz w:val="22"/>
            <w:lang w:val="en-CA" w:eastAsia="en-CA"/>
          </w:rPr>
          <w:tab/>
        </w:r>
        <w:r w:rsidR="00E510FE" w:rsidRPr="007C0BA3">
          <w:rPr>
            <w:rStyle w:val="Hyperlink"/>
          </w:rPr>
          <w:t>Infrastructure as a Service</w:t>
        </w:r>
        <w:r w:rsidR="00E510FE">
          <w:rPr>
            <w:webHidden/>
          </w:rPr>
          <w:tab/>
        </w:r>
        <w:r w:rsidR="00E510FE">
          <w:rPr>
            <w:webHidden/>
          </w:rPr>
          <w:fldChar w:fldCharType="begin"/>
        </w:r>
        <w:r w:rsidR="00E510FE">
          <w:rPr>
            <w:webHidden/>
          </w:rPr>
          <w:instrText xml:space="preserve"> PAGEREF _Toc20397838 \h </w:instrText>
        </w:r>
        <w:r w:rsidR="00E510FE">
          <w:rPr>
            <w:webHidden/>
          </w:rPr>
        </w:r>
        <w:r w:rsidR="00E510FE">
          <w:rPr>
            <w:webHidden/>
          </w:rPr>
          <w:fldChar w:fldCharType="separate"/>
        </w:r>
        <w:r w:rsidR="00CA0F65">
          <w:rPr>
            <w:webHidden/>
          </w:rPr>
          <w:t>16</w:t>
        </w:r>
        <w:r w:rsidR="00E510FE">
          <w:rPr>
            <w:webHidden/>
          </w:rPr>
          <w:fldChar w:fldCharType="end"/>
        </w:r>
      </w:hyperlink>
    </w:p>
    <w:p w14:paraId="14A175D7" w14:textId="4F5AF3AB" w:rsidR="00E510FE" w:rsidRDefault="00FA7258">
      <w:pPr>
        <w:pStyle w:val="TOC3"/>
        <w:tabs>
          <w:tab w:val="left" w:pos="880"/>
        </w:tabs>
        <w:rPr>
          <w:color w:val="auto"/>
          <w:sz w:val="22"/>
          <w:lang w:val="en-CA" w:eastAsia="en-CA"/>
        </w:rPr>
      </w:pPr>
      <w:hyperlink w:anchor="_Toc20397839" w:history="1">
        <w:r w:rsidR="00E510FE" w:rsidRPr="007C0BA3">
          <w:rPr>
            <w:rStyle w:val="Hyperlink"/>
          </w:rPr>
          <w:t>4.1.2.</w:t>
        </w:r>
        <w:r w:rsidR="00E510FE">
          <w:rPr>
            <w:color w:val="auto"/>
            <w:sz w:val="22"/>
            <w:lang w:val="en-CA" w:eastAsia="en-CA"/>
          </w:rPr>
          <w:tab/>
        </w:r>
        <w:r w:rsidR="00E510FE" w:rsidRPr="007C0BA3">
          <w:rPr>
            <w:rStyle w:val="Hyperlink"/>
          </w:rPr>
          <w:t>Platform as a Service</w:t>
        </w:r>
        <w:r w:rsidR="00E510FE">
          <w:rPr>
            <w:webHidden/>
          </w:rPr>
          <w:tab/>
        </w:r>
        <w:r w:rsidR="00E510FE">
          <w:rPr>
            <w:webHidden/>
          </w:rPr>
          <w:fldChar w:fldCharType="begin"/>
        </w:r>
        <w:r w:rsidR="00E510FE">
          <w:rPr>
            <w:webHidden/>
          </w:rPr>
          <w:instrText xml:space="preserve"> PAGEREF _Toc20397839 \h </w:instrText>
        </w:r>
        <w:r w:rsidR="00E510FE">
          <w:rPr>
            <w:webHidden/>
          </w:rPr>
        </w:r>
        <w:r w:rsidR="00E510FE">
          <w:rPr>
            <w:webHidden/>
          </w:rPr>
          <w:fldChar w:fldCharType="separate"/>
        </w:r>
        <w:r w:rsidR="00CA0F65">
          <w:rPr>
            <w:webHidden/>
          </w:rPr>
          <w:t>16</w:t>
        </w:r>
        <w:r w:rsidR="00E510FE">
          <w:rPr>
            <w:webHidden/>
          </w:rPr>
          <w:fldChar w:fldCharType="end"/>
        </w:r>
      </w:hyperlink>
    </w:p>
    <w:p w14:paraId="11327AF8" w14:textId="5A3B7C50" w:rsidR="00E510FE" w:rsidRDefault="00FA7258">
      <w:pPr>
        <w:pStyle w:val="TOC3"/>
        <w:tabs>
          <w:tab w:val="left" w:pos="880"/>
        </w:tabs>
        <w:rPr>
          <w:color w:val="auto"/>
          <w:sz w:val="22"/>
          <w:lang w:val="en-CA" w:eastAsia="en-CA"/>
        </w:rPr>
      </w:pPr>
      <w:hyperlink w:anchor="_Toc20397840" w:history="1">
        <w:r w:rsidR="00E510FE" w:rsidRPr="007C0BA3">
          <w:rPr>
            <w:rStyle w:val="Hyperlink"/>
          </w:rPr>
          <w:t>4.1.3.</w:t>
        </w:r>
        <w:r w:rsidR="00E510FE">
          <w:rPr>
            <w:color w:val="auto"/>
            <w:sz w:val="22"/>
            <w:lang w:val="en-CA" w:eastAsia="en-CA"/>
          </w:rPr>
          <w:tab/>
        </w:r>
        <w:r w:rsidR="00E510FE" w:rsidRPr="007C0BA3">
          <w:rPr>
            <w:rStyle w:val="Hyperlink"/>
          </w:rPr>
          <w:t>Software as a Service</w:t>
        </w:r>
        <w:r w:rsidR="00E510FE">
          <w:rPr>
            <w:webHidden/>
          </w:rPr>
          <w:tab/>
        </w:r>
        <w:r w:rsidR="00E510FE">
          <w:rPr>
            <w:webHidden/>
          </w:rPr>
          <w:fldChar w:fldCharType="begin"/>
        </w:r>
        <w:r w:rsidR="00E510FE">
          <w:rPr>
            <w:webHidden/>
          </w:rPr>
          <w:instrText xml:space="preserve"> PAGEREF _Toc20397840 \h </w:instrText>
        </w:r>
        <w:r w:rsidR="00E510FE">
          <w:rPr>
            <w:webHidden/>
          </w:rPr>
        </w:r>
        <w:r w:rsidR="00E510FE">
          <w:rPr>
            <w:webHidden/>
          </w:rPr>
          <w:fldChar w:fldCharType="separate"/>
        </w:r>
        <w:r w:rsidR="00CA0F65">
          <w:rPr>
            <w:webHidden/>
          </w:rPr>
          <w:t>16</w:t>
        </w:r>
        <w:r w:rsidR="00E510FE">
          <w:rPr>
            <w:webHidden/>
          </w:rPr>
          <w:fldChar w:fldCharType="end"/>
        </w:r>
      </w:hyperlink>
    </w:p>
    <w:p w14:paraId="58A448F8" w14:textId="5612BCEE" w:rsidR="00E510FE" w:rsidRDefault="00FA7258">
      <w:pPr>
        <w:pStyle w:val="TOC2"/>
        <w:rPr>
          <w:b w:val="0"/>
          <w:noProof/>
          <w:color w:val="auto"/>
          <w:sz w:val="22"/>
          <w:lang w:val="en-CA" w:eastAsia="en-CA"/>
        </w:rPr>
      </w:pPr>
      <w:hyperlink w:anchor="_Toc20397841" w:history="1">
        <w:r w:rsidR="00E510FE" w:rsidRPr="007C0BA3">
          <w:rPr>
            <w:rStyle w:val="Hyperlink"/>
            <w:noProof/>
          </w:rPr>
          <w:t>Benefits and Trade-Offs and Cloud Service Models</w:t>
        </w:r>
        <w:r w:rsidR="00E510FE">
          <w:rPr>
            <w:noProof/>
            <w:webHidden/>
          </w:rPr>
          <w:tab/>
        </w:r>
        <w:r w:rsidR="00E510FE">
          <w:rPr>
            <w:noProof/>
            <w:webHidden/>
          </w:rPr>
          <w:fldChar w:fldCharType="begin"/>
        </w:r>
        <w:r w:rsidR="00E510FE">
          <w:rPr>
            <w:noProof/>
            <w:webHidden/>
          </w:rPr>
          <w:instrText xml:space="preserve"> PAGEREF _Toc20397841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19039DF" w14:textId="44F811BA" w:rsidR="00E510FE" w:rsidRDefault="00FA7258">
      <w:pPr>
        <w:pStyle w:val="TOC2"/>
        <w:rPr>
          <w:b w:val="0"/>
          <w:noProof/>
          <w:color w:val="auto"/>
          <w:sz w:val="22"/>
          <w:lang w:val="en-CA" w:eastAsia="en-CA"/>
        </w:rPr>
      </w:pPr>
      <w:hyperlink w:anchor="_Toc20397842" w:history="1">
        <w:r w:rsidR="00E510FE" w:rsidRPr="007C0BA3">
          <w:rPr>
            <w:rStyle w:val="Hyperlink"/>
            <w:noProof/>
          </w:rPr>
          <w:t>Cloud Deployment Models</w:t>
        </w:r>
        <w:r w:rsidR="00E510FE">
          <w:rPr>
            <w:noProof/>
            <w:webHidden/>
          </w:rPr>
          <w:tab/>
        </w:r>
        <w:r w:rsidR="00E510FE">
          <w:rPr>
            <w:noProof/>
            <w:webHidden/>
          </w:rPr>
          <w:fldChar w:fldCharType="begin"/>
        </w:r>
        <w:r w:rsidR="00E510FE">
          <w:rPr>
            <w:noProof/>
            <w:webHidden/>
          </w:rPr>
          <w:instrText xml:space="preserve"> PAGEREF _Toc20397842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6F8661C" w14:textId="516DE7CD" w:rsidR="001D4FB6" w:rsidRDefault="00DB62D6" w:rsidP="001D4FB6">
      <w:r>
        <w:rPr>
          <w:noProof/>
          <w:color w:val="937A46" w:themeColor="accent2"/>
          <w:lang w:val="en-US" w:eastAsia="ja-JP"/>
        </w:rPr>
        <w:fldChar w:fldCharType="end"/>
      </w:r>
    </w:p>
    <w:p w14:paraId="727220D4" w14:textId="77777777" w:rsidR="0067401E" w:rsidRDefault="0067401E" w:rsidP="001D4FB6"/>
    <w:p w14:paraId="1F624AFF" w14:textId="77777777" w:rsidR="00EE707B" w:rsidRPr="001D4FB6" w:rsidRDefault="00EE707B" w:rsidP="001D4FB6">
      <w:pPr>
        <w:sectPr w:rsidR="00EE707B" w:rsidRPr="001D4FB6" w:rsidSect="000F6BDA">
          <w:headerReference w:type="even" r:id="rId18"/>
          <w:headerReference w:type="default" r:id="rId19"/>
          <w:footerReference w:type="default" r:id="rId20"/>
          <w:headerReference w:type="first" r:id="rId21"/>
          <w:pgSz w:w="12240" w:h="15840"/>
          <w:pgMar w:top="1080" w:right="1080" w:bottom="1080" w:left="1080" w:header="720" w:footer="720" w:gutter="0"/>
          <w:cols w:space="720"/>
          <w:docGrid w:linePitch="360"/>
        </w:sectPr>
      </w:pPr>
    </w:p>
    <w:p w14:paraId="5C297555" w14:textId="39A2C27C" w:rsidR="00E32F46" w:rsidRPr="006102F2" w:rsidRDefault="00E32F46">
      <w:pPr>
        <w:rPr>
          <w:rFonts w:cstheme="minorHAnsi"/>
          <w:color w:val="808474" w:themeColor="accent6" w:themeShade="BF"/>
          <w:spacing w:val="-5"/>
          <w:sz w:val="20"/>
          <w:szCs w:val="20"/>
        </w:rPr>
      </w:pPr>
      <w:bookmarkStart w:id="2" w:name="_Toc379182382"/>
      <w:bookmarkStart w:id="3" w:name="_Toc379183389"/>
    </w:p>
    <w:p w14:paraId="07DF5AF3" w14:textId="4102A03E" w:rsidR="006102F2" w:rsidRPr="006102F2" w:rsidRDefault="00521818" w:rsidP="006102F2">
      <w:pPr>
        <w:pStyle w:val="NoSpacing"/>
        <w:rPr>
          <w:rFonts w:asciiTheme="minorHAnsi" w:hAnsiTheme="minorHAnsi" w:cstheme="minorHAnsi"/>
          <w:b/>
          <w:color w:val="009AA6"/>
          <w:sz w:val="20"/>
          <w:szCs w:val="20"/>
        </w:rPr>
      </w:pPr>
      <w:r>
        <w:rPr>
          <w:rFonts w:asciiTheme="minorHAnsi" w:hAnsiTheme="minorHAnsi" w:cstheme="minorHAnsi"/>
          <w:b/>
          <w:color w:val="009AA6"/>
          <w:sz w:val="20"/>
          <w:szCs w:val="20"/>
        </w:rPr>
        <w:t xml:space="preserve">DOCUMENT APPROVALS &amp; </w:t>
      </w:r>
      <w:r w:rsidR="006102F2" w:rsidRPr="006102F2">
        <w:rPr>
          <w:rFonts w:asciiTheme="minorHAnsi" w:hAnsiTheme="minorHAnsi" w:cstheme="minorHAnsi"/>
          <w:b/>
          <w:color w:val="009AA6"/>
          <w:sz w:val="20"/>
          <w:szCs w:val="20"/>
        </w:rPr>
        <w:t>REVISION RECORD</w:t>
      </w:r>
    </w:p>
    <w:p w14:paraId="1EB0E3B0" w14:textId="77777777" w:rsidR="006102F2" w:rsidRPr="006102F2" w:rsidRDefault="006102F2" w:rsidP="006102F2">
      <w:pPr>
        <w:pStyle w:val="NoSpacing"/>
        <w:rPr>
          <w:rFonts w:asciiTheme="minorHAnsi" w:hAnsiTheme="minorHAnsi" w:cstheme="minorHAnsi"/>
          <w:b/>
          <w:sz w:val="20"/>
          <w:szCs w:val="20"/>
        </w:rPr>
      </w:pPr>
      <w:r w:rsidRPr="006102F2">
        <w:rPr>
          <w:rFonts w:asciiTheme="minorHAnsi" w:hAnsiTheme="minorHAnsi" w:cstheme="minorHAnsi"/>
          <w:b/>
          <w:sz w:val="20"/>
          <w:szCs w:val="20"/>
        </w:rPr>
        <w:t xml:space="preserve"> </w:t>
      </w:r>
      <w:r w:rsidRPr="006102F2">
        <w:rPr>
          <w:rFonts w:asciiTheme="minorHAnsi" w:hAnsiTheme="minorHAnsi" w:cstheme="minorHAnsi"/>
          <w:b/>
          <w:sz w:val="20"/>
          <w:szCs w:val="20"/>
        </w:rPr>
        <w:tab/>
      </w: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EDEEEB"/>
        <w:tblLayout w:type="fixed"/>
        <w:tblLook w:val="0600" w:firstRow="0" w:lastRow="0" w:firstColumn="0" w:lastColumn="0" w:noHBand="1" w:noVBand="1"/>
      </w:tblPr>
      <w:tblGrid>
        <w:gridCol w:w="1368"/>
        <w:gridCol w:w="1854"/>
        <w:gridCol w:w="2113"/>
        <w:gridCol w:w="2113"/>
        <w:gridCol w:w="2113"/>
      </w:tblGrid>
      <w:tr w:rsidR="006102F2" w:rsidRPr="006102F2" w14:paraId="3129C79D" w14:textId="77777777" w:rsidTr="003F7623">
        <w:trPr>
          <w:trHeight w:val="494"/>
        </w:trPr>
        <w:tc>
          <w:tcPr>
            <w:tcW w:w="1368" w:type="dxa"/>
            <w:shd w:val="clear" w:color="auto" w:fill="808474"/>
          </w:tcPr>
          <w:p w14:paraId="031B8E6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53322F5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Reviewed by</w:t>
            </w:r>
          </w:p>
        </w:tc>
        <w:tc>
          <w:tcPr>
            <w:tcW w:w="2113" w:type="dxa"/>
            <w:shd w:val="clear" w:color="auto" w:fill="808474"/>
          </w:tcPr>
          <w:p w14:paraId="474E684F"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Endorsed by</w:t>
            </w:r>
          </w:p>
        </w:tc>
        <w:tc>
          <w:tcPr>
            <w:tcW w:w="2113" w:type="dxa"/>
            <w:shd w:val="clear" w:color="auto" w:fill="808474"/>
          </w:tcPr>
          <w:p w14:paraId="2604716C"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Approved By</w:t>
            </w:r>
          </w:p>
        </w:tc>
        <w:tc>
          <w:tcPr>
            <w:tcW w:w="2113" w:type="dxa"/>
            <w:shd w:val="clear" w:color="auto" w:fill="808474"/>
          </w:tcPr>
          <w:p w14:paraId="13800418"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w:t>
            </w:r>
          </w:p>
        </w:tc>
      </w:tr>
      <w:tr w:rsidR="00521818" w:rsidRPr="006102F2" w14:paraId="30157C3D" w14:textId="77777777" w:rsidTr="003F7623">
        <w:trPr>
          <w:trHeight w:val="251"/>
        </w:trPr>
        <w:tc>
          <w:tcPr>
            <w:tcW w:w="1368" w:type="dxa"/>
            <w:shd w:val="clear" w:color="auto" w:fill="EDEEEB"/>
          </w:tcPr>
          <w:p w14:paraId="2ADBA309" w14:textId="3D363BC0"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470A514F" w14:textId="00A03C4E" w:rsidR="00521818" w:rsidRPr="001D4982" w:rsidRDefault="00521818" w:rsidP="00521818">
            <w:pPr>
              <w:pStyle w:val="NoSpacing"/>
              <w:rPr>
                <w:rFonts w:asciiTheme="minorHAnsi" w:hAnsiTheme="minorHAnsi"/>
                <w:sz w:val="20"/>
                <w:lang w:val="es-ES"/>
              </w:rPr>
            </w:pPr>
            <w:r w:rsidRPr="001D4982">
              <w:rPr>
                <w:rFonts w:asciiTheme="minorHAnsi" w:hAnsiTheme="minorHAnsi"/>
                <w:sz w:val="20"/>
                <w:lang w:val="es-ES"/>
              </w:rPr>
              <w:t>Jose F. Huesca  Reinhardt Tonn</w:t>
            </w:r>
          </w:p>
        </w:tc>
        <w:tc>
          <w:tcPr>
            <w:tcW w:w="2113" w:type="dxa"/>
            <w:shd w:val="clear" w:color="auto" w:fill="EDEEEB"/>
          </w:tcPr>
          <w:p w14:paraId="71DE10A6" w14:textId="4428218D"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6F319F0C" w14:textId="442B1083"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5DAF7B2E" w14:textId="4A73B051"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18-Sep-19</w:t>
            </w:r>
          </w:p>
        </w:tc>
      </w:tr>
      <w:tr w:rsidR="00521818" w:rsidRPr="006102F2" w14:paraId="49144929" w14:textId="77777777" w:rsidTr="003F7623">
        <w:trPr>
          <w:trHeight w:val="251"/>
        </w:trPr>
        <w:tc>
          <w:tcPr>
            <w:tcW w:w="1368" w:type="dxa"/>
            <w:shd w:val="clear" w:color="auto" w:fill="EDEEEB"/>
          </w:tcPr>
          <w:p w14:paraId="434BF28C" w14:textId="43FEE6D4" w:rsidR="00521818" w:rsidRPr="006102F2" w:rsidRDefault="00497DAE" w:rsidP="00521818">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53A4BC26" w14:textId="5156522D" w:rsidR="00521818" w:rsidRPr="001D4982" w:rsidRDefault="00497DAE" w:rsidP="00521818">
            <w:pPr>
              <w:pStyle w:val="NoSpacing"/>
              <w:rPr>
                <w:rFonts w:asciiTheme="minorHAnsi" w:hAnsiTheme="minorHAnsi"/>
                <w:sz w:val="20"/>
                <w:lang w:val="es-ES"/>
              </w:rPr>
            </w:pPr>
            <w:r w:rsidRPr="001D4982">
              <w:rPr>
                <w:rFonts w:asciiTheme="minorHAnsi" w:hAnsiTheme="minorHAnsi"/>
                <w:sz w:val="20"/>
                <w:lang w:val="es-ES"/>
              </w:rPr>
              <w:t xml:space="preserve">Jose F. Huesca  </w:t>
            </w:r>
            <w:r w:rsidR="00412A16" w:rsidRPr="001D4982">
              <w:rPr>
                <w:rFonts w:asciiTheme="minorHAnsi" w:hAnsiTheme="minorHAnsi"/>
                <w:sz w:val="20"/>
                <w:lang w:val="es-ES"/>
              </w:rPr>
              <w:t>Reinhardt Tonn</w:t>
            </w:r>
          </w:p>
        </w:tc>
        <w:tc>
          <w:tcPr>
            <w:tcW w:w="2113" w:type="dxa"/>
            <w:shd w:val="clear" w:color="auto" w:fill="EDEEEB"/>
          </w:tcPr>
          <w:p w14:paraId="71D2EF18" w14:textId="77777777"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442B5E22" w14:textId="32696BF1"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Cory Gould, CISO</w:t>
            </w:r>
          </w:p>
        </w:tc>
        <w:tc>
          <w:tcPr>
            <w:tcW w:w="2113" w:type="dxa"/>
            <w:shd w:val="clear" w:color="auto" w:fill="EDEEEB"/>
          </w:tcPr>
          <w:p w14:paraId="4EC72647" w14:textId="546EB716" w:rsidR="00521818" w:rsidRPr="006102F2" w:rsidRDefault="00521818" w:rsidP="00521818">
            <w:pPr>
              <w:pStyle w:val="NoSpacing"/>
              <w:rPr>
                <w:rFonts w:asciiTheme="minorHAnsi" w:hAnsiTheme="minorHAnsi" w:cstheme="minorHAnsi"/>
                <w:sz w:val="20"/>
                <w:szCs w:val="20"/>
              </w:rPr>
            </w:pPr>
          </w:p>
        </w:tc>
      </w:tr>
      <w:tr w:rsidR="00521818" w:rsidRPr="006102F2" w14:paraId="51BF45F8" w14:textId="77777777" w:rsidTr="003F7623">
        <w:trPr>
          <w:trHeight w:val="251"/>
        </w:trPr>
        <w:tc>
          <w:tcPr>
            <w:tcW w:w="1368" w:type="dxa"/>
            <w:shd w:val="clear" w:color="auto" w:fill="EDEEEB"/>
          </w:tcPr>
          <w:p w14:paraId="2A477BCB" w14:textId="62B1A75E"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1364E2AE"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2058EF13"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0ED878C8" w14:textId="115EC0F7"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Azfar Karimuddin, VP Information Services</w:t>
            </w:r>
          </w:p>
        </w:tc>
        <w:tc>
          <w:tcPr>
            <w:tcW w:w="2113" w:type="dxa"/>
            <w:shd w:val="clear" w:color="auto" w:fill="EDEEEB"/>
          </w:tcPr>
          <w:p w14:paraId="219E5212" w14:textId="3A18C105" w:rsidR="00521818" w:rsidRPr="006102F2" w:rsidRDefault="00521818" w:rsidP="00521818">
            <w:pPr>
              <w:pStyle w:val="NoSpacing"/>
              <w:rPr>
                <w:rFonts w:asciiTheme="minorHAnsi" w:hAnsiTheme="minorHAnsi" w:cstheme="minorHAnsi"/>
                <w:sz w:val="20"/>
                <w:szCs w:val="20"/>
              </w:rPr>
            </w:pPr>
          </w:p>
        </w:tc>
      </w:tr>
      <w:tr w:rsidR="00521818" w:rsidRPr="006102F2" w14:paraId="7F55E5E3" w14:textId="77777777" w:rsidTr="003F7623">
        <w:trPr>
          <w:trHeight w:val="197"/>
        </w:trPr>
        <w:tc>
          <w:tcPr>
            <w:tcW w:w="1368" w:type="dxa"/>
            <w:shd w:val="clear" w:color="auto" w:fill="EDEEEB"/>
          </w:tcPr>
          <w:p w14:paraId="31EC153C" w14:textId="77777777"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48F765FB"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56101716"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42529D14"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7660EC4B" w14:textId="77777777" w:rsidR="00521818" w:rsidRPr="006102F2" w:rsidRDefault="00521818" w:rsidP="00521818">
            <w:pPr>
              <w:pStyle w:val="NoSpacing"/>
              <w:rPr>
                <w:rFonts w:asciiTheme="minorHAnsi" w:hAnsiTheme="minorHAnsi" w:cstheme="minorHAnsi"/>
                <w:sz w:val="20"/>
                <w:szCs w:val="20"/>
              </w:rPr>
            </w:pPr>
          </w:p>
        </w:tc>
      </w:tr>
    </w:tbl>
    <w:p w14:paraId="1D61445B" w14:textId="77777777" w:rsidR="006102F2" w:rsidRPr="006102F2" w:rsidRDefault="006102F2" w:rsidP="006102F2">
      <w:pPr>
        <w:pStyle w:val="Caption"/>
        <w:jc w:val="center"/>
        <w:rPr>
          <w:rFonts w:cstheme="minorHAnsi"/>
          <w:b w:val="0"/>
          <w:color w:val="auto"/>
          <w:sz w:val="20"/>
          <w:szCs w:val="20"/>
        </w:rPr>
      </w:pPr>
      <w:r w:rsidRPr="006102F2">
        <w:rPr>
          <w:rFonts w:cstheme="minorHAnsi"/>
          <w:b w:val="0"/>
          <w:color w:val="auto"/>
          <w:sz w:val="20"/>
          <w:szCs w:val="20"/>
        </w:rPr>
        <w:t xml:space="preserve">Table </w:t>
      </w:r>
      <w:r w:rsidRPr="006102F2">
        <w:rPr>
          <w:rFonts w:cstheme="minorHAnsi"/>
          <w:b w:val="0"/>
          <w:color w:val="auto"/>
          <w:sz w:val="20"/>
          <w:szCs w:val="20"/>
        </w:rPr>
        <w:fldChar w:fldCharType="begin"/>
      </w:r>
      <w:r w:rsidRPr="006102F2">
        <w:rPr>
          <w:rFonts w:cstheme="minorHAnsi"/>
          <w:b w:val="0"/>
          <w:color w:val="auto"/>
          <w:sz w:val="20"/>
          <w:szCs w:val="20"/>
        </w:rPr>
        <w:instrText xml:space="preserve"> SEQ Table \* ARABIC </w:instrText>
      </w:r>
      <w:r w:rsidRPr="006102F2">
        <w:rPr>
          <w:rFonts w:cstheme="minorHAnsi"/>
          <w:b w:val="0"/>
          <w:color w:val="auto"/>
          <w:sz w:val="20"/>
          <w:szCs w:val="20"/>
        </w:rPr>
        <w:fldChar w:fldCharType="separate"/>
      </w:r>
      <w:r w:rsidRPr="006102F2">
        <w:rPr>
          <w:rFonts w:cstheme="minorHAnsi"/>
          <w:b w:val="0"/>
          <w:noProof/>
          <w:color w:val="auto"/>
          <w:sz w:val="20"/>
          <w:szCs w:val="20"/>
        </w:rPr>
        <w:t>1</w:t>
      </w:r>
      <w:r w:rsidRPr="006102F2">
        <w:rPr>
          <w:rFonts w:cstheme="minorHAnsi"/>
          <w:b w:val="0"/>
          <w:noProof/>
          <w:color w:val="auto"/>
          <w:sz w:val="20"/>
          <w:szCs w:val="20"/>
        </w:rPr>
        <w:fldChar w:fldCharType="end"/>
      </w:r>
      <w:r w:rsidRPr="006102F2">
        <w:rPr>
          <w:rFonts w:cstheme="minorHAnsi"/>
          <w:b w:val="0"/>
          <w:color w:val="auto"/>
          <w:sz w:val="20"/>
          <w:szCs w:val="20"/>
        </w:rPr>
        <w:t xml:space="preserve"> Revision Record</w:t>
      </w:r>
    </w:p>
    <w:p w14:paraId="37881985" w14:textId="77777777" w:rsidR="006102F2" w:rsidRPr="006102F2" w:rsidRDefault="006102F2" w:rsidP="006102F2">
      <w:pPr>
        <w:rPr>
          <w:rFonts w:cstheme="minorHAnsi"/>
          <w:sz w:val="20"/>
          <w:szCs w:val="20"/>
          <w:lang w:val="fr-FR"/>
        </w:rPr>
      </w:pPr>
    </w:p>
    <w:p w14:paraId="7B47E193" w14:textId="77777777" w:rsidR="006102F2" w:rsidRPr="006102F2" w:rsidRDefault="006102F2" w:rsidP="006102F2">
      <w:pPr>
        <w:pStyle w:val="NoSpacing"/>
        <w:rPr>
          <w:rFonts w:asciiTheme="minorHAnsi" w:hAnsiTheme="minorHAnsi" w:cstheme="minorHAnsi"/>
          <w:b/>
          <w:color w:val="009AA6"/>
          <w:sz w:val="20"/>
          <w:szCs w:val="20"/>
          <w:lang w:val="fr-FR"/>
        </w:rPr>
      </w:pPr>
      <w:r w:rsidRPr="006102F2">
        <w:rPr>
          <w:rFonts w:asciiTheme="minorHAnsi" w:hAnsiTheme="minorHAnsi" w:cstheme="minorHAnsi"/>
          <w:b/>
          <w:color w:val="009AA6"/>
          <w:sz w:val="20"/>
          <w:szCs w:val="20"/>
          <w:lang w:val="fr-FR"/>
        </w:rPr>
        <w:t>DOCUMENT CHANGE CONTROL</w:t>
      </w:r>
    </w:p>
    <w:p w14:paraId="0FA5B193" w14:textId="77777777" w:rsidR="006102F2" w:rsidRPr="006102F2" w:rsidRDefault="006102F2" w:rsidP="006102F2">
      <w:pPr>
        <w:pStyle w:val="NoSpacing"/>
        <w:rPr>
          <w:rFonts w:asciiTheme="minorHAnsi" w:hAnsiTheme="minorHAnsi" w:cstheme="minorHAnsi"/>
          <w:sz w:val="20"/>
          <w:szCs w:val="20"/>
          <w:lang w:val="fr-FR"/>
        </w:rPr>
      </w:pP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368"/>
        <w:gridCol w:w="1854"/>
        <w:gridCol w:w="2113"/>
        <w:gridCol w:w="4226"/>
      </w:tblGrid>
      <w:tr w:rsidR="006102F2" w:rsidRPr="006102F2" w14:paraId="43B941A2" w14:textId="77777777" w:rsidTr="003F7623">
        <w:trPr>
          <w:trHeight w:val="494"/>
        </w:trPr>
        <w:tc>
          <w:tcPr>
            <w:tcW w:w="1368" w:type="dxa"/>
            <w:shd w:val="clear" w:color="auto" w:fill="808474"/>
          </w:tcPr>
          <w:p w14:paraId="629A20E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4DED293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Author</w:t>
            </w:r>
          </w:p>
        </w:tc>
        <w:tc>
          <w:tcPr>
            <w:tcW w:w="2113" w:type="dxa"/>
            <w:shd w:val="clear" w:color="auto" w:fill="808474"/>
          </w:tcPr>
          <w:p w14:paraId="1E530105"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 of Issue</w:t>
            </w:r>
          </w:p>
        </w:tc>
        <w:tc>
          <w:tcPr>
            <w:tcW w:w="4226" w:type="dxa"/>
            <w:shd w:val="clear" w:color="auto" w:fill="808474"/>
          </w:tcPr>
          <w:p w14:paraId="715ACEB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Brief Description</w:t>
            </w:r>
          </w:p>
        </w:tc>
      </w:tr>
      <w:tr w:rsidR="006102F2" w:rsidRPr="006102F2" w14:paraId="6FD54390" w14:textId="77777777" w:rsidTr="003F7623">
        <w:trPr>
          <w:trHeight w:val="251"/>
        </w:trPr>
        <w:tc>
          <w:tcPr>
            <w:tcW w:w="1368" w:type="dxa"/>
            <w:shd w:val="clear" w:color="auto" w:fill="EDEEEB"/>
          </w:tcPr>
          <w:p w14:paraId="3517C722" w14:textId="77777777"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Draft</w:t>
            </w:r>
          </w:p>
        </w:tc>
        <w:tc>
          <w:tcPr>
            <w:tcW w:w="1854" w:type="dxa"/>
            <w:shd w:val="clear" w:color="auto" w:fill="EDEEEB"/>
          </w:tcPr>
          <w:p w14:paraId="6C3F30AD" w14:textId="5B3CFD86"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Jose F. Huesca  Vikram Singh</w:t>
            </w:r>
          </w:p>
        </w:tc>
        <w:tc>
          <w:tcPr>
            <w:tcW w:w="2113" w:type="dxa"/>
            <w:shd w:val="clear" w:color="auto" w:fill="EDEEEB"/>
          </w:tcPr>
          <w:p w14:paraId="4F3B4812" w14:textId="728EBE22"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12-Sep-19</w:t>
            </w:r>
          </w:p>
        </w:tc>
        <w:tc>
          <w:tcPr>
            <w:tcW w:w="4226" w:type="dxa"/>
            <w:shd w:val="clear" w:color="auto" w:fill="EDEEEB"/>
          </w:tcPr>
          <w:p w14:paraId="3048B1AF" w14:textId="0175429A"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Document Creation</w:t>
            </w:r>
          </w:p>
        </w:tc>
      </w:tr>
      <w:tr w:rsidR="006102F2" w:rsidRPr="006102F2" w14:paraId="2C41C05D" w14:textId="77777777" w:rsidTr="003F7623">
        <w:trPr>
          <w:trHeight w:val="251"/>
        </w:trPr>
        <w:tc>
          <w:tcPr>
            <w:tcW w:w="1368" w:type="dxa"/>
            <w:shd w:val="clear" w:color="auto" w:fill="EDEEEB"/>
          </w:tcPr>
          <w:p w14:paraId="638DE5F8" w14:textId="5388631E" w:rsidR="006102F2"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55BC4245" w14:textId="42C84011" w:rsidR="006102F2" w:rsidRPr="006102F2" w:rsidRDefault="00521818"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Vikram Singh</w:t>
            </w:r>
          </w:p>
        </w:tc>
        <w:tc>
          <w:tcPr>
            <w:tcW w:w="2113" w:type="dxa"/>
            <w:shd w:val="clear" w:color="auto" w:fill="EDEEEB"/>
          </w:tcPr>
          <w:p w14:paraId="32472F7A" w14:textId="491C703C"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19-Sep-19</w:t>
            </w:r>
          </w:p>
        </w:tc>
        <w:tc>
          <w:tcPr>
            <w:tcW w:w="4226" w:type="dxa"/>
            <w:shd w:val="clear" w:color="auto" w:fill="EDEEEB"/>
          </w:tcPr>
          <w:p w14:paraId="6FF53010" w14:textId="434E628E"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 xml:space="preserve">Updated Sections </w:t>
            </w:r>
          </w:p>
        </w:tc>
      </w:tr>
      <w:tr w:rsidR="006102F2" w:rsidRPr="006102F2" w14:paraId="5891E123" w14:textId="77777777" w:rsidTr="003F7623">
        <w:trPr>
          <w:trHeight w:val="251"/>
        </w:trPr>
        <w:tc>
          <w:tcPr>
            <w:tcW w:w="1368" w:type="dxa"/>
            <w:shd w:val="clear" w:color="auto" w:fill="EDEEEB"/>
          </w:tcPr>
          <w:p w14:paraId="717D6EA6" w14:textId="3AA1F4D9"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740ABF5A" w14:textId="42C8F480" w:rsidR="006102F2" w:rsidRPr="006102F2" w:rsidRDefault="00A9494A" w:rsidP="003F7623">
            <w:pPr>
              <w:pStyle w:val="NoSpacing"/>
              <w:rPr>
                <w:rFonts w:asciiTheme="minorHAnsi" w:hAnsiTheme="minorHAnsi" w:cstheme="minorHAnsi"/>
                <w:sz w:val="20"/>
                <w:szCs w:val="20"/>
              </w:rPr>
            </w:pPr>
            <w:r w:rsidRPr="00A9494A">
              <w:rPr>
                <w:rFonts w:asciiTheme="minorHAnsi" w:hAnsiTheme="minorHAnsi" w:cstheme="minorHAnsi"/>
                <w:sz w:val="20"/>
                <w:szCs w:val="20"/>
              </w:rPr>
              <w:t>Vikram Singh</w:t>
            </w:r>
          </w:p>
        </w:tc>
        <w:tc>
          <w:tcPr>
            <w:tcW w:w="2113" w:type="dxa"/>
            <w:shd w:val="clear" w:color="auto" w:fill="EDEEEB"/>
          </w:tcPr>
          <w:p w14:paraId="5B5BD302" w14:textId="3FBB631C"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24-Sep-19</w:t>
            </w:r>
          </w:p>
        </w:tc>
        <w:tc>
          <w:tcPr>
            <w:tcW w:w="4226" w:type="dxa"/>
            <w:shd w:val="clear" w:color="auto" w:fill="EDEEEB"/>
          </w:tcPr>
          <w:p w14:paraId="6CBAE28B" w14:textId="00F1F726"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p>
        </w:tc>
      </w:tr>
      <w:tr w:rsidR="006102F2" w:rsidRPr="006102F2" w14:paraId="71EC992C" w14:textId="77777777" w:rsidTr="003F7623">
        <w:trPr>
          <w:trHeight w:val="438"/>
        </w:trPr>
        <w:tc>
          <w:tcPr>
            <w:tcW w:w="1368" w:type="dxa"/>
            <w:shd w:val="clear" w:color="auto" w:fill="EDEEEB"/>
          </w:tcPr>
          <w:p w14:paraId="6F76D241" w14:textId="0AB79156" w:rsidR="006102F2" w:rsidRPr="006102F2" w:rsidRDefault="00444D55"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3C6CFFF3" w14:textId="6CDD4742"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Vikram Singh</w:t>
            </w:r>
          </w:p>
        </w:tc>
        <w:tc>
          <w:tcPr>
            <w:tcW w:w="2113" w:type="dxa"/>
            <w:shd w:val="clear" w:color="auto" w:fill="EDEEEB"/>
          </w:tcPr>
          <w:p w14:paraId="3CA3DC54" w14:textId="4A5D7DE4"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26-Sep-19</w:t>
            </w:r>
          </w:p>
        </w:tc>
        <w:tc>
          <w:tcPr>
            <w:tcW w:w="4226" w:type="dxa"/>
            <w:shd w:val="clear" w:color="auto" w:fill="EDEEEB"/>
          </w:tcPr>
          <w:p w14:paraId="75484E31" w14:textId="215FADAF" w:rsidR="006102F2" w:rsidRPr="006102F2" w:rsidRDefault="001E4EB6" w:rsidP="003F4A80">
            <w:pPr>
              <w:pStyle w:val="NoSpacing"/>
              <w:rPr>
                <w:rFonts w:asciiTheme="minorHAnsi" w:hAnsiTheme="minorHAnsi" w:cstheme="minorHAnsi"/>
                <w:sz w:val="20"/>
                <w:szCs w:val="20"/>
              </w:rPr>
            </w:pPr>
            <w:r>
              <w:rPr>
                <w:rFonts w:asciiTheme="minorHAnsi" w:hAnsiTheme="minorHAnsi" w:cstheme="minorHAnsi"/>
                <w:sz w:val="20"/>
                <w:szCs w:val="20"/>
              </w:rPr>
              <w:t xml:space="preserve">Document </w:t>
            </w:r>
            <w:r w:rsidR="003F4A80">
              <w:rPr>
                <w:rFonts w:asciiTheme="minorHAnsi" w:hAnsiTheme="minorHAnsi" w:cstheme="minorHAnsi"/>
                <w:sz w:val="20"/>
                <w:szCs w:val="20"/>
              </w:rPr>
              <w:t>updated</w:t>
            </w:r>
          </w:p>
        </w:tc>
      </w:tr>
      <w:tr w:rsidR="006102F2" w:rsidRPr="006102F2" w14:paraId="15D04784" w14:textId="77777777" w:rsidTr="003F7623">
        <w:trPr>
          <w:trHeight w:val="438"/>
        </w:trPr>
        <w:tc>
          <w:tcPr>
            <w:tcW w:w="1368" w:type="dxa"/>
            <w:shd w:val="clear" w:color="auto" w:fill="EDEEEB"/>
          </w:tcPr>
          <w:p w14:paraId="1CBD1211" w14:textId="76981830" w:rsidR="006102F2" w:rsidRPr="006102F2"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3</w:t>
            </w:r>
          </w:p>
        </w:tc>
        <w:tc>
          <w:tcPr>
            <w:tcW w:w="1854" w:type="dxa"/>
            <w:shd w:val="clear" w:color="auto" w:fill="EDEEEB"/>
          </w:tcPr>
          <w:p w14:paraId="1C6ACB01" w14:textId="182F3C29" w:rsidR="006102F2" w:rsidRPr="006102F2"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Sirish , Arjun</w:t>
            </w:r>
            <w:r w:rsidR="008A47E6">
              <w:rPr>
                <w:rFonts w:asciiTheme="minorHAnsi" w:hAnsiTheme="minorHAnsi" w:cstheme="minorHAnsi"/>
                <w:sz w:val="20"/>
                <w:szCs w:val="20"/>
              </w:rPr>
              <w:t xml:space="preserve"> ModhaVadiya</w:t>
            </w:r>
          </w:p>
        </w:tc>
        <w:tc>
          <w:tcPr>
            <w:tcW w:w="2113" w:type="dxa"/>
            <w:shd w:val="clear" w:color="auto" w:fill="EDEEEB"/>
          </w:tcPr>
          <w:p w14:paraId="47FA9B03" w14:textId="6723ACFC"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30-Sep</w:t>
            </w:r>
            <w:r w:rsidR="003F4A80">
              <w:rPr>
                <w:rFonts w:asciiTheme="minorHAnsi" w:hAnsiTheme="minorHAnsi" w:cstheme="minorHAnsi"/>
                <w:sz w:val="20"/>
                <w:szCs w:val="20"/>
              </w:rPr>
              <w:t>12-Dec-19</w:t>
            </w:r>
          </w:p>
        </w:tc>
        <w:tc>
          <w:tcPr>
            <w:tcW w:w="4226" w:type="dxa"/>
            <w:shd w:val="clear" w:color="auto" w:fill="EDEEEB"/>
          </w:tcPr>
          <w:p w14:paraId="74199E06" w14:textId="2BD54D7D"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GRC Review</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updated</w:t>
            </w:r>
          </w:p>
        </w:tc>
      </w:tr>
      <w:tr w:rsidR="003F4A80" w:rsidRPr="006102F2" w14:paraId="0481C834" w14:textId="77777777" w:rsidTr="003F7623">
        <w:trPr>
          <w:trHeight w:val="438"/>
        </w:trPr>
        <w:tc>
          <w:tcPr>
            <w:tcW w:w="1368" w:type="dxa"/>
            <w:shd w:val="clear" w:color="auto" w:fill="EDEEEB"/>
          </w:tcPr>
          <w:p w14:paraId="38C21E61" w14:textId="53224287" w:rsidR="003F4A80"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4</w:t>
            </w:r>
          </w:p>
        </w:tc>
        <w:tc>
          <w:tcPr>
            <w:tcW w:w="1854" w:type="dxa"/>
            <w:shd w:val="clear" w:color="auto" w:fill="EDEEEB"/>
          </w:tcPr>
          <w:p w14:paraId="0A144EB3" w14:textId="3FEAA846" w:rsidR="003F4A80" w:rsidRDefault="00EB57D9" w:rsidP="001D4982">
            <w:pPr>
              <w:pStyle w:val="NoSpacing"/>
              <w:tabs>
                <w:tab w:val="left" w:pos="690"/>
              </w:tabs>
              <w:rPr>
                <w:rFonts w:asciiTheme="minorHAnsi" w:hAnsiTheme="minorHAnsi" w:cstheme="minorHAnsi"/>
                <w:sz w:val="20"/>
                <w:szCs w:val="20"/>
              </w:rPr>
            </w:pPr>
            <w:r>
              <w:rPr>
                <w:rFonts w:asciiTheme="minorHAnsi" w:hAnsiTheme="minorHAnsi" w:cstheme="minorHAnsi"/>
                <w:sz w:val="20"/>
                <w:szCs w:val="20"/>
              </w:rPr>
              <w:t>Sirish Gautam</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Vikram Singh</w:t>
            </w:r>
          </w:p>
        </w:tc>
        <w:tc>
          <w:tcPr>
            <w:tcW w:w="2113" w:type="dxa"/>
            <w:shd w:val="clear" w:color="auto" w:fill="EDEEEB"/>
          </w:tcPr>
          <w:p w14:paraId="481BEC3D" w14:textId="1BDEB0C7"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12</w:t>
            </w:r>
            <w:r w:rsidR="003F4A80">
              <w:rPr>
                <w:rFonts w:asciiTheme="minorHAnsi" w:hAnsiTheme="minorHAnsi" w:cstheme="minorHAnsi"/>
                <w:sz w:val="20"/>
                <w:szCs w:val="20"/>
              </w:rPr>
              <w:t>13-Dec-19</w:t>
            </w:r>
          </w:p>
        </w:tc>
        <w:tc>
          <w:tcPr>
            <w:tcW w:w="4226" w:type="dxa"/>
            <w:shd w:val="clear" w:color="auto" w:fill="EDEEEB"/>
          </w:tcPr>
          <w:p w14:paraId="7242B760" w14:textId="52BF1D38"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review</w:t>
            </w:r>
          </w:p>
        </w:tc>
      </w:tr>
      <w:tr w:rsidR="003F4A80" w:rsidRPr="006102F2" w14:paraId="3CC0F7A7" w14:textId="77777777" w:rsidTr="003F7623">
        <w:trPr>
          <w:trHeight w:val="438"/>
        </w:trPr>
        <w:tc>
          <w:tcPr>
            <w:tcW w:w="1368" w:type="dxa"/>
            <w:shd w:val="clear" w:color="auto" w:fill="EDEEEB"/>
          </w:tcPr>
          <w:p w14:paraId="56F0190D" w14:textId="77777777" w:rsidR="003F4A80" w:rsidRDefault="003F4A80" w:rsidP="003F7623">
            <w:pPr>
              <w:pStyle w:val="NoSpacing"/>
              <w:rPr>
                <w:rFonts w:asciiTheme="minorHAnsi" w:hAnsiTheme="minorHAnsi" w:cstheme="minorHAnsi"/>
                <w:sz w:val="20"/>
                <w:szCs w:val="20"/>
              </w:rPr>
            </w:pPr>
          </w:p>
        </w:tc>
        <w:tc>
          <w:tcPr>
            <w:tcW w:w="1854" w:type="dxa"/>
            <w:shd w:val="clear" w:color="auto" w:fill="EDEEEB"/>
          </w:tcPr>
          <w:p w14:paraId="53FDDD37" w14:textId="77777777" w:rsidR="003F4A80" w:rsidRDefault="003F4A80" w:rsidP="003F7623">
            <w:pPr>
              <w:pStyle w:val="NoSpacing"/>
              <w:rPr>
                <w:rFonts w:asciiTheme="minorHAnsi" w:hAnsiTheme="minorHAnsi" w:cstheme="minorHAnsi"/>
                <w:sz w:val="20"/>
                <w:szCs w:val="20"/>
              </w:rPr>
            </w:pPr>
          </w:p>
        </w:tc>
        <w:tc>
          <w:tcPr>
            <w:tcW w:w="2113" w:type="dxa"/>
            <w:shd w:val="clear" w:color="auto" w:fill="EDEEEB"/>
          </w:tcPr>
          <w:p w14:paraId="4D1C6A7C" w14:textId="77777777" w:rsidR="003F4A80" w:rsidRDefault="003F4A80" w:rsidP="003F7623">
            <w:pPr>
              <w:pStyle w:val="NoSpacing"/>
              <w:rPr>
                <w:rFonts w:asciiTheme="minorHAnsi" w:hAnsiTheme="minorHAnsi" w:cstheme="minorHAnsi"/>
                <w:sz w:val="20"/>
                <w:szCs w:val="20"/>
              </w:rPr>
            </w:pPr>
          </w:p>
        </w:tc>
        <w:tc>
          <w:tcPr>
            <w:tcW w:w="4226" w:type="dxa"/>
            <w:shd w:val="clear" w:color="auto" w:fill="EDEEEB"/>
          </w:tcPr>
          <w:p w14:paraId="562DF947" w14:textId="77777777" w:rsidR="003F4A80" w:rsidRDefault="003F4A80" w:rsidP="003F7623">
            <w:pPr>
              <w:pStyle w:val="NoSpacing"/>
              <w:rPr>
                <w:rFonts w:asciiTheme="minorHAnsi" w:hAnsiTheme="minorHAnsi" w:cstheme="minorHAnsi"/>
                <w:sz w:val="20"/>
                <w:szCs w:val="20"/>
              </w:rPr>
            </w:pPr>
          </w:p>
        </w:tc>
      </w:tr>
    </w:tbl>
    <w:p w14:paraId="725445D4" w14:textId="77777777" w:rsidR="006102F2" w:rsidRPr="006102F2" w:rsidRDefault="006102F2" w:rsidP="006102F2">
      <w:pPr>
        <w:jc w:val="center"/>
        <w:rPr>
          <w:rFonts w:cstheme="minorHAnsi"/>
          <w:sz w:val="20"/>
          <w:szCs w:val="20"/>
        </w:rPr>
      </w:pPr>
      <w:r w:rsidRPr="006102F2">
        <w:rPr>
          <w:rFonts w:cstheme="minorHAnsi"/>
          <w:sz w:val="20"/>
          <w:szCs w:val="20"/>
        </w:rPr>
        <w:t xml:space="preserve">Table </w:t>
      </w:r>
      <w:r w:rsidRPr="006102F2">
        <w:rPr>
          <w:rFonts w:cstheme="minorHAnsi"/>
          <w:sz w:val="20"/>
          <w:szCs w:val="20"/>
        </w:rPr>
        <w:fldChar w:fldCharType="begin"/>
      </w:r>
      <w:r w:rsidRPr="006102F2">
        <w:rPr>
          <w:rFonts w:cstheme="minorHAnsi"/>
          <w:sz w:val="20"/>
          <w:szCs w:val="20"/>
        </w:rPr>
        <w:instrText xml:space="preserve"> SEQ Table \* ARABIC </w:instrText>
      </w:r>
      <w:r w:rsidRPr="006102F2">
        <w:rPr>
          <w:rFonts w:cstheme="minorHAnsi"/>
          <w:sz w:val="20"/>
          <w:szCs w:val="20"/>
        </w:rPr>
        <w:fldChar w:fldCharType="separate"/>
      </w:r>
      <w:r w:rsidRPr="006102F2">
        <w:rPr>
          <w:rFonts w:cstheme="minorHAnsi"/>
          <w:noProof/>
          <w:sz w:val="20"/>
          <w:szCs w:val="20"/>
        </w:rPr>
        <w:t>2</w:t>
      </w:r>
      <w:r w:rsidRPr="006102F2">
        <w:rPr>
          <w:rFonts w:cstheme="minorHAnsi"/>
          <w:noProof/>
          <w:sz w:val="20"/>
          <w:szCs w:val="20"/>
        </w:rPr>
        <w:fldChar w:fldCharType="end"/>
      </w:r>
      <w:r w:rsidRPr="006102F2">
        <w:rPr>
          <w:rFonts w:cstheme="minorHAnsi"/>
          <w:sz w:val="20"/>
          <w:szCs w:val="20"/>
        </w:rPr>
        <w:t xml:space="preserve"> Document Change Control</w:t>
      </w:r>
    </w:p>
    <w:p w14:paraId="107EF722" w14:textId="574D31DF" w:rsidR="006102F2" w:rsidRPr="006102F2" w:rsidRDefault="006102F2" w:rsidP="006102F2"/>
    <w:p w14:paraId="46DE8AB5" w14:textId="77777777" w:rsidR="006102F2" w:rsidRPr="006102F2" w:rsidRDefault="006102F2">
      <w:pPr>
        <w:rPr>
          <w:rFonts w:cstheme="minorHAnsi"/>
          <w:color w:val="808474" w:themeColor="accent6" w:themeShade="BF"/>
          <w:spacing w:val="-5"/>
          <w:sz w:val="20"/>
          <w:szCs w:val="20"/>
        </w:rPr>
      </w:pPr>
      <w:r w:rsidRPr="006102F2">
        <w:rPr>
          <w:rFonts w:cstheme="minorHAnsi"/>
          <w:color w:val="808474" w:themeColor="accent6" w:themeShade="BF"/>
          <w:sz w:val="20"/>
          <w:szCs w:val="20"/>
        </w:rPr>
        <w:br w:type="page"/>
      </w:r>
    </w:p>
    <w:p w14:paraId="12BEEC94" w14:textId="77777777" w:rsidR="006102F2" w:rsidRPr="006102F2" w:rsidRDefault="006102F2" w:rsidP="0057258B">
      <w:pPr>
        <w:pStyle w:val="Heading1"/>
        <w:numPr>
          <w:ilvl w:val="0"/>
          <w:numId w:val="17"/>
        </w:numPr>
      </w:pPr>
      <w:bookmarkStart w:id="4" w:name="_Toc20397800"/>
      <w:bookmarkStart w:id="5" w:name="_Toc21698899"/>
      <w:r w:rsidRPr="006102F2">
        <w:lastRenderedPageBreak/>
        <w:t>About this Document</w:t>
      </w:r>
      <w:bookmarkEnd w:id="4"/>
      <w:bookmarkEnd w:id="5"/>
      <w:r w:rsidRPr="006102F2">
        <w:t xml:space="preserve">  </w:t>
      </w:r>
    </w:p>
    <w:p w14:paraId="4186AF00" w14:textId="77777777" w:rsidR="006102F2" w:rsidRPr="00337680" w:rsidRDefault="006102F2" w:rsidP="001B59AB">
      <w:pPr>
        <w:pStyle w:val="Heading2"/>
      </w:pPr>
      <w:bookmarkStart w:id="6" w:name="_Toc20397801"/>
      <w:bookmarkStart w:id="7" w:name="_Toc21698900"/>
      <w:r w:rsidRPr="00B24BFC">
        <w:t>Purpose</w:t>
      </w:r>
      <w:bookmarkEnd w:id="6"/>
      <w:bookmarkEnd w:id="7"/>
    </w:p>
    <w:p w14:paraId="239CB4F0" w14:textId="77777777" w:rsidR="007B248F" w:rsidRDefault="007B248F" w:rsidP="00FB225B">
      <w:pPr>
        <w:pStyle w:val="ListParagraph"/>
        <w:ind w:left="0"/>
      </w:pPr>
    </w:p>
    <w:p w14:paraId="12C50335" w14:textId="67774FBC" w:rsidR="00FB225B" w:rsidRDefault="00255FCA" w:rsidP="00FB225B">
      <w:pPr>
        <w:pStyle w:val="ListParagraph"/>
        <w:ind w:left="0"/>
      </w:pPr>
      <w:r>
        <w:t xml:space="preserve">The </w:t>
      </w:r>
      <w:r w:rsidR="001D4982">
        <w:t xml:space="preserve">Technology </w:t>
      </w:r>
      <w:r w:rsidR="00576856" w:rsidRPr="00576856">
        <w:t xml:space="preserve">Assessment template will help </w:t>
      </w:r>
      <w:r w:rsidR="00B919C4">
        <w:t xml:space="preserve">identify solutions that satisfy CWBFG’s business and technical need for </w:t>
      </w:r>
      <w:r w:rsidR="00576856" w:rsidRPr="00576856">
        <w:t xml:space="preserve">scalable, reliable, </w:t>
      </w:r>
      <w:r w:rsidR="00B919C4">
        <w:t xml:space="preserve">secure, </w:t>
      </w:r>
      <w:r w:rsidR="00136DFD">
        <w:t xml:space="preserve">compliant, </w:t>
      </w:r>
      <w:r w:rsidR="006F6159">
        <w:t xml:space="preserve">flexible, </w:t>
      </w:r>
      <w:r w:rsidR="00576856" w:rsidRPr="00576856">
        <w:t>cost-effective</w:t>
      </w:r>
      <w:r w:rsidR="00B919C4">
        <w:t xml:space="preserve"> and strategically aligned investments.  </w:t>
      </w:r>
      <w:r w:rsidR="00576856" w:rsidRPr="00576856">
        <w:t xml:space="preserve">  </w:t>
      </w:r>
    </w:p>
    <w:p w14:paraId="490ED0A4" w14:textId="6837ED0A" w:rsidR="006102F2" w:rsidRDefault="001B59AB" w:rsidP="001B59AB">
      <w:pPr>
        <w:pStyle w:val="Heading2"/>
      </w:pPr>
      <w:bookmarkStart w:id="8" w:name="_Toc20397802"/>
      <w:bookmarkStart w:id="9" w:name="_Toc21698901"/>
      <w:r w:rsidRPr="001B59AB">
        <w:t>Objective</w:t>
      </w:r>
      <w:bookmarkEnd w:id="8"/>
      <w:bookmarkEnd w:id="9"/>
    </w:p>
    <w:p w14:paraId="448D91CB" w14:textId="77777777" w:rsidR="001B59AB" w:rsidRPr="001B59AB" w:rsidRDefault="001B59AB" w:rsidP="001B59AB"/>
    <w:p w14:paraId="05AE051B" w14:textId="28F12DC2" w:rsidR="00F42699" w:rsidRDefault="00136DFD" w:rsidP="006102F2">
      <w:r>
        <w:t xml:space="preserve">The CWBFG business stakeholders are seeking solutions that will </w:t>
      </w:r>
      <w:r w:rsidR="00F42699">
        <w:t>rapidly</w:t>
      </w:r>
      <w:r>
        <w:t xml:space="preserve"> address </w:t>
      </w:r>
      <w:r w:rsidR="00F42699">
        <w:t xml:space="preserve">critical </w:t>
      </w:r>
      <w:r>
        <w:t xml:space="preserve">business needs and provide external customers and the internal workforce with </w:t>
      </w:r>
      <w:r w:rsidR="00F42699">
        <w:t xml:space="preserve">industry leading </w:t>
      </w:r>
      <w:r>
        <w:t>user experience</w:t>
      </w:r>
      <w:r w:rsidR="00F42699">
        <w:t>s</w:t>
      </w:r>
      <w:r>
        <w:t xml:space="preserve">.  </w:t>
      </w:r>
      <w:r w:rsidR="002D6F83">
        <w:t xml:space="preserve">This assessment will assist </w:t>
      </w:r>
      <w:r>
        <w:t>the business in achieving their goals, but with a</w:t>
      </w:r>
      <w:r w:rsidR="00463EF7">
        <w:t>n architectural</w:t>
      </w:r>
      <w:r>
        <w:t xml:space="preserve"> lens that</w:t>
      </w:r>
      <w:r w:rsidR="00F42699">
        <w:t xml:space="preserve"> ensures the partners/</w:t>
      </w:r>
      <w:r w:rsidR="001D4982">
        <w:t xml:space="preserve"> </w:t>
      </w:r>
      <w:r w:rsidR="00F42699">
        <w:t>technologies selected:</w:t>
      </w:r>
    </w:p>
    <w:p w14:paraId="02484CBB" w14:textId="0189113C" w:rsidR="00463EF7" w:rsidRDefault="00463EF7" w:rsidP="00412A16">
      <w:pPr>
        <w:pStyle w:val="ListParagraph"/>
        <w:numPr>
          <w:ilvl w:val="0"/>
          <w:numId w:val="26"/>
        </w:numPr>
      </w:pPr>
      <w:r>
        <w:t>Best align with CWBFG’s Cloud Strategy</w:t>
      </w:r>
    </w:p>
    <w:p w14:paraId="183B9779" w14:textId="1B5841F4" w:rsidR="002D6F83" w:rsidRDefault="00463EF7" w:rsidP="00412A16">
      <w:pPr>
        <w:pStyle w:val="ListParagraph"/>
        <w:numPr>
          <w:ilvl w:val="0"/>
          <w:numId w:val="26"/>
        </w:numPr>
      </w:pPr>
      <w:r>
        <w:t xml:space="preserve">Are </w:t>
      </w:r>
      <w:r w:rsidR="00136DFD">
        <w:t>in strict alignment with CWBFG standards, policies</w:t>
      </w:r>
      <w:r w:rsidR="00F42699">
        <w:t>, existing investments</w:t>
      </w:r>
      <w:r w:rsidR="00136DFD">
        <w:t xml:space="preserve"> and </w:t>
      </w:r>
      <w:r w:rsidR="00F42699">
        <w:t xml:space="preserve">long term </w:t>
      </w:r>
      <w:r w:rsidR="00136DFD">
        <w:t xml:space="preserve">strategies.  </w:t>
      </w:r>
    </w:p>
    <w:p w14:paraId="4385DE87" w14:textId="69922C78" w:rsidR="00463EF7" w:rsidRDefault="00463EF7" w:rsidP="0057258B">
      <w:pPr>
        <w:pStyle w:val="ListParagraph"/>
        <w:numPr>
          <w:ilvl w:val="0"/>
          <w:numId w:val="26"/>
        </w:numPr>
      </w:pPr>
      <w:r>
        <w:t>M</w:t>
      </w:r>
      <w:r w:rsidR="00F42699">
        <w:t xml:space="preserve">eet or exceed </w:t>
      </w:r>
      <w:r>
        <w:t>non-functional requirements</w:t>
      </w:r>
    </w:p>
    <w:p w14:paraId="7DF18B54" w14:textId="351A3F1A" w:rsidR="00463EF7" w:rsidRDefault="00463EF7" w:rsidP="0057258B">
      <w:pPr>
        <w:pStyle w:val="ListParagraph"/>
        <w:numPr>
          <w:ilvl w:val="0"/>
          <w:numId w:val="26"/>
        </w:numPr>
      </w:pPr>
      <w:r>
        <w:t>Meet or exceed regulatory compliance</w:t>
      </w:r>
    </w:p>
    <w:p w14:paraId="41DC08E7" w14:textId="2A539831" w:rsidR="000E7088" w:rsidRDefault="000E7088" w:rsidP="0057258B">
      <w:pPr>
        <w:pStyle w:val="ListParagraph"/>
        <w:numPr>
          <w:ilvl w:val="0"/>
          <w:numId w:val="26"/>
        </w:numPr>
      </w:pPr>
      <w:r>
        <w:t xml:space="preserve">Facilitate smooth migration </w:t>
      </w:r>
      <w:r w:rsidR="00463EF7">
        <w:t>from on premise to cloud hosted solutions</w:t>
      </w:r>
    </w:p>
    <w:p w14:paraId="186420D8" w14:textId="26FEBF41" w:rsidR="002D6F83" w:rsidRDefault="000E7088" w:rsidP="000E7088">
      <w:pPr>
        <w:pStyle w:val="ListParagraph"/>
        <w:numPr>
          <w:ilvl w:val="0"/>
          <w:numId w:val="25"/>
        </w:numPr>
      </w:pPr>
      <w:r>
        <w:t xml:space="preserve">Enhance user adoption and improve </w:t>
      </w:r>
      <w:r w:rsidR="00463EF7">
        <w:t xml:space="preserve">the </w:t>
      </w:r>
      <w:r>
        <w:t xml:space="preserve">overall </w:t>
      </w:r>
      <w:r w:rsidR="00463EF7">
        <w:t xml:space="preserve">user </w:t>
      </w:r>
      <w:r>
        <w:t xml:space="preserve">experience </w:t>
      </w:r>
      <w:r w:rsidR="00463EF7">
        <w:t xml:space="preserve">in </w:t>
      </w:r>
      <w:r>
        <w:t>the new environment</w:t>
      </w:r>
    </w:p>
    <w:p w14:paraId="6A5A7E3E" w14:textId="1D1F1794" w:rsidR="00D53FB3" w:rsidRDefault="00D53FB3" w:rsidP="00D53FB3">
      <w:pPr>
        <w:pStyle w:val="ListParagraph"/>
      </w:pPr>
    </w:p>
    <w:p w14:paraId="4CD837D2" w14:textId="2DC44A74" w:rsidR="00D53FB3" w:rsidRDefault="00D53FB3" w:rsidP="00D53FB3">
      <w:pPr>
        <w:pStyle w:val="ListParagraph"/>
        <w:ind w:left="0"/>
      </w:pPr>
      <w:r w:rsidRPr="00D53FB3">
        <w:lastRenderedPageBreak/>
        <w:t xml:space="preserve">This assessment </w:t>
      </w:r>
      <w:r>
        <w:t xml:space="preserve">entails </w:t>
      </w:r>
      <w:r w:rsidRPr="00D53FB3">
        <w:t xml:space="preserve">evaluation criteria, such as </w:t>
      </w:r>
      <w:r>
        <w:t>business requirements, security,</w:t>
      </w:r>
      <w:r w:rsidRPr="00D53FB3">
        <w:t xml:space="preserve"> integration complexity, interoperability and </w:t>
      </w:r>
      <w:r>
        <w:t>data protection/storage</w:t>
      </w:r>
      <w:r w:rsidRPr="00D53FB3">
        <w:t xml:space="preserve"> applicability. These </w:t>
      </w:r>
      <w:r w:rsidR="001D4982" w:rsidRPr="00D53FB3">
        <w:t>criteria</w:t>
      </w:r>
      <w:r w:rsidRPr="00D53FB3">
        <w:t xml:space="preserve"> </w:t>
      </w:r>
      <w:r>
        <w:t>will assist</w:t>
      </w:r>
      <w:r w:rsidRPr="00D53FB3">
        <w:t xml:space="preserve"> </w:t>
      </w:r>
      <w:r w:rsidR="006F6159">
        <w:t xml:space="preserve">in the selection of components that are aligned to </w:t>
      </w:r>
      <w:r w:rsidRPr="00D53FB3">
        <w:t>architectural design principles</w:t>
      </w:r>
      <w:r w:rsidR="006F6159">
        <w:t xml:space="preserve"> and determined to be strong candidates for cloud adoption rather than on premise hosted solutions.  </w:t>
      </w:r>
    </w:p>
    <w:p w14:paraId="28514BD6" w14:textId="592B730D" w:rsidR="00FB225B" w:rsidRDefault="00FB225B" w:rsidP="00D53FB3">
      <w:pPr>
        <w:pStyle w:val="ListParagraph"/>
        <w:ind w:left="0"/>
      </w:pPr>
    </w:p>
    <w:p w14:paraId="2A39768C" w14:textId="528EF328" w:rsidR="00A016A0" w:rsidRPr="006102F2" w:rsidRDefault="00732DD5" w:rsidP="0057258B">
      <w:pPr>
        <w:pStyle w:val="Heading1"/>
      </w:pPr>
      <w:bookmarkStart w:id="10" w:name="_Toc20397803"/>
      <w:bookmarkStart w:id="11" w:name="_Toc21698902"/>
      <w:r w:rsidRPr="006102F2">
        <w:lastRenderedPageBreak/>
        <w:t xml:space="preserve">Business </w:t>
      </w:r>
      <w:r>
        <w:t>Questions</w:t>
      </w:r>
      <w:bookmarkEnd w:id="10"/>
      <w:bookmarkEnd w:id="11"/>
    </w:p>
    <w:p w14:paraId="2F9DE994" w14:textId="78D8A4DC" w:rsidR="00E32F46" w:rsidRDefault="00E32F46" w:rsidP="001B59AB">
      <w:pPr>
        <w:pStyle w:val="Heading2"/>
      </w:pPr>
      <w:bookmarkStart w:id="12" w:name="_Toc20397804"/>
      <w:bookmarkStart w:id="13" w:name="_Toc21698903"/>
      <w:r w:rsidRPr="00B24BFC">
        <w:t>Service</w:t>
      </w:r>
      <w:r>
        <w:t xml:space="preserve"> Provider</w:t>
      </w:r>
      <w:bookmarkEnd w:id="12"/>
      <w:bookmarkEnd w:id="13"/>
    </w:p>
    <w:tbl>
      <w:tblPr>
        <w:tblStyle w:val="Corporate"/>
        <w:tblW w:w="10110" w:type="dxa"/>
        <w:tblLook w:val="0420" w:firstRow="1" w:lastRow="0" w:firstColumn="0" w:lastColumn="0" w:noHBand="0" w:noVBand="1"/>
      </w:tblPr>
      <w:tblGrid>
        <w:gridCol w:w="4665"/>
        <w:gridCol w:w="5422"/>
        <w:gridCol w:w="23"/>
      </w:tblGrid>
      <w:tr w:rsidR="00E32F46" w:rsidRPr="00B15FCD" w14:paraId="7FE416BA"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78FAE80" w14:textId="77777777" w:rsidR="00E32F46" w:rsidRPr="00E94817" w:rsidRDefault="00E32F46" w:rsidP="00890FD8">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5E2656FD" w14:textId="77777777" w:rsidR="00E32F46" w:rsidRPr="00E94817" w:rsidRDefault="00E32F46" w:rsidP="00890FD8">
            <w:pPr>
              <w:spacing w:after="0" w:line="240" w:lineRule="auto"/>
              <w:rPr>
                <w:b w:val="0"/>
                <w:sz w:val="20"/>
                <w:szCs w:val="20"/>
              </w:rPr>
            </w:pPr>
            <w:r>
              <w:rPr>
                <w:sz w:val="20"/>
                <w:szCs w:val="20"/>
              </w:rPr>
              <w:t>Answer</w:t>
            </w:r>
          </w:p>
        </w:tc>
      </w:tr>
      <w:tr w:rsidR="00E32F46" w:rsidRPr="00B15FCD" w14:paraId="03BCBCF2"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C48D035" w14:textId="3A114491" w:rsidR="00E32F46" w:rsidRPr="00E94817" w:rsidRDefault="00886051" w:rsidP="008C51C5">
            <w:pPr>
              <w:spacing w:after="0" w:line="240" w:lineRule="auto"/>
              <w:rPr>
                <w:sz w:val="20"/>
                <w:szCs w:val="20"/>
              </w:rPr>
            </w:pPr>
            <w:r w:rsidRPr="00886051">
              <w:rPr>
                <w:sz w:val="20"/>
                <w:szCs w:val="20"/>
              </w:rPr>
              <w:t xml:space="preserve">Explain the limitations to how Canadian Western Bank Financial Group (CWBFG) can use the service as outlined in </w:t>
            </w:r>
            <w:r w:rsidR="008C51C5">
              <w:rPr>
                <w:sz w:val="20"/>
                <w:szCs w:val="20"/>
              </w:rPr>
              <w:t>your</w:t>
            </w:r>
            <w:r w:rsidRPr="00886051">
              <w:rPr>
                <w:sz w:val="20"/>
                <w:szCs w:val="20"/>
              </w:rPr>
              <w:t xml:space="preserve"> acceptable usage policies, licensing rights or other usage restrictions.</w:t>
            </w:r>
          </w:p>
        </w:tc>
        <w:tc>
          <w:tcPr>
            <w:tcW w:w="5432" w:type="dxa"/>
            <w:gridSpan w:val="2"/>
          </w:tcPr>
          <w:p w14:paraId="40687E29" w14:textId="12A1C343" w:rsidR="00E32F46" w:rsidRPr="006967EF" w:rsidRDefault="45337850" w:rsidP="006967EF">
            <w:pPr>
              <w:pStyle w:val="BodyCopy"/>
              <w:rPr>
                <w:color w:val="0070C0"/>
                <w:u w:val="single"/>
              </w:rPr>
            </w:pPr>
            <w:ins w:id="14" w:author="Scott Dunbar" w:date="2020-02-14T21:11:00Z">
              <w:r w:rsidRPr="006967EF">
                <w:rPr>
                  <w:color w:val="0070C0"/>
                  <w:u w:val="single"/>
                </w:rPr>
                <w:t xml:space="preserve">The </w:t>
              </w:r>
            </w:ins>
            <w:ins w:id="15" w:author="Scott Dunbar" w:date="2020-02-14T21:12:00Z">
              <w:r w:rsidRPr="006967EF">
                <w:rPr>
                  <w:color w:val="0070C0"/>
                  <w:u w:val="single"/>
                </w:rPr>
                <w:t xml:space="preserve">deployed solution is for the sole use of CWBFG and Temenos development personnel.  </w:t>
              </w:r>
            </w:ins>
            <w:ins w:id="16" w:author="Scott Dunbar" w:date="2020-02-14T21:13:00Z">
              <w:r w:rsidRPr="006967EF">
                <w:rPr>
                  <w:color w:val="0070C0"/>
                  <w:u w:val="single"/>
                </w:rPr>
                <w:t xml:space="preserve">It is hosted on Amazon AWS.  AWS has acceptable use criteria that are mostly centered around penetration testing and load testing.  </w:t>
              </w:r>
            </w:ins>
            <w:ins w:id="17" w:author="Scott Dunbar" w:date="2020-02-14T21:14:00Z">
              <w:r w:rsidRPr="006967EF">
                <w:rPr>
                  <w:color w:val="0070C0"/>
                  <w:u w:val="single"/>
                </w:rPr>
                <w:t xml:space="preserve">The AWS acceptable use policy can be read at </w:t>
              </w:r>
              <w:r w:rsidR="00E32F46" w:rsidRPr="006967EF">
                <w:rPr>
                  <w:color w:val="0070C0"/>
                  <w:u w:val="single"/>
                </w:rPr>
                <w:fldChar w:fldCharType="begin"/>
              </w:r>
              <w:r w:rsidR="00E32F46" w:rsidRPr="006967EF">
                <w:rPr>
                  <w:color w:val="0070C0"/>
                  <w:u w:val="single"/>
                </w:rPr>
                <w:instrText xml:space="preserve"> HYPERLINK "https://aws.amazon.com/aup/" </w:instrText>
              </w:r>
              <w:r w:rsidR="00E32F46" w:rsidRPr="006967EF">
                <w:rPr>
                  <w:color w:val="0070C0"/>
                  <w:u w:val="single"/>
                </w:rPr>
                <w:fldChar w:fldCharType="separate"/>
              </w:r>
              <w:r w:rsidRPr="006967EF">
                <w:rPr>
                  <w:color w:val="0070C0"/>
                  <w:u w:val="single"/>
                </w:rPr>
                <w:t>https://aws.amazon.com/aup/</w:t>
              </w:r>
              <w:r w:rsidR="00E32F46" w:rsidRPr="006967EF">
                <w:rPr>
                  <w:color w:val="0070C0"/>
                  <w:u w:val="single"/>
                </w:rPr>
                <w:fldChar w:fldCharType="end"/>
              </w:r>
              <w:r w:rsidRPr="006967EF">
                <w:rPr>
                  <w:color w:val="0070C0"/>
                  <w:u w:val="single"/>
                </w:rPr>
                <w:t xml:space="preserve">.  </w:t>
              </w:r>
            </w:ins>
            <w:r w:rsidR="006967EF" w:rsidRPr="006967EF">
              <w:rPr>
                <w:color w:val="0070C0"/>
                <w:u w:val="single"/>
              </w:rPr>
              <w:t xml:space="preserve">Licensing </w:t>
            </w:r>
            <w:ins w:id="18" w:author="Scott Dunbar" w:date="2020-02-14T21:15:00Z">
              <w:r w:rsidRPr="006967EF">
                <w:rPr>
                  <w:color w:val="0070C0"/>
                  <w:u w:val="single"/>
                </w:rPr>
                <w:t>rights would be contained within the sales contract and/or SOW</w:t>
              </w:r>
            </w:ins>
          </w:p>
        </w:tc>
      </w:tr>
      <w:tr w:rsidR="00E32F46" w:rsidRPr="00B15FCD" w14:paraId="02835E43"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AA93F6A" w14:textId="43802EBD" w:rsidR="00E32F46" w:rsidRPr="00E94817" w:rsidRDefault="00886051" w:rsidP="008C51C5">
            <w:pPr>
              <w:spacing w:after="0" w:line="240" w:lineRule="auto"/>
              <w:rPr>
                <w:sz w:val="20"/>
                <w:szCs w:val="20"/>
              </w:rPr>
            </w:pPr>
            <w:r w:rsidRPr="00FA7258">
              <w:rPr>
                <w:sz w:val="20"/>
                <w:szCs w:val="20"/>
                <w:highlight w:val="yellow"/>
              </w:rPr>
              <w:t>What advance notice will be provided for any change of terms?</w:t>
            </w:r>
          </w:p>
        </w:tc>
        <w:tc>
          <w:tcPr>
            <w:tcW w:w="5432" w:type="dxa"/>
            <w:gridSpan w:val="2"/>
          </w:tcPr>
          <w:p w14:paraId="49F2CBDB" w14:textId="77777777" w:rsidR="00E32F46" w:rsidRPr="00E94817" w:rsidRDefault="00E32F46" w:rsidP="00890FD8">
            <w:pPr>
              <w:spacing w:after="0" w:line="240" w:lineRule="auto"/>
              <w:rPr>
                <w:sz w:val="20"/>
                <w:szCs w:val="20"/>
              </w:rPr>
            </w:pPr>
          </w:p>
        </w:tc>
      </w:tr>
      <w:tr w:rsidR="00E32F46" w:rsidRPr="00B15FCD" w14:paraId="71A555BC"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4C3F1AE" w14:textId="278DEE1D" w:rsidR="00E32F46" w:rsidRPr="00E94817" w:rsidRDefault="008C51C5" w:rsidP="00886051">
            <w:pPr>
              <w:spacing w:after="0" w:line="240" w:lineRule="auto"/>
              <w:rPr>
                <w:sz w:val="20"/>
                <w:szCs w:val="20"/>
              </w:rPr>
            </w:pPr>
            <w:r>
              <w:rPr>
                <w:sz w:val="20"/>
                <w:szCs w:val="20"/>
              </w:rPr>
              <w:t xml:space="preserve">Do you </w:t>
            </w:r>
            <w:r w:rsidR="00886051" w:rsidRPr="00886051">
              <w:rPr>
                <w:sz w:val="20"/>
                <w:szCs w:val="20"/>
              </w:rPr>
              <w:t>have cyber risk insurance in place? If so, please provide coverage details.</w:t>
            </w:r>
          </w:p>
        </w:tc>
        <w:tc>
          <w:tcPr>
            <w:tcW w:w="5432" w:type="dxa"/>
            <w:gridSpan w:val="2"/>
          </w:tcPr>
          <w:p w14:paraId="6C1B62AC" w14:textId="5944C7AE" w:rsidR="00E32F46" w:rsidRPr="00E94817" w:rsidRDefault="45337850" w:rsidP="00890FD8">
            <w:pPr>
              <w:spacing w:after="0" w:line="240" w:lineRule="auto"/>
              <w:rPr>
                <w:sz w:val="20"/>
                <w:szCs w:val="20"/>
              </w:rPr>
            </w:pPr>
            <w:ins w:id="19" w:author="Scott Dunbar" w:date="2020-02-14T21:16:00Z">
              <w:r w:rsidRPr="45337850">
                <w:rPr>
                  <w:sz w:val="20"/>
                  <w:szCs w:val="20"/>
                </w:rPr>
                <w:t>The Temenos security and privacy insurance policy will be sent in a separate communication.</w:t>
              </w:r>
            </w:ins>
          </w:p>
        </w:tc>
      </w:tr>
      <w:tr w:rsidR="00E32F46" w:rsidRPr="00B15FCD" w14:paraId="46013989"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ED7088D" w14:textId="09C3F811" w:rsidR="00E32F46" w:rsidRPr="001D4982" w:rsidRDefault="00F92674" w:rsidP="008C51C5">
            <w:pPr>
              <w:spacing w:after="0" w:line="240" w:lineRule="auto"/>
              <w:rPr>
                <w:color w:val="111111" w:themeColor="text1"/>
                <w:sz w:val="20"/>
                <w:szCs w:val="20"/>
              </w:rPr>
            </w:pPr>
            <w:r w:rsidRPr="001D4982">
              <w:rPr>
                <w:color w:val="111111" w:themeColor="text1"/>
                <w:sz w:val="20"/>
                <w:szCs w:val="20"/>
              </w:rPr>
              <w:t>Has &lt;vendor&gt; experienced any privacy breaches or major security incidents? If yes, what is the nature of the breach?</w:t>
            </w:r>
          </w:p>
        </w:tc>
        <w:tc>
          <w:tcPr>
            <w:tcW w:w="5432" w:type="dxa"/>
            <w:gridSpan w:val="2"/>
          </w:tcPr>
          <w:p w14:paraId="4A7001C8" w14:textId="1E63AE31" w:rsidR="00E32F46" w:rsidRPr="00E94817" w:rsidRDefault="45337850" w:rsidP="00890FD8">
            <w:pPr>
              <w:spacing w:after="0" w:line="240" w:lineRule="auto"/>
              <w:rPr>
                <w:sz w:val="20"/>
                <w:szCs w:val="20"/>
              </w:rPr>
            </w:pPr>
            <w:ins w:id="20" w:author="Scott Dunbar" w:date="2020-02-14T21:16:00Z">
              <w:r w:rsidRPr="45337850">
                <w:rPr>
                  <w:sz w:val="20"/>
                  <w:szCs w:val="20"/>
                </w:rPr>
                <w:t xml:space="preserve">Temenos </w:t>
              </w:r>
            </w:ins>
            <w:ins w:id="21" w:author="Scott Dunbar" w:date="2020-02-14T21:17:00Z">
              <w:r w:rsidRPr="45337850">
                <w:rPr>
                  <w:sz w:val="20"/>
                  <w:szCs w:val="20"/>
                </w:rPr>
                <w:t xml:space="preserve">and Avoka before </w:t>
              </w:r>
            </w:ins>
            <w:ins w:id="22" w:author="Scott Dunbar" w:date="2020-02-14T21:16:00Z">
              <w:r w:rsidRPr="45337850">
                <w:rPr>
                  <w:sz w:val="20"/>
                  <w:szCs w:val="20"/>
                </w:rPr>
                <w:t>has not pu</w:t>
              </w:r>
            </w:ins>
            <w:ins w:id="23" w:author="Scott Dunbar" w:date="2020-02-14T21:17:00Z">
              <w:r w:rsidRPr="45337850">
                <w:rPr>
                  <w:sz w:val="20"/>
                  <w:szCs w:val="20"/>
                </w:rPr>
                <w:t>blished any security breaches in the past year.</w:t>
              </w:r>
            </w:ins>
          </w:p>
        </w:tc>
      </w:tr>
      <w:tr w:rsidR="00F92674" w:rsidRPr="00B15FCD" w14:paraId="4E2FD9E2" w14:textId="77777777" w:rsidTr="45337850">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6E20A85A" w14:textId="77777777" w:rsidR="00F92674" w:rsidRPr="001D4982" w:rsidRDefault="00F92674" w:rsidP="008C51C5">
            <w:pPr>
              <w:spacing w:after="0" w:line="240" w:lineRule="auto"/>
              <w:rPr>
                <w:color w:val="111111" w:themeColor="text1"/>
                <w:sz w:val="20"/>
                <w:szCs w:val="20"/>
              </w:rPr>
            </w:pPr>
            <w:r w:rsidRPr="001D4982">
              <w:rPr>
                <w:color w:val="111111" w:themeColor="text1"/>
                <w:sz w:val="20"/>
                <w:szCs w:val="20"/>
              </w:rPr>
              <w:t>Does &lt;vendor&gt; have an established security program in place?</w:t>
            </w:r>
          </w:p>
        </w:tc>
        <w:tc>
          <w:tcPr>
            <w:tcW w:w="5432" w:type="dxa"/>
          </w:tcPr>
          <w:p w14:paraId="75E786EB" w14:textId="79CAC168" w:rsidR="00F92674" w:rsidRPr="00E94817" w:rsidRDefault="45337850" w:rsidP="00890FD8">
            <w:pPr>
              <w:spacing w:after="0" w:line="240" w:lineRule="auto"/>
              <w:rPr>
                <w:sz w:val="20"/>
                <w:szCs w:val="20"/>
              </w:rPr>
            </w:pPr>
            <w:ins w:id="24" w:author="Scott Dunbar" w:date="2020-02-14T21:17:00Z">
              <w:r w:rsidRPr="45337850">
                <w:rPr>
                  <w:sz w:val="20"/>
                  <w:szCs w:val="20"/>
                </w:rPr>
                <w:t xml:space="preserve">Yes, we have regular external reviews of code and deployments. </w:t>
              </w:r>
            </w:ins>
          </w:p>
        </w:tc>
      </w:tr>
    </w:tbl>
    <w:p w14:paraId="43F72235" w14:textId="53E33FEF" w:rsidR="00B67569" w:rsidRDefault="00B67569" w:rsidP="00E32F46">
      <w:pPr>
        <w:pStyle w:val="BodyCopy"/>
      </w:pPr>
      <w:bookmarkStart w:id="25" w:name="_Hlk34296779"/>
      <w:bookmarkEnd w:id="2"/>
      <w:bookmarkEnd w:id="3"/>
    </w:p>
    <w:p w14:paraId="7AE81189" w14:textId="10A40204" w:rsidR="00E32F46" w:rsidRDefault="00E32F46" w:rsidP="001B59AB">
      <w:pPr>
        <w:pStyle w:val="Heading2"/>
      </w:pPr>
      <w:bookmarkStart w:id="26" w:name="_Toc20397805"/>
      <w:bookmarkStart w:id="27" w:name="_Toc21698904"/>
      <w:r>
        <w:t>Service Level Agreement</w:t>
      </w:r>
      <w:bookmarkEnd w:id="26"/>
      <w:bookmarkEnd w:id="27"/>
    </w:p>
    <w:tbl>
      <w:tblPr>
        <w:tblStyle w:val="Corporate"/>
        <w:tblW w:w="10110" w:type="dxa"/>
        <w:tblLook w:val="0420" w:firstRow="1" w:lastRow="0" w:firstColumn="0" w:lastColumn="0" w:noHBand="0" w:noVBand="1"/>
      </w:tblPr>
      <w:tblGrid>
        <w:gridCol w:w="4678"/>
        <w:gridCol w:w="5432"/>
      </w:tblGrid>
      <w:tr w:rsidR="00E32F46" w:rsidRPr="00B15FCD" w14:paraId="7A1215DF"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09A6F54" w14:textId="77777777" w:rsidR="00E32F46" w:rsidRPr="00E94817" w:rsidRDefault="00E32F46" w:rsidP="00AD68BE">
            <w:pPr>
              <w:spacing w:after="0" w:line="240" w:lineRule="auto"/>
              <w:rPr>
                <w:b w:val="0"/>
                <w:sz w:val="20"/>
                <w:szCs w:val="20"/>
              </w:rPr>
            </w:pPr>
            <w:bookmarkStart w:id="28" w:name="_Hlk34296733"/>
            <w:bookmarkEnd w:id="25"/>
            <w:r>
              <w:rPr>
                <w:sz w:val="20"/>
                <w:szCs w:val="20"/>
              </w:rPr>
              <w:t>Questions</w:t>
            </w:r>
            <w:r w:rsidRPr="00E94817">
              <w:rPr>
                <w:sz w:val="20"/>
                <w:szCs w:val="20"/>
              </w:rPr>
              <w:t xml:space="preserve"> </w:t>
            </w:r>
          </w:p>
        </w:tc>
        <w:tc>
          <w:tcPr>
            <w:tcW w:w="5432" w:type="dxa"/>
          </w:tcPr>
          <w:p w14:paraId="6FADD00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2621E01D"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2DE05EC" w14:textId="0E76D1DF" w:rsidR="00E32F46" w:rsidRPr="00E94817" w:rsidRDefault="00F8702F" w:rsidP="00176AD3">
            <w:pPr>
              <w:spacing w:after="0" w:line="240" w:lineRule="auto"/>
              <w:rPr>
                <w:sz w:val="20"/>
                <w:szCs w:val="20"/>
              </w:rPr>
            </w:pPr>
            <w:r w:rsidRPr="00F8702F">
              <w:rPr>
                <w:sz w:val="20"/>
                <w:szCs w:val="20"/>
              </w:rPr>
              <w:t xml:space="preserve">Describe the </w:t>
            </w:r>
            <w:r w:rsidR="008C51C5">
              <w:rPr>
                <w:sz w:val="20"/>
                <w:szCs w:val="20"/>
              </w:rPr>
              <w:t>Service Level Agreement (</w:t>
            </w:r>
            <w:r w:rsidRPr="00F8702F">
              <w:rPr>
                <w:sz w:val="20"/>
                <w:szCs w:val="20"/>
              </w:rPr>
              <w:t>SLA</w:t>
            </w:r>
            <w:r w:rsidR="008C51C5">
              <w:rPr>
                <w:sz w:val="20"/>
                <w:szCs w:val="20"/>
              </w:rPr>
              <w:t>)</w:t>
            </w:r>
            <w:r w:rsidR="00176AD3">
              <w:rPr>
                <w:sz w:val="20"/>
                <w:szCs w:val="20"/>
              </w:rPr>
              <w:t>.  For example: availability targets, response times, RPO and RTO in the event of a failure, issue resolution targets, etc.</w:t>
            </w:r>
          </w:p>
        </w:tc>
        <w:tc>
          <w:tcPr>
            <w:tcW w:w="5432" w:type="dxa"/>
          </w:tcPr>
          <w:p w14:paraId="3A95F697" w14:textId="36154012" w:rsidR="00E32F46" w:rsidRPr="006967EF" w:rsidRDefault="007A3776" w:rsidP="006967EF">
            <w:pPr>
              <w:pStyle w:val="BodyCopy"/>
              <w:rPr>
                <w:color w:val="0070C0"/>
                <w:u w:val="single"/>
              </w:rPr>
            </w:pPr>
            <w:r w:rsidRPr="006967EF">
              <w:rPr>
                <w:color w:val="0070C0"/>
                <w:u w:val="single"/>
              </w:rPr>
              <w:t>Service Level Agreement information can be found in the Maintenance Terms for Infinity Modules agreement.</w:t>
            </w:r>
          </w:p>
        </w:tc>
      </w:tr>
      <w:tr w:rsidR="00E32F46" w:rsidRPr="00B15FCD" w14:paraId="3F5A8B27"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C9F8987" w14:textId="563C0876" w:rsidR="00E32F46" w:rsidRPr="00E94817" w:rsidRDefault="008C51C5" w:rsidP="00176AD3">
            <w:pPr>
              <w:spacing w:after="0" w:line="240" w:lineRule="auto"/>
              <w:rPr>
                <w:sz w:val="20"/>
                <w:szCs w:val="20"/>
              </w:rPr>
            </w:pPr>
            <w:r>
              <w:rPr>
                <w:sz w:val="20"/>
                <w:szCs w:val="20"/>
              </w:rPr>
              <w:t>Do you</w:t>
            </w:r>
            <w:r w:rsidR="00F8702F" w:rsidRPr="00F8702F">
              <w:rPr>
                <w:sz w:val="20"/>
                <w:szCs w:val="20"/>
              </w:rPr>
              <w:t xml:space="preserve"> provide regular service management reports (e.g., </w:t>
            </w:r>
            <w:r w:rsidR="00176AD3">
              <w:rPr>
                <w:sz w:val="20"/>
                <w:szCs w:val="20"/>
              </w:rPr>
              <w:t>uptime, response time, etc.</w:t>
            </w:r>
            <w:r w:rsidR="00F8702F" w:rsidRPr="00F8702F">
              <w:rPr>
                <w:sz w:val="20"/>
                <w:szCs w:val="20"/>
              </w:rPr>
              <w:t>)? If so, state the frequency of such reporting.</w:t>
            </w:r>
          </w:p>
        </w:tc>
        <w:tc>
          <w:tcPr>
            <w:tcW w:w="5432" w:type="dxa"/>
          </w:tcPr>
          <w:p w14:paraId="0F6C0DD0" w14:textId="7FC59168" w:rsidR="00E32F46" w:rsidRPr="006967EF" w:rsidRDefault="007A3776" w:rsidP="006967EF">
            <w:pPr>
              <w:pStyle w:val="BodyCopy"/>
              <w:rPr>
                <w:color w:val="0070C0"/>
                <w:u w:val="single"/>
              </w:rPr>
            </w:pPr>
            <w:r w:rsidRPr="006967EF">
              <w:rPr>
                <w:color w:val="0070C0"/>
                <w:u w:val="single"/>
              </w:rPr>
              <w:t>Service Level Agreement information can be found in the Maintenance Terms for Infinity Modules agreement.</w:t>
            </w:r>
          </w:p>
        </w:tc>
      </w:tr>
      <w:tr w:rsidR="00E32F46" w:rsidRPr="00B15FCD" w14:paraId="6AB220EB"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991F8D" w14:textId="4A75C532" w:rsidR="00E32F46" w:rsidRPr="00E94817" w:rsidRDefault="00F8702F" w:rsidP="00AD68BE">
            <w:pPr>
              <w:spacing w:after="0" w:line="240" w:lineRule="auto"/>
              <w:rPr>
                <w:sz w:val="20"/>
                <w:szCs w:val="20"/>
              </w:rPr>
            </w:pPr>
            <w:r w:rsidRPr="00F8702F">
              <w:rPr>
                <w:sz w:val="20"/>
                <w:szCs w:val="20"/>
              </w:rPr>
              <w:t>Describe penalties associated with SLA non-compliance.</w:t>
            </w:r>
          </w:p>
        </w:tc>
        <w:tc>
          <w:tcPr>
            <w:tcW w:w="5432" w:type="dxa"/>
          </w:tcPr>
          <w:p w14:paraId="005C2989" w14:textId="1FCE93F9" w:rsidR="00E32F46" w:rsidRPr="006967EF" w:rsidRDefault="007A3776" w:rsidP="006967EF">
            <w:pPr>
              <w:pStyle w:val="BodyCopy"/>
              <w:rPr>
                <w:color w:val="0070C0"/>
                <w:u w:val="single"/>
              </w:rPr>
            </w:pPr>
            <w:r w:rsidRPr="006967EF">
              <w:rPr>
                <w:color w:val="0070C0"/>
                <w:u w:val="single"/>
              </w:rPr>
              <w:t>Service Level Agreement information can be found in the Maintenance Terms for Infinity Modules agreement.</w:t>
            </w:r>
          </w:p>
        </w:tc>
      </w:tr>
      <w:tr w:rsidR="00176AD3" w:rsidRPr="00B15FCD" w14:paraId="015EC9F7"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EFFA0C7" w14:textId="25632B9C" w:rsidR="00176AD3" w:rsidRPr="00F8702F" w:rsidRDefault="00176AD3" w:rsidP="00AD68BE">
            <w:pPr>
              <w:spacing w:after="0" w:line="240" w:lineRule="auto"/>
              <w:rPr>
                <w:sz w:val="20"/>
                <w:szCs w:val="20"/>
              </w:rPr>
            </w:pPr>
            <w:r>
              <w:rPr>
                <w:sz w:val="20"/>
                <w:szCs w:val="20"/>
              </w:rPr>
              <w:lastRenderedPageBreak/>
              <w:t>What are your uptime/availability statistics?</w:t>
            </w:r>
          </w:p>
        </w:tc>
        <w:tc>
          <w:tcPr>
            <w:tcW w:w="5432" w:type="dxa"/>
          </w:tcPr>
          <w:p w14:paraId="0FC7DC65" w14:textId="4EBA70E3" w:rsidR="00176AD3" w:rsidRPr="006967EF" w:rsidRDefault="007A3776" w:rsidP="006967EF">
            <w:pPr>
              <w:pStyle w:val="BodyCopy"/>
              <w:rPr>
                <w:color w:val="0070C0"/>
                <w:u w:val="single"/>
              </w:rPr>
            </w:pPr>
            <w:r w:rsidRPr="006967EF">
              <w:rPr>
                <w:color w:val="0070C0"/>
                <w:u w:val="single"/>
              </w:rPr>
              <w:t>Service Level Agreement information can be found in the Maintenance Terms for Infinity Modules agreement.</w:t>
            </w:r>
          </w:p>
        </w:tc>
      </w:tr>
      <w:bookmarkEnd w:id="28"/>
    </w:tbl>
    <w:p w14:paraId="7A6CA11D" w14:textId="3C0327D9" w:rsidR="00B41A20" w:rsidRDefault="00B41A20" w:rsidP="00E32F46">
      <w:pPr>
        <w:pStyle w:val="BodyCopy"/>
      </w:pPr>
    </w:p>
    <w:p w14:paraId="393F85EB" w14:textId="372AD515" w:rsidR="00E32F46" w:rsidRDefault="00E32F46" w:rsidP="001B59AB">
      <w:pPr>
        <w:pStyle w:val="Heading2"/>
      </w:pPr>
      <w:bookmarkStart w:id="29" w:name="_Toc20397806"/>
      <w:bookmarkStart w:id="30" w:name="_Toc21698905"/>
      <w:r>
        <w:t>Third Party</w:t>
      </w:r>
      <w:bookmarkEnd w:id="29"/>
      <w:bookmarkEnd w:id="30"/>
    </w:p>
    <w:tbl>
      <w:tblPr>
        <w:tblStyle w:val="Corporate"/>
        <w:tblW w:w="10110" w:type="dxa"/>
        <w:tblLook w:val="0420" w:firstRow="1" w:lastRow="0" w:firstColumn="0" w:lastColumn="0" w:noHBand="0" w:noVBand="1"/>
      </w:tblPr>
      <w:tblGrid>
        <w:gridCol w:w="4678"/>
        <w:gridCol w:w="5432"/>
      </w:tblGrid>
      <w:tr w:rsidR="00E32F46" w:rsidRPr="00B15FCD" w14:paraId="0930CBEB"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50165E1"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AE5CF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660A5769"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0BB097" w14:textId="0AB4AD39" w:rsidR="00E32F46" w:rsidRPr="001D4982" w:rsidRDefault="008C51C5" w:rsidP="008C51C5">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use a third party</w:t>
            </w:r>
            <w:r w:rsidR="00371234" w:rsidRPr="001D4982">
              <w:rPr>
                <w:color w:val="111111" w:themeColor="text1"/>
                <w:sz w:val="20"/>
                <w:szCs w:val="20"/>
              </w:rPr>
              <w:t>/sub-contractors</w:t>
            </w:r>
            <w:r w:rsidR="00B41A20" w:rsidRPr="001D4982">
              <w:rPr>
                <w:color w:val="111111" w:themeColor="text1"/>
                <w:sz w:val="20"/>
              </w:rPr>
              <w:t xml:space="preserve"> </w:t>
            </w:r>
            <w:r w:rsidR="00B41A20" w:rsidRPr="001D4982">
              <w:rPr>
                <w:color w:val="111111" w:themeColor="text1"/>
                <w:sz w:val="20"/>
                <w:szCs w:val="20"/>
              </w:rPr>
              <w:t xml:space="preserve">to provide the required services? If so, explain the services to be provided by the third party, the type of relationship </w:t>
            </w:r>
            <w:r w:rsidRPr="001D4982">
              <w:rPr>
                <w:color w:val="111111" w:themeColor="text1"/>
                <w:sz w:val="20"/>
                <w:szCs w:val="20"/>
              </w:rPr>
              <w:t>held with</w:t>
            </w:r>
            <w:r w:rsidR="00B41A20" w:rsidRPr="001D4982">
              <w:rPr>
                <w:color w:val="111111" w:themeColor="text1"/>
                <w:sz w:val="20"/>
                <w:szCs w:val="20"/>
              </w:rPr>
              <w:t xml:space="preserve"> the third party, where the third party is located and if at any time </w:t>
            </w:r>
            <w:r w:rsidRPr="001D4982">
              <w:rPr>
                <w:color w:val="111111" w:themeColor="text1"/>
                <w:sz w:val="20"/>
                <w:szCs w:val="20"/>
              </w:rPr>
              <w:t>the third party</w:t>
            </w:r>
            <w:r w:rsidR="00B41A20" w:rsidRPr="001D4982">
              <w:rPr>
                <w:color w:val="111111" w:themeColor="text1"/>
                <w:sz w:val="20"/>
                <w:szCs w:val="20"/>
              </w:rPr>
              <w:t xml:space="preserve"> would store </w:t>
            </w:r>
            <w:r w:rsidR="008A47E6" w:rsidRPr="001D4982">
              <w:rPr>
                <w:color w:val="111111" w:themeColor="text1"/>
                <w:sz w:val="20"/>
                <w:szCs w:val="20"/>
              </w:rPr>
              <w:t xml:space="preserve">or process </w:t>
            </w:r>
            <w:r w:rsidR="00B41A20" w:rsidRPr="001D4982">
              <w:rPr>
                <w:color w:val="111111" w:themeColor="text1"/>
                <w:sz w:val="20"/>
                <w:szCs w:val="20"/>
              </w:rPr>
              <w:t>CWBFG data.</w:t>
            </w:r>
          </w:p>
        </w:tc>
        <w:tc>
          <w:tcPr>
            <w:tcW w:w="5432" w:type="dxa"/>
          </w:tcPr>
          <w:p w14:paraId="4B826FDD" w14:textId="1358351B" w:rsidR="00E32F46" w:rsidRPr="00E94817" w:rsidRDefault="45337850" w:rsidP="00AD68BE">
            <w:pPr>
              <w:spacing w:after="0" w:line="240" w:lineRule="auto"/>
              <w:rPr>
                <w:sz w:val="20"/>
                <w:szCs w:val="20"/>
              </w:rPr>
            </w:pPr>
            <w:ins w:id="31" w:author="Scott Dunbar" w:date="2020-02-14T21:19:00Z">
              <w:r w:rsidRPr="45337850">
                <w:rPr>
                  <w:sz w:val="20"/>
                  <w:szCs w:val="20"/>
                </w:rPr>
                <w:t xml:space="preserve">Yes, Temenos contracts with various third parties and sub-contractors during the development cycle as engineering resources.  </w:t>
              </w:r>
            </w:ins>
            <w:ins w:id="32" w:author="Scott Dunbar" w:date="2020-02-14T21:20:00Z">
              <w:r w:rsidRPr="45337850">
                <w:rPr>
                  <w:sz w:val="20"/>
                  <w:szCs w:val="20"/>
                </w:rPr>
                <w:t xml:space="preserve">The agreement can be between Temenos and the </w:t>
              </w:r>
              <w:r w:rsidRPr="006967EF">
                <w:rPr>
                  <w:rFonts w:asciiTheme="majorHAnsi" w:hAnsiTheme="majorHAnsi" w:cstheme="majorHAnsi"/>
                  <w:color w:val="0070C0"/>
                  <w:sz w:val="20"/>
                  <w:szCs w:val="20"/>
                  <w:u w:val="single"/>
                </w:rPr>
                <w:t xml:space="preserve">third party or direct between CWBFG and the third party.  The third party would be subject to </w:t>
              </w:r>
            </w:ins>
            <w:ins w:id="33" w:author="Scott Dunbar" w:date="2020-02-14T21:21:00Z">
              <w:r w:rsidRPr="006967EF">
                <w:rPr>
                  <w:rFonts w:asciiTheme="majorHAnsi" w:hAnsiTheme="majorHAnsi" w:cstheme="majorHAnsi"/>
                  <w:color w:val="0070C0"/>
                  <w:sz w:val="20"/>
                  <w:szCs w:val="20"/>
                  <w:u w:val="single"/>
                </w:rPr>
                <w:t xml:space="preserve">the same </w:t>
              </w:r>
            </w:ins>
            <w:r w:rsidR="006967EF" w:rsidRPr="006967EF">
              <w:rPr>
                <w:rFonts w:asciiTheme="majorHAnsi" w:hAnsiTheme="majorHAnsi" w:cstheme="majorHAnsi"/>
                <w:color w:val="0070C0"/>
                <w:sz w:val="20"/>
                <w:szCs w:val="20"/>
                <w:u w:val="single"/>
              </w:rPr>
              <w:t>restrictions</w:t>
            </w:r>
            <w:ins w:id="34" w:author="Scott Dunbar" w:date="2020-02-14T21:21:00Z">
              <w:r w:rsidRPr="45337850">
                <w:rPr>
                  <w:sz w:val="20"/>
                  <w:szCs w:val="20"/>
                </w:rPr>
                <w:t xml:space="preserve"> </w:t>
              </w:r>
            </w:ins>
          </w:p>
        </w:tc>
      </w:tr>
      <w:tr w:rsidR="00E32F46" w:rsidRPr="00B15FCD" w14:paraId="6755147A"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5C84717" w14:textId="4A7F6B15" w:rsidR="00E32F46" w:rsidRPr="001D4982" w:rsidRDefault="00820777" w:rsidP="00F466FC">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monitor service continuity with upstream providers</w:t>
            </w:r>
            <w:r w:rsidR="00F466FC" w:rsidRPr="001D4982">
              <w:rPr>
                <w:color w:val="111111" w:themeColor="text1"/>
                <w:sz w:val="20"/>
                <w:szCs w:val="20"/>
              </w:rPr>
              <w:t xml:space="preserve"> and are you able to proactively identify issues with these providers that could impact the quality of service provided by you?  </w:t>
            </w:r>
          </w:p>
        </w:tc>
        <w:tc>
          <w:tcPr>
            <w:tcW w:w="5432" w:type="dxa"/>
          </w:tcPr>
          <w:p w14:paraId="5F5BFF11" w14:textId="00DEC652" w:rsidR="00E32F46" w:rsidRPr="00E94817" w:rsidRDefault="45337850" w:rsidP="00AD68BE">
            <w:pPr>
              <w:spacing w:after="0" w:line="240" w:lineRule="auto"/>
              <w:rPr>
                <w:sz w:val="20"/>
                <w:szCs w:val="20"/>
              </w:rPr>
            </w:pPr>
            <w:ins w:id="35" w:author="Scott Dunbar" w:date="2020-02-14T21:22:00Z">
              <w:r w:rsidRPr="45337850">
                <w:rPr>
                  <w:sz w:val="20"/>
                  <w:szCs w:val="20"/>
                </w:rPr>
                <w:t>Each integration maintains a log of communication errors and issu</w:t>
              </w:r>
            </w:ins>
            <w:ins w:id="36" w:author="Scott Dunbar" w:date="2020-02-14T21:25:00Z">
              <w:r w:rsidRPr="45337850">
                <w:rPr>
                  <w:sz w:val="20"/>
                  <w:szCs w:val="20"/>
                </w:rPr>
                <w:t>es.  External systems can subscribe to these messages to p</w:t>
              </w:r>
            </w:ins>
            <w:ins w:id="37" w:author="Scott Dunbar" w:date="2020-02-14T21:26:00Z">
              <w:r w:rsidRPr="45337850">
                <w:rPr>
                  <w:sz w:val="20"/>
                  <w:szCs w:val="20"/>
                </w:rPr>
                <w:t>rovide outage warnings.  The integration does not provide this out of the box.</w:t>
              </w:r>
            </w:ins>
          </w:p>
        </w:tc>
      </w:tr>
      <w:tr w:rsidR="00AF62CC" w:rsidRPr="00B15FCD" w14:paraId="3185840F"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06619BB" w14:textId="77777777" w:rsidR="00AF62CC" w:rsidRPr="001D4982" w:rsidRDefault="00AF62CC" w:rsidP="00F466FC">
            <w:pPr>
              <w:spacing w:after="0" w:line="240" w:lineRule="auto"/>
              <w:rPr>
                <w:color w:val="111111" w:themeColor="text1"/>
                <w:sz w:val="20"/>
                <w:szCs w:val="20"/>
              </w:rPr>
            </w:pPr>
            <w:r w:rsidRPr="001D4982">
              <w:rPr>
                <w:color w:val="111111" w:themeColor="text1"/>
                <w:sz w:val="20"/>
                <w:szCs w:val="20"/>
              </w:rPr>
              <w:t>If &lt;vendor&gt;s data or systems are being hosted by a third-party vendor, do agreements and contracts with subcontractors and outsourcing service providers include security and confidentiality requirements?</w:t>
            </w:r>
          </w:p>
        </w:tc>
        <w:tc>
          <w:tcPr>
            <w:tcW w:w="5432" w:type="dxa"/>
          </w:tcPr>
          <w:p w14:paraId="77F5F359" w14:textId="34440EB5" w:rsidR="00AF62CC" w:rsidRPr="00E94817" w:rsidRDefault="45337850" w:rsidP="45337850">
            <w:pPr>
              <w:spacing w:after="0" w:line="240" w:lineRule="auto"/>
              <w:rPr>
                <w:sz w:val="20"/>
                <w:szCs w:val="20"/>
              </w:rPr>
            </w:pPr>
            <w:ins w:id="38" w:author="Scott Dunbar" w:date="2020-02-14T21:26:00Z">
              <w:r w:rsidRPr="45337850">
                <w:rPr>
                  <w:sz w:val="20"/>
                  <w:szCs w:val="20"/>
                </w:rPr>
                <w:t>Yes, the system is hosted by Amazon AWS</w:t>
              </w:r>
            </w:ins>
            <w:ins w:id="39" w:author="Scott Dunbar" w:date="2020-02-14T21:27:00Z">
              <w:r w:rsidRPr="45337850">
                <w:rPr>
                  <w:sz w:val="20"/>
                  <w:szCs w:val="20"/>
                </w:rPr>
                <w:t xml:space="preserve"> and confidentiality and security are covered </w:t>
              </w:r>
            </w:ins>
            <w:ins w:id="40" w:author="Scott Dunbar" w:date="2020-02-14T21:28:00Z">
              <w:r w:rsidRPr="45337850">
                <w:rPr>
                  <w:sz w:val="20"/>
                  <w:szCs w:val="20"/>
                </w:rPr>
                <w:t>at https://aws.amazon.com/agreement/</w:t>
              </w:r>
            </w:ins>
          </w:p>
        </w:tc>
      </w:tr>
      <w:tr w:rsidR="00CD5982" w:rsidRPr="00B15FCD" w14:paraId="01B33C3B"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280E7C" w14:textId="77777777" w:rsidR="00CD5982" w:rsidRPr="001D4982" w:rsidRDefault="00CD5982" w:rsidP="00F466FC">
            <w:pPr>
              <w:spacing w:after="0" w:line="240" w:lineRule="auto"/>
              <w:rPr>
                <w:color w:val="111111" w:themeColor="text1"/>
                <w:sz w:val="20"/>
                <w:szCs w:val="20"/>
              </w:rPr>
            </w:pPr>
            <w:r w:rsidRPr="001D4982">
              <w:rPr>
                <w:color w:val="111111" w:themeColor="text1"/>
                <w:sz w:val="20"/>
                <w:szCs w:val="20"/>
              </w:rPr>
              <w:t>If data or systems are being hosted by a third-party, what controls are in place to prevent theft of data?</w:t>
            </w:r>
          </w:p>
        </w:tc>
        <w:tc>
          <w:tcPr>
            <w:tcW w:w="5432" w:type="dxa"/>
          </w:tcPr>
          <w:p w14:paraId="1DC09F7D" w14:textId="1A848706" w:rsidR="00CD5982" w:rsidRPr="00E94817" w:rsidRDefault="45337850" w:rsidP="45337850">
            <w:pPr>
              <w:spacing w:after="0" w:line="240" w:lineRule="auto"/>
              <w:rPr>
                <w:sz w:val="20"/>
                <w:szCs w:val="20"/>
              </w:rPr>
            </w:pPr>
            <w:ins w:id="41" w:author="Scott Dunbar" w:date="2020-02-14T21:28:00Z">
              <w:r w:rsidRPr="45337850">
                <w:rPr>
                  <w:sz w:val="20"/>
                  <w:szCs w:val="20"/>
                </w:rPr>
                <w:t>Temenos uses industry best practices, coupled with extensive experience hosting financial data information</w:t>
              </w:r>
            </w:ins>
            <w:ins w:id="42" w:author="Scott Dunbar" w:date="2020-02-14T21:29:00Z">
              <w:r w:rsidRPr="45337850">
                <w:rPr>
                  <w:sz w:val="20"/>
                  <w:szCs w:val="20"/>
                </w:rPr>
                <w:t xml:space="preserve"> to control access to all data.  Amazon also has controls defined in https://aws.amazon.com/agreement/</w:t>
              </w:r>
            </w:ins>
          </w:p>
        </w:tc>
      </w:tr>
    </w:tbl>
    <w:p w14:paraId="175CD02D" w14:textId="78C6930A" w:rsidR="00E32F46" w:rsidRDefault="00E32F46" w:rsidP="00E32F46">
      <w:pPr>
        <w:pStyle w:val="BodyCopy"/>
      </w:pPr>
    </w:p>
    <w:p w14:paraId="7503DD8B" w14:textId="77777777" w:rsidR="00C2382E" w:rsidRDefault="00C2382E" w:rsidP="00E32F46">
      <w:pPr>
        <w:pStyle w:val="BodyCopy"/>
      </w:pPr>
    </w:p>
    <w:p w14:paraId="65DDFA6C" w14:textId="55B44A26" w:rsidR="00E32F46" w:rsidRDefault="00793A4A" w:rsidP="001B59AB">
      <w:pPr>
        <w:pStyle w:val="Heading2"/>
      </w:pPr>
      <w:bookmarkStart w:id="43" w:name="_Toc20397807"/>
      <w:bookmarkStart w:id="44" w:name="_Toc21698906"/>
      <w:bookmarkStart w:id="45" w:name="_Hlk34296769"/>
      <w:r>
        <w:t>D</w:t>
      </w:r>
      <w:r w:rsidR="00581E5A" w:rsidRPr="00581E5A">
        <w:t xml:space="preserve">isaster </w:t>
      </w:r>
      <w:r>
        <w:t>R</w:t>
      </w:r>
      <w:r w:rsidRPr="00581E5A">
        <w:t xml:space="preserve">ecovery </w:t>
      </w:r>
      <w:r w:rsidR="00581E5A" w:rsidRPr="00581E5A">
        <w:t xml:space="preserve">/ </w:t>
      </w:r>
      <w:r>
        <w:t>C</w:t>
      </w:r>
      <w:r w:rsidRPr="00581E5A">
        <w:t>ontinuity</w:t>
      </w:r>
      <w:bookmarkEnd w:id="43"/>
      <w:bookmarkEnd w:id="44"/>
    </w:p>
    <w:tbl>
      <w:tblPr>
        <w:tblStyle w:val="Corporate"/>
        <w:tblW w:w="10110" w:type="dxa"/>
        <w:tblLook w:val="0420" w:firstRow="1" w:lastRow="0" w:firstColumn="0" w:lastColumn="0" w:noHBand="0" w:noVBand="1"/>
      </w:tblPr>
      <w:tblGrid>
        <w:gridCol w:w="4678"/>
        <w:gridCol w:w="5432"/>
      </w:tblGrid>
      <w:tr w:rsidR="00E32F46" w:rsidRPr="00B15FCD" w14:paraId="272E02B2"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81D8A72"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054FB01"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5FBEAF2C"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2A3C62" w14:textId="5FE92D4B" w:rsidR="00E32F46" w:rsidRPr="00E94817" w:rsidRDefault="007956F4" w:rsidP="007956F4">
            <w:pPr>
              <w:spacing w:after="0" w:line="240" w:lineRule="auto"/>
              <w:rPr>
                <w:sz w:val="20"/>
                <w:szCs w:val="20"/>
              </w:rPr>
            </w:pPr>
            <w:r w:rsidRPr="007956F4">
              <w:rPr>
                <w:sz w:val="20"/>
                <w:szCs w:val="20"/>
              </w:rPr>
              <w:t>Please provide a summary of your proposed business continuity procedure in the event of major</w:t>
            </w:r>
            <w:r w:rsidR="00E35252">
              <w:rPr>
                <w:sz w:val="20"/>
                <w:szCs w:val="20"/>
              </w:rPr>
              <w:t xml:space="preserve"> t</w:t>
            </w:r>
            <w:r w:rsidRPr="007956F4">
              <w:rPr>
                <w:sz w:val="20"/>
                <w:szCs w:val="20"/>
              </w:rPr>
              <w:t>echnical and/or operational disruptions. This will include yo</w:t>
            </w:r>
            <w:r>
              <w:rPr>
                <w:sz w:val="20"/>
                <w:szCs w:val="20"/>
              </w:rPr>
              <w:t>ur disaster recovery processes.</w:t>
            </w:r>
          </w:p>
        </w:tc>
        <w:tc>
          <w:tcPr>
            <w:tcW w:w="5432" w:type="dxa"/>
          </w:tcPr>
          <w:p w14:paraId="0E5B4DA7" w14:textId="603B74F1" w:rsidR="00E32F46" w:rsidRPr="007A3776" w:rsidRDefault="45337850" w:rsidP="00AD68BE">
            <w:pPr>
              <w:spacing w:after="0" w:line="240" w:lineRule="auto"/>
              <w:rPr>
                <w:sz w:val="20"/>
                <w:szCs w:val="20"/>
              </w:rPr>
            </w:pPr>
            <w:ins w:id="46" w:author="Scott Dunbar" w:date="2020-02-14T21:29:00Z">
              <w:r w:rsidRPr="006967EF">
                <w:rPr>
                  <w:rFonts w:asciiTheme="majorHAnsi" w:hAnsiTheme="majorHAnsi" w:cstheme="majorHAnsi"/>
                  <w:color w:val="0070C0"/>
                  <w:sz w:val="20"/>
                  <w:szCs w:val="20"/>
                  <w:u w:val="single"/>
                </w:rPr>
                <w:t>Production leve</w:t>
              </w:r>
            </w:ins>
            <w:ins w:id="47" w:author="Scott Dunbar" w:date="2020-02-14T21:30:00Z">
              <w:r w:rsidRPr="006967EF">
                <w:rPr>
                  <w:rFonts w:asciiTheme="majorHAnsi" w:hAnsiTheme="majorHAnsi" w:cstheme="majorHAnsi"/>
                  <w:color w:val="0070C0"/>
                  <w:sz w:val="20"/>
                  <w:szCs w:val="20"/>
                  <w:u w:val="single"/>
                </w:rPr>
                <w:t>l systems are configured to have redundancy in the event of a system fail</w:t>
              </w:r>
            </w:ins>
            <w:ins w:id="48" w:author="Scott Dunbar" w:date="2020-02-14T21:31:00Z">
              <w:r w:rsidRPr="006967EF">
                <w:rPr>
                  <w:rFonts w:asciiTheme="majorHAnsi" w:hAnsiTheme="majorHAnsi" w:cstheme="majorHAnsi"/>
                  <w:color w:val="0070C0"/>
                  <w:sz w:val="20"/>
                  <w:szCs w:val="20"/>
                  <w:u w:val="single"/>
                </w:rPr>
                <w:t xml:space="preserve">ure.  Database information is </w:t>
              </w:r>
            </w:ins>
            <w:r w:rsidR="007A3776" w:rsidRPr="006967EF">
              <w:rPr>
                <w:rFonts w:asciiTheme="majorHAnsi" w:hAnsiTheme="majorHAnsi" w:cstheme="majorHAnsi"/>
                <w:color w:val="0070C0"/>
                <w:sz w:val="20"/>
                <w:szCs w:val="20"/>
                <w:u w:val="single"/>
              </w:rPr>
              <w:t>replicated</w:t>
            </w:r>
            <w:ins w:id="49" w:author="Scott Dunbar" w:date="2020-02-14T21:31:00Z">
              <w:r w:rsidRPr="006967EF">
                <w:rPr>
                  <w:rFonts w:asciiTheme="majorHAnsi" w:hAnsiTheme="majorHAnsi" w:cstheme="majorHAnsi"/>
                  <w:color w:val="0070C0"/>
                  <w:sz w:val="20"/>
                  <w:szCs w:val="20"/>
                  <w:u w:val="single"/>
                </w:rPr>
                <w:t xml:space="preserve"> across multiple Amazon availability zones so that it can be as available as possible.</w:t>
              </w:r>
            </w:ins>
          </w:p>
        </w:tc>
      </w:tr>
      <w:tr w:rsidR="00E32F46" w:rsidRPr="00B15FCD" w14:paraId="658E0893"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1530AF8" w14:textId="1C26F431" w:rsidR="00E32F46" w:rsidRPr="00E94817" w:rsidRDefault="008C51C5" w:rsidP="00E35252">
            <w:pPr>
              <w:spacing w:after="0" w:line="240" w:lineRule="auto"/>
              <w:rPr>
                <w:sz w:val="20"/>
                <w:szCs w:val="20"/>
              </w:rPr>
            </w:pPr>
            <w:r>
              <w:rPr>
                <w:sz w:val="20"/>
                <w:szCs w:val="20"/>
              </w:rPr>
              <w:t>How does your</w:t>
            </w:r>
            <w:r w:rsidR="007956F4" w:rsidRPr="007956F4">
              <w:rPr>
                <w:sz w:val="20"/>
                <w:szCs w:val="20"/>
              </w:rPr>
              <w:t xml:space="preserve"> </w:t>
            </w:r>
            <w:r>
              <w:rPr>
                <w:sz w:val="20"/>
                <w:szCs w:val="20"/>
              </w:rPr>
              <w:t>Disaster Recovery (</w:t>
            </w:r>
            <w:r w:rsidR="007956F4" w:rsidRPr="007956F4">
              <w:rPr>
                <w:sz w:val="20"/>
                <w:szCs w:val="20"/>
              </w:rPr>
              <w:t>DR</w:t>
            </w:r>
            <w:r>
              <w:rPr>
                <w:sz w:val="20"/>
                <w:szCs w:val="20"/>
              </w:rPr>
              <w:t>)</w:t>
            </w:r>
            <w:r w:rsidR="007956F4" w:rsidRPr="007956F4">
              <w:rPr>
                <w:sz w:val="20"/>
                <w:szCs w:val="20"/>
              </w:rPr>
              <w:t xml:space="preserve"> plan address critical service failure, </w:t>
            </w:r>
            <w:r w:rsidR="00E35252">
              <w:rPr>
                <w:sz w:val="20"/>
                <w:szCs w:val="20"/>
              </w:rPr>
              <w:t>p</w:t>
            </w:r>
            <w:r w:rsidR="00E35252" w:rsidRPr="007956F4">
              <w:rPr>
                <w:sz w:val="20"/>
                <w:szCs w:val="20"/>
              </w:rPr>
              <w:t xml:space="preserve">hysical </w:t>
            </w:r>
            <w:r w:rsidR="007956F4" w:rsidRPr="007956F4">
              <w:rPr>
                <w:sz w:val="20"/>
                <w:szCs w:val="20"/>
              </w:rPr>
              <w:t xml:space="preserve">disasters and </w:t>
            </w:r>
            <w:r w:rsidR="00E35252">
              <w:rPr>
                <w:sz w:val="20"/>
                <w:szCs w:val="20"/>
              </w:rPr>
              <w:t>d</w:t>
            </w:r>
            <w:r w:rsidR="007956F4" w:rsidRPr="007956F4">
              <w:rPr>
                <w:sz w:val="20"/>
                <w:szCs w:val="20"/>
              </w:rPr>
              <w:t>enial</w:t>
            </w:r>
            <w:r w:rsidR="00E35252">
              <w:rPr>
                <w:sz w:val="20"/>
                <w:szCs w:val="20"/>
              </w:rPr>
              <w:t>-</w:t>
            </w:r>
            <w:r w:rsidR="00E35252" w:rsidRPr="007956F4">
              <w:rPr>
                <w:sz w:val="20"/>
                <w:szCs w:val="20"/>
              </w:rPr>
              <w:t>of</w:t>
            </w:r>
            <w:r w:rsidR="00E35252">
              <w:rPr>
                <w:sz w:val="20"/>
                <w:szCs w:val="20"/>
              </w:rPr>
              <w:t>-</w:t>
            </w:r>
            <w:r w:rsidR="007956F4" w:rsidRPr="007956F4">
              <w:rPr>
                <w:sz w:val="20"/>
                <w:szCs w:val="20"/>
              </w:rPr>
              <w:t>service</w:t>
            </w:r>
            <w:r w:rsidR="00E35252">
              <w:rPr>
                <w:sz w:val="20"/>
                <w:szCs w:val="20"/>
              </w:rPr>
              <w:t xml:space="preserve"> (DoS)</w:t>
            </w:r>
            <w:r w:rsidR="007956F4" w:rsidRPr="007956F4">
              <w:rPr>
                <w:sz w:val="20"/>
                <w:szCs w:val="20"/>
              </w:rPr>
              <w:t xml:space="preserve"> attack?</w:t>
            </w:r>
          </w:p>
        </w:tc>
        <w:tc>
          <w:tcPr>
            <w:tcW w:w="5432" w:type="dxa"/>
          </w:tcPr>
          <w:p w14:paraId="59D899B8" w14:textId="22F99CD3" w:rsidR="00E32F46" w:rsidRPr="00E94817" w:rsidRDefault="45337850" w:rsidP="00AD68BE">
            <w:pPr>
              <w:spacing w:after="0" w:line="240" w:lineRule="auto"/>
              <w:rPr>
                <w:sz w:val="20"/>
                <w:szCs w:val="20"/>
              </w:rPr>
            </w:pPr>
            <w:ins w:id="50" w:author="Scott Dunbar" w:date="2020-02-14T21:32:00Z">
              <w:r w:rsidRPr="45337850">
                <w:rPr>
                  <w:sz w:val="20"/>
                  <w:szCs w:val="20"/>
                </w:rPr>
                <w:t xml:space="preserve">Services are deployed to redundant systems and physical locations </w:t>
              </w:r>
            </w:ins>
            <w:ins w:id="51" w:author="Scott Dunbar" w:date="2020-02-14T21:33:00Z">
              <w:r w:rsidRPr="45337850">
                <w:rPr>
                  <w:sz w:val="20"/>
                  <w:szCs w:val="20"/>
                </w:rPr>
                <w:t xml:space="preserve">to maintain uptime.  Amazon AWS, coupled with the Temenos deployment configuration, </w:t>
              </w:r>
            </w:ins>
            <w:ins w:id="52" w:author="Scott Dunbar" w:date="2020-02-14T21:34:00Z">
              <w:r w:rsidRPr="45337850">
                <w:rPr>
                  <w:sz w:val="20"/>
                  <w:szCs w:val="20"/>
                </w:rPr>
                <w:t>mitigate DoS attacks at the network layer.</w:t>
              </w:r>
            </w:ins>
          </w:p>
        </w:tc>
      </w:tr>
      <w:tr w:rsidR="00E32F46" w:rsidRPr="00FA7258" w14:paraId="09EDCEAD"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4EBDC5A" w14:textId="103F6145" w:rsidR="00E32F46" w:rsidRPr="00FA7258" w:rsidRDefault="00E03891" w:rsidP="00AD68BE">
            <w:pPr>
              <w:spacing w:after="0" w:line="240" w:lineRule="auto"/>
              <w:rPr>
                <w:sz w:val="20"/>
                <w:szCs w:val="20"/>
                <w:highlight w:val="yellow"/>
              </w:rPr>
            </w:pPr>
            <w:r w:rsidRPr="00FA7258">
              <w:rPr>
                <w:color w:val="111111" w:themeColor="text1"/>
                <w:sz w:val="20"/>
                <w:szCs w:val="20"/>
                <w:highlight w:val="yellow"/>
              </w:rPr>
              <w:lastRenderedPageBreak/>
              <w:t>Does &lt;vendor&gt; have a business continuity and disaster recovery plan in place? Does &lt;vendor&gt; ensure any service providers providing services to CWB also have business continuity and disaster recovery plans? Please attach copies of &lt;vendor&gt; and service provider’s plans.</w:t>
            </w:r>
          </w:p>
        </w:tc>
        <w:tc>
          <w:tcPr>
            <w:tcW w:w="5432" w:type="dxa"/>
          </w:tcPr>
          <w:p w14:paraId="37712038" w14:textId="577E9721" w:rsidR="00E32F46" w:rsidRPr="00FA7258" w:rsidRDefault="006967EF" w:rsidP="00AD68BE">
            <w:pPr>
              <w:spacing w:after="0" w:line="240" w:lineRule="auto"/>
              <w:rPr>
                <w:sz w:val="20"/>
                <w:szCs w:val="20"/>
                <w:highlight w:val="yellow"/>
              </w:rPr>
            </w:pPr>
            <w:r w:rsidRPr="00FA7258">
              <w:rPr>
                <w:sz w:val="20"/>
                <w:szCs w:val="20"/>
                <w:highlight w:val="yellow"/>
              </w:rPr>
              <w:t>Need additional time to answer.</w:t>
            </w:r>
          </w:p>
        </w:tc>
      </w:tr>
      <w:tr w:rsidR="00E32F46" w:rsidRPr="00B15FCD" w14:paraId="076F708D"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31E7D85" w14:textId="5ED1B03E" w:rsidR="00E32F46" w:rsidRPr="00FA7258" w:rsidRDefault="007956F4" w:rsidP="008C51C5">
            <w:pPr>
              <w:spacing w:after="0" w:line="240" w:lineRule="auto"/>
              <w:rPr>
                <w:sz w:val="20"/>
                <w:szCs w:val="20"/>
                <w:highlight w:val="yellow"/>
              </w:rPr>
            </w:pPr>
            <w:r w:rsidRPr="00FA7258">
              <w:rPr>
                <w:sz w:val="20"/>
                <w:szCs w:val="20"/>
                <w:highlight w:val="yellow"/>
              </w:rPr>
              <w:t xml:space="preserve">What service level guarantee does </w:t>
            </w:r>
            <w:r w:rsidR="008C51C5" w:rsidRPr="00FA7258">
              <w:rPr>
                <w:sz w:val="20"/>
                <w:szCs w:val="20"/>
                <w:highlight w:val="yellow"/>
              </w:rPr>
              <w:t xml:space="preserve">you </w:t>
            </w:r>
            <w:r w:rsidRPr="00FA7258">
              <w:rPr>
                <w:sz w:val="20"/>
                <w:szCs w:val="20"/>
                <w:highlight w:val="yellow"/>
              </w:rPr>
              <w:t>offer under recovery conditions</w:t>
            </w:r>
            <w:r w:rsidR="008C51C5" w:rsidRPr="00FA7258">
              <w:rPr>
                <w:sz w:val="20"/>
                <w:szCs w:val="20"/>
                <w:highlight w:val="yellow"/>
              </w:rPr>
              <w:t>?</w:t>
            </w:r>
          </w:p>
        </w:tc>
        <w:tc>
          <w:tcPr>
            <w:tcW w:w="5432" w:type="dxa"/>
          </w:tcPr>
          <w:p w14:paraId="43C21369" w14:textId="6A3990CF" w:rsidR="00E32F46" w:rsidRPr="00E94817" w:rsidRDefault="006967EF" w:rsidP="00AD68BE">
            <w:pPr>
              <w:spacing w:after="0" w:line="240" w:lineRule="auto"/>
              <w:rPr>
                <w:sz w:val="20"/>
                <w:szCs w:val="20"/>
              </w:rPr>
            </w:pPr>
            <w:r w:rsidRPr="00FA7258">
              <w:rPr>
                <w:sz w:val="20"/>
                <w:szCs w:val="20"/>
                <w:highlight w:val="yellow"/>
              </w:rPr>
              <w:t>Need additional time to answer.</w:t>
            </w:r>
          </w:p>
        </w:tc>
      </w:tr>
    </w:tbl>
    <w:p w14:paraId="593D8DB0" w14:textId="026FA4D3" w:rsidR="00E32F46" w:rsidRPr="00581E5A" w:rsidRDefault="00581E5A" w:rsidP="001B59AB">
      <w:pPr>
        <w:pStyle w:val="Heading2"/>
      </w:pPr>
      <w:bookmarkStart w:id="53" w:name="_Toc20397808"/>
      <w:bookmarkStart w:id="54" w:name="_Toc21698907"/>
      <w:bookmarkEnd w:id="45"/>
      <w:r w:rsidRPr="00581E5A">
        <w:t>Multi-tenancy (identify if a third party is involved)</w:t>
      </w:r>
      <w:bookmarkEnd w:id="53"/>
      <w:bookmarkEnd w:id="54"/>
    </w:p>
    <w:tbl>
      <w:tblPr>
        <w:tblStyle w:val="Corporate"/>
        <w:tblW w:w="10110" w:type="dxa"/>
        <w:tblLook w:val="0420" w:firstRow="1" w:lastRow="0" w:firstColumn="0" w:lastColumn="0" w:noHBand="0" w:noVBand="1"/>
      </w:tblPr>
      <w:tblGrid>
        <w:gridCol w:w="4678"/>
        <w:gridCol w:w="5432"/>
      </w:tblGrid>
      <w:tr w:rsidR="00581E5A" w:rsidRPr="00B15FCD" w14:paraId="0F369E1E"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A8874D" w14:textId="77777777" w:rsidR="00581E5A" w:rsidRPr="00E94817" w:rsidRDefault="00581E5A"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35B436D" w14:textId="77777777" w:rsidR="00581E5A" w:rsidRPr="00E94817" w:rsidRDefault="00581E5A" w:rsidP="00AD68BE">
            <w:pPr>
              <w:spacing w:after="0" w:line="240" w:lineRule="auto"/>
              <w:rPr>
                <w:b w:val="0"/>
                <w:sz w:val="20"/>
                <w:szCs w:val="20"/>
              </w:rPr>
            </w:pPr>
            <w:r>
              <w:rPr>
                <w:sz w:val="20"/>
                <w:szCs w:val="20"/>
              </w:rPr>
              <w:t>Answer</w:t>
            </w:r>
          </w:p>
        </w:tc>
      </w:tr>
      <w:tr w:rsidR="00581E5A" w:rsidRPr="00B15FCD" w14:paraId="4A0EC5C1"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5C9F91" w14:textId="557E57CD" w:rsidR="00581E5A" w:rsidRPr="00E94817" w:rsidRDefault="00886051" w:rsidP="00886051">
            <w:pPr>
              <w:spacing w:after="0" w:line="240" w:lineRule="auto"/>
              <w:rPr>
                <w:sz w:val="20"/>
                <w:szCs w:val="20"/>
              </w:rPr>
            </w:pPr>
            <w:r w:rsidRPr="00886051">
              <w:rPr>
                <w:sz w:val="20"/>
                <w:szCs w:val="20"/>
              </w:rPr>
              <w:t>Where is this service hosted?</w:t>
            </w:r>
          </w:p>
        </w:tc>
        <w:tc>
          <w:tcPr>
            <w:tcW w:w="5432" w:type="dxa"/>
          </w:tcPr>
          <w:p w14:paraId="25626022" w14:textId="5104675D" w:rsidR="00581E5A" w:rsidRPr="00E94817" w:rsidRDefault="45337850" w:rsidP="00AD68BE">
            <w:pPr>
              <w:spacing w:after="0" w:line="240" w:lineRule="auto"/>
              <w:rPr>
                <w:sz w:val="20"/>
                <w:szCs w:val="20"/>
              </w:rPr>
            </w:pPr>
            <w:ins w:id="55" w:author="Scott Dunbar" w:date="2020-02-14T21:34:00Z">
              <w:r w:rsidRPr="45337850">
                <w:rPr>
                  <w:sz w:val="20"/>
                  <w:szCs w:val="20"/>
                </w:rPr>
                <w:t xml:space="preserve">Amazon AWS, in the </w:t>
              </w:r>
            </w:ins>
            <w:ins w:id="56" w:author="Scott Dunbar" w:date="2020-02-14T21:35:00Z">
              <w:r w:rsidRPr="45337850">
                <w:rPr>
                  <w:sz w:val="20"/>
                  <w:szCs w:val="20"/>
                </w:rPr>
                <w:t xml:space="preserve">“ca-central” (Montreal) </w:t>
              </w:r>
            </w:ins>
            <w:ins w:id="57" w:author="Scott Dunbar" w:date="2020-02-14T21:36:00Z">
              <w:r w:rsidRPr="45337850">
                <w:rPr>
                  <w:sz w:val="20"/>
                  <w:szCs w:val="20"/>
                </w:rPr>
                <w:t>region.</w:t>
              </w:r>
            </w:ins>
          </w:p>
        </w:tc>
      </w:tr>
      <w:tr w:rsidR="00581E5A" w:rsidRPr="00B15FCD" w14:paraId="43949CE6"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3C548F1" w14:textId="2D63327C" w:rsidR="00581E5A" w:rsidRPr="00E94817" w:rsidRDefault="00886051" w:rsidP="00F466FC">
            <w:pPr>
              <w:spacing w:after="0" w:line="240" w:lineRule="auto"/>
              <w:rPr>
                <w:sz w:val="20"/>
                <w:szCs w:val="20"/>
              </w:rPr>
            </w:pPr>
            <w:r w:rsidRPr="00886051">
              <w:rPr>
                <w:sz w:val="20"/>
                <w:szCs w:val="20"/>
              </w:rPr>
              <w:t xml:space="preserve">Is CWBFG’s environment set up on dedicated hardware, or </w:t>
            </w:r>
            <w:r w:rsidR="00F466FC">
              <w:rPr>
                <w:sz w:val="20"/>
                <w:szCs w:val="20"/>
              </w:rPr>
              <w:t>do you host a multi-tenant architecture</w:t>
            </w:r>
            <w:r w:rsidRPr="00886051">
              <w:rPr>
                <w:sz w:val="20"/>
                <w:szCs w:val="20"/>
              </w:rPr>
              <w:t xml:space="preserve">? </w:t>
            </w:r>
          </w:p>
        </w:tc>
        <w:tc>
          <w:tcPr>
            <w:tcW w:w="5432" w:type="dxa"/>
          </w:tcPr>
          <w:p w14:paraId="328C187F" w14:textId="4FE0AE05" w:rsidR="00581E5A" w:rsidRPr="00E94817" w:rsidRDefault="45337850" w:rsidP="00AD68BE">
            <w:pPr>
              <w:spacing w:after="0" w:line="240" w:lineRule="auto"/>
              <w:rPr>
                <w:sz w:val="20"/>
                <w:szCs w:val="20"/>
              </w:rPr>
            </w:pPr>
            <w:ins w:id="58" w:author="Scott Dunbar" w:date="2020-02-14T21:36:00Z">
              <w:r w:rsidRPr="45337850">
                <w:rPr>
                  <w:sz w:val="20"/>
                  <w:szCs w:val="20"/>
                </w:rPr>
                <w:t>All Temenos services are on dedicated hardware.</w:t>
              </w:r>
            </w:ins>
          </w:p>
        </w:tc>
      </w:tr>
      <w:tr w:rsidR="00581E5A" w:rsidRPr="00B15FCD" w14:paraId="620DC56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753F873" w14:textId="217A064D" w:rsidR="00581E5A" w:rsidRPr="00E94817" w:rsidRDefault="00DE7F0C" w:rsidP="00176AD3">
            <w:pPr>
              <w:spacing w:after="0" w:line="240" w:lineRule="auto"/>
              <w:rPr>
                <w:sz w:val="20"/>
                <w:szCs w:val="20"/>
              </w:rPr>
            </w:pPr>
            <w:r w:rsidRPr="001D4982">
              <w:rPr>
                <w:color w:val="111111" w:themeColor="text1"/>
                <w:sz w:val="20"/>
                <w:szCs w:val="20"/>
              </w:rPr>
              <w:t>Is or can CWB data be logically and/or physically segregated from other clients’ data?</w:t>
            </w:r>
          </w:p>
        </w:tc>
        <w:tc>
          <w:tcPr>
            <w:tcW w:w="5432" w:type="dxa"/>
          </w:tcPr>
          <w:p w14:paraId="2B6F25E6" w14:textId="67A575FD" w:rsidR="00581E5A" w:rsidRPr="00E94817" w:rsidRDefault="45337850" w:rsidP="00AD68BE">
            <w:pPr>
              <w:spacing w:after="0" w:line="240" w:lineRule="auto"/>
              <w:rPr>
                <w:sz w:val="20"/>
                <w:szCs w:val="20"/>
              </w:rPr>
            </w:pPr>
            <w:ins w:id="59" w:author="Scott Dunbar" w:date="2020-02-14T21:36:00Z">
              <w:r w:rsidRPr="45337850">
                <w:rPr>
                  <w:sz w:val="20"/>
                  <w:szCs w:val="20"/>
                </w:rPr>
                <w:t>No other clients are hosted on the same hardware or environment.</w:t>
              </w:r>
            </w:ins>
          </w:p>
        </w:tc>
      </w:tr>
    </w:tbl>
    <w:p w14:paraId="37084CEA" w14:textId="77777777" w:rsidR="00581E5A" w:rsidRDefault="00581E5A" w:rsidP="00581E5A"/>
    <w:p w14:paraId="2C47B982" w14:textId="53BD6221" w:rsidR="00744DE3" w:rsidRDefault="00744DE3" w:rsidP="001B59AB">
      <w:pPr>
        <w:pStyle w:val="Heading2"/>
      </w:pPr>
      <w:bookmarkStart w:id="60" w:name="_Toc20397809"/>
      <w:bookmarkStart w:id="61" w:name="_Toc21698908"/>
      <w:r>
        <w:t>Scalability</w:t>
      </w:r>
      <w:bookmarkEnd w:id="60"/>
      <w:bookmarkEnd w:id="61"/>
    </w:p>
    <w:tbl>
      <w:tblPr>
        <w:tblStyle w:val="Corporate"/>
        <w:tblW w:w="10110" w:type="dxa"/>
        <w:tblLook w:val="0420" w:firstRow="1" w:lastRow="0" w:firstColumn="0" w:lastColumn="0" w:noHBand="0" w:noVBand="1"/>
      </w:tblPr>
      <w:tblGrid>
        <w:gridCol w:w="4678"/>
        <w:gridCol w:w="5432"/>
      </w:tblGrid>
      <w:tr w:rsidR="00732DD5" w:rsidRPr="00B15FCD" w14:paraId="51D5FC7C"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5142496"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0CC89F9"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22696BC6"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5B9E87" w14:textId="4B9D7AF1" w:rsidR="007956F4" w:rsidRPr="007956F4" w:rsidRDefault="007956F4" w:rsidP="007956F4">
            <w:pPr>
              <w:spacing w:after="0" w:line="240" w:lineRule="auto"/>
              <w:rPr>
                <w:sz w:val="20"/>
                <w:szCs w:val="20"/>
              </w:rPr>
            </w:pPr>
            <w:r w:rsidRPr="007956F4">
              <w:rPr>
                <w:sz w:val="20"/>
                <w:szCs w:val="20"/>
              </w:rPr>
              <w:t>Is your solution dynamically scalable on demand</w:t>
            </w:r>
            <w:r w:rsidR="00793A4A">
              <w:rPr>
                <w:sz w:val="20"/>
                <w:szCs w:val="20"/>
              </w:rPr>
              <w:t>?</w:t>
            </w:r>
            <w:r w:rsidRPr="007956F4">
              <w:rPr>
                <w:sz w:val="20"/>
                <w:szCs w:val="20"/>
              </w:rPr>
              <w:t xml:space="preserve"> If not, how much advance notice would you need to deal with an expected spike? Do you already have the infrastructure in place to support this?</w:t>
            </w:r>
          </w:p>
          <w:p w14:paraId="1943F186" w14:textId="0D159384" w:rsidR="00732DD5" w:rsidRPr="00E94817" w:rsidRDefault="00732DD5" w:rsidP="007956F4">
            <w:pPr>
              <w:spacing w:after="0" w:line="240" w:lineRule="auto"/>
              <w:rPr>
                <w:sz w:val="20"/>
                <w:szCs w:val="20"/>
              </w:rPr>
            </w:pPr>
          </w:p>
        </w:tc>
        <w:tc>
          <w:tcPr>
            <w:tcW w:w="5432" w:type="dxa"/>
          </w:tcPr>
          <w:p w14:paraId="5E95584D" w14:textId="48ACFCA0" w:rsidR="00732DD5" w:rsidRPr="00E94817" w:rsidRDefault="45337850" w:rsidP="003F7623">
            <w:pPr>
              <w:spacing w:after="0" w:line="240" w:lineRule="auto"/>
              <w:rPr>
                <w:sz w:val="20"/>
                <w:szCs w:val="20"/>
              </w:rPr>
            </w:pPr>
            <w:ins w:id="62" w:author="Scott Dunbar" w:date="2020-02-14T21:36:00Z">
              <w:r w:rsidRPr="45337850">
                <w:rPr>
                  <w:sz w:val="20"/>
                  <w:szCs w:val="20"/>
                </w:rPr>
                <w:t xml:space="preserve">The Temenos deployment </w:t>
              </w:r>
            </w:ins>
            <w:ins w:id="63" w:author="Scott Dunbar" w:date="2020-02-14T21:37:00Z">
              <w:r w:rsidRPr="45337850">
                <w:rPr>
                  <w:sz w:val="20"/>
                  <w:szCs w:val="20"/>
                </w:rPr>
                <w:t>consists of multiple server machines that automatically scale out and in based on load.  The database that is used by this deploy</w:t>
              </w:r>
            </w:ins>
            <w:ins w:id="64" w:author="Scott Dunbar" w:date="2020-02-14T21:38:00Z">
              <w:r w:rsidRPr="45337850">
                <w:rPr>
                  <w:sz w:val="20"/>
                  <w:szCs w:val="20"/>
                </w:rPr>
                <w:t>ment does the same.</w:t>
              </w:r>
            </w:ins>
          </w:p>
        </w:tc>
      </w:tr>
      <w:tr w:rsidR="00732DD5" w:rsidRPr="00B15FCD" w14:paraId="7CE541D9"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43B83F53" w14:textId="73823AED" w:rsidR="007956F4" w:rsidRPr="007956F4" w:rsidRDefault="00793A4A" w:rsidP="007956F4">
            <w:pPr>
              <w:spacing w:after="0" w:line="240" w:lineRule="auto"/>
              <w:rPr>
                <w:sz w:val="20"/>
                <w:szCs w:val="20"/>
              </w:rPr>
            </w:pPr>
            <w:r>
              <w:rPr>
                <w:sz w:val="20"/>
                <w:szCs w:val="20"/>
              </w:rPr>
              <w:t>How is scalability achieved?  Do you scale up or scale out?  Have you identified any upper limits of scalability (e.g. maximum transactions/sec, maximum number of users, maximum storage capacity, etc.)?</w:t>
            </w:r>
          </w:p>
          <w:p w14:paraId="415850B0" w14:textId="77777777" w:rsidR="00732DD5" w:rsidRPr="00E94817" w:rsidRDefault="00732DD5" w:rsidP="003F7623">
            <w:pPr>
              <w:spacing w:after="0" w:line="240" w:lineRule="auto"/>
              <w:rPr>
                <w:sz w:val="20"/>
                <w:szCs w:val="20"/>
              </w:rPr>
            </w:pPr>
          </w:p>
        </w:tc>
        <w:tc>
          <w:tcPr>
            <w:tcW w:w="5432" w:type="dxa"/>
          </w:tcPr>
          <w:p w14:paraId="741C4DE5" w14:textId="752E1AB5" w:rsidR="00732DD5" w:rsidRPr="00E94817" w:rsidRDefault="45337850" w:rsidP="003F7623">
            <w:pPr>
              <w:spacing w:after="0" w:line="240" w:lineRule="auto"/>
              <w:rPr>
                <w:sz w:val="20"/>
                <w:szCs w:val="20"/>
              </w:rPr>
            </w:pPr>
            <w:ins w:id="65" w:author="Scott Dunbar" w:date="2020-02-14T21:38:00Z">
              <w:r w:rsidRPr="45337850">
                <w:rPr>
                  <w:sz w:val="20"/>
                  <w:szCs w:val="20"/>
                </w:rPr>
                <w:t xml:space="preserve">Additional machines are added to the cluster based on machine load.  We do not set an upper limit for the scaling, providing no fixed </w:t>
              </w:r>
            </w:ins>
            <w:ins w:id="66" w:author="Scott Dunbar" w:date="2020-02-14T21:39:00Z">
              <w:r w:rsidRPr="45337850">
                <w:rPr>
                  <w:sz w:val="20"/>
                  <w:szCs w:val="20"/>
                </w:rPr>
                <w:t>limit.  Storage is limited by database storage and does not automatically scale out.</w:t>
              </w:r>
            </w:ins>
          </w:p>
        </w:tc>
      </w:tr>
      <w:tr w:rsidR="00732DD5" w:rsidRPr="00B15FCD" w14:paraId="6C532A38"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1C252F" w14:textId="64D561BC" w:rsidR="00732DD5" w:rsidRPr="00E94817" w:rsidRDefault="007956F4" w:rsidP="003F7623">
            <w:pPr>
              <w:spacing w:after="0" w:line="240" w:lineRule="auto"/>
              <w:rPr>
                <w:sz w:val="20"/>
                <w:szCs w:val="20"/>
              </w:rPr>
            </w:pPr>
            <w:r w:rsidRPr="007956F4">
              <w:rPr>
                <w:sz w:val="20"/>
                <w:szCs w:val="20"/>
              </w:rPr>
              <w:t>What computing resources are needed to provide system service to users inside the enterprise? Outside the enterprise and using enterprise computing assets? Outside the enterprise and using their own assets?</w:t>
            </w:r>
          </w:p>
        </w:tc>
        <w:tc>
          <w:tcPr>
            <w:tcW w:w="5432" w:type="dxa"/>
          </w:tcPr>
          <w:p w14:paraId="0CCB3F97" w14:textId="4ED090C7" w:rsidR="00732DD5" w:rsidRPr="00E94817" w:rsidRDefault="45337850" w:rsidP="003F7623">
            <w:pPr>
              <w:spacing w:after="0" w:line="240" w:lineRule="auto"/>
              <w:rPr>
                <w:sz w:val="20"/>
                <w:szCs w:val="20"/>
              </w:rPr>
            </w:pPr>
            <w:ins w:id="67" w:author="Scott Dunbar" w:date="2020-02-14T21:39:00Z">
              <w:r w:rsidRPr="45337850">
                <w:rPr>
                  <w:sz w:val="20"/>
                  <w:szCs w:val="20"/>
                </w:rPr>
                <w:t xml:space="preserve">All resources are hosted on the Amazon AWS </w:t>
              </w:r>
            </w:ins>
            <w:ins w:id="68" w:author="Scott Dunbar" w:date="2020-02-14T21:40:00Z">
              <w:r w:rsidRPr="45337850">
                <w:rPr>
                  <w:sz w:val="20"/>
                  <w:szCs w:val="20"/>
                </w:rPr>
                <w:t>infrastructure</w:t>
              </w:r>
            </w:ins>
            <w:ins w:id="69" w:author="Scott Dunbar" w:date="2020-02-14T21:39:00Z">
              <w:r w:rsidRPr="45337850">
                <w:rPr>
                  <w:sz w:val="20"/>
                  <w:szCs w:val="20"/>
                </w:rPr>
                <w:t>.  Ho</w:t>
              </w:r>
            </w:ins>
            <w:ins w:id="70" w:author="Scott Dunbar" w:date="2020-02-14T21:40:00Z">
              <w:r w:rsidRPr="45337850">
                <w:rPr>
                  <w:sz w:val="20"/>
                  <w:szCs w:val="20"/>
                </w:rPr>
                <w:t>wever, security constraints are applied to minimize the security surface to the appropriate users.  For example, the Journey Manager admi</w:t>
              </w:r>
            </w:ins>
            <w:ins w:id="71" w:author="Scott Dunbar" w:date="2020-02-14T21:41:00Z">
              <w:r w:rsidRPr="45337850">
                <w:rPr>
                  <w:sz w:val="20"/>
                  <w:szCs w:val="20"/>
                </w:rPr>
                <w:t>nistrative console can only be accessed by IP addresses that are allowed by CWBFG.</w:t>
              </w:r>
            </w:ins>
          </w:p>
        </w:tc>
      </w:tr>
    </w:tbl>
    <w:p w14:paraId="2574AC22" w14:textId="77777777" w:rsidR="00732DD5" w:rsidRPr="00732DD5" w:rsidRDefault="00732DD5" w:rsidP="00732DD5"/>
    <w:p w14:paraId="7E520260" w14:textId="4B79B9A7" w:rsidR="00744DE3" w:rsidRDefault="00744DE3" w:rsidP="001B59AB">
      <w:pPr>
        <w:pStyle w:val="Heading2"/>
      </w:pPr>
      <w:bookmarkStart w:id="72" w:name="_Toc20397810"/>
      <w:bookmarkStart w:id="73" w:name="_Toc21698909"/>
      <w:bookmarkStart w:id="74" w:name="_Hlk34296793"/>
      <w:r>
        <w:lastRenderedPageBreak/>
        <w:t>Compliance</w:t>
      </w:r>
      <w:bookmarkEnd w:id="72"/>
      <w:bookmarkEnd w:id="73"/>
    </w:p>
    <w:tbl>
      <w:tblPr>
        <w:tblStyle w:val="Corporate"/>
        <w:tblW w:w="10110" w:type="dxa"/>
        <w:tblLook w:val="0420" w:firstRow="1" w:lastRow="0" w:firstColumn="0" w:lastColumn="0" w:noHBand="0" w:noVBand="1"/>
      </w:tblPr>
      <w:tblGrid>
        <w:gridCol w:w="4678"/>
        <w:gridCol w:w="5432"/>
      </w:tblGrid>
      <w:tr w:rsidR="00732DD5" w:rsidRPr="00B15FCD" w14:paraId="24971612"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3F0F267B"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43440C42"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7A75A8C"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3367F10" w14:textId="04EF2C18" w:rsidR="00732DD5" w:rsidRPr="00FA7258" w:rsidRDefault="00DE7F0C" w:rsidP="003F7623">
            <w:pPr>
              <w:spacing w:after="0" w:line="240" w:lineRule="auto"/>
              <w:rPr>
                <w:sz w:val="20"/>
                <w:szCs w:val="20"/>
                <w:highlight w:val="yellow"/>
              </w:rPr>
            </w:pPr>
            <w:r w:rsidRPr="00FA7258">
              <w:rPr>
                <w:color w:val="111111" w:themeColor="text1"/>
                <w:sz w:val="20"/>
                <w:szCs w:val="20"/>
                <w:highlight w:val="yellow"/>
              </w:rPr>
              <w:t xml:space="preserve">Does &lt;vendor&gt; use the services of other third-party service provider to host applications, systems or data related to CWB?, If yes, please provide results of a third-party external Information Security assessment conducted within the past 2 years (SSAE 16 Type 2, </w:t>
            </w:r>
            <w:r w:rsidR="00886051" w:rsidRPr="00FA7258">
              <w:rPr>
                <w:color w:val="111111" w:themeColor="text1"/>
                <w:sz w:val="20"/>
                <w:highlight w:val="yellow"/>
              </w:rPr>
              <w:t xml:space="preserve">SOC 2 </w:t>
            </w:r>
            <w:r w:rsidRPr="00FA7258">
              <w:rPr>
                <w:color w:val="111111" w:themeColor="text1"/>
                <w:sz w:val="20"/>
                <w:szCs w:val="20"/>
                <w:highlight w:val="yellow"/>
              </w:rPr>
              <w:t>Type1</w:t>
            </w:r>
            <w:r w:rsidR="00886051" w:rsidRPr="00FA7258">
              <w:rPr>
                <w:color w:val="111111" w:themeColor="text1"/>
                <w:sz w:val="20"/>
                <w:highlight w:val="yellow"/>
              </w:rPr>
              <w:t xml:space="preserve"> and </w:t>
            </w:r>
            <w:r w:rsidRPr="00FA7258">
              <w:rPr>
                <w:color w:val="111111" w:themeColor="text1"/>
                <w:sz w:val="20"/>
                <w:szCs w:val="20"/>
                <w:highlight w:val="yellow"/>
              </w:rPr>
              <w:t>2, penetration test, vulnerability assessment</w:t>
            </w:r>
            <w:r w:rsidR="00886051" w:rsidRPr="00FA7258">
              <w:rPr>
                <w:color w:val="111111" w:themeColor="text1"/>
                <w:sz w:val="20"/>
                <w:highlight w:val="yellow"/>
              </w:rPr>
              <w:t>,</w:t>
            </w:r>
            <w:r w:rsidR="00886051" w:rsidRPr="00FA7258">
              <w:rPr>
                <w:color w:val="111111" w:themeColor="text1"/>
                <w:sz w:val="22"/>
                <w:highlight w:val="yellow"/>
              </w:rPr>
              <w:t xml:space="preserve"> </w:t>
            </w:r>
            <w:r w:rsidR="00886051" w:rsidRPr="00FA7258">
              <w:rPr>
                <w:color w:val="111111" w:themeColor="text1"/>
                <w:sz w:val="20"/>
                <w:highlight w:val="yellow"/>
              </w:rPr>
              <w:t>CSA Star Attestation, ISO 27001:2013, ISO 27018:2014, etc</w:t>
            </w:r>
            <w:r w:rsidRPr="00FA7258">
              <w:rPr>
                <w:color w:val="111111" w:themeColor="text1"/>
                <w:sz w:val="20"/>
                <w:szCs w:val="20"/>
                <w:highlight w:val="yellow"/>
              </w:rPr>
              <w:t>.</w:t>
            </w:r>
          </w:p>
        </w:tc>
        <w:tc>
          <w:tcPr>
            <w:tcW w:w="5432" w:type="dxa"/>
          </w:tcPr>
          <w:p w14:paraId="6CB57070" w14:textId="58E72743" w:rsidR="00732DD5" w:rsidRPr="00E94817" w:rsidRDefault="006967EF" w:rsidP="003F7623">
            <w:pPr>
              <w:spacing w:after="0" w:line="240" w:lineRule="auto"/>
              <w:rPr>
                <w:sz w:val="20"/>
                <w:szCs w:val="20"/>
              </w:rPr>
            </w:pPr>
            <w:r w:rsidRPr="00FA7258">
              <w:rPr>
                <w:sz w:val="20"/>
                <w:szCs w:val="20"/>
                <w:highlight w:val="yellow"/>
              </w:rPr>
              <w:t>Need additional time to answer.</w:t>
            </w:r>
          </w:p>
        </w:tc>
      </w:tr>
    </w:tbl>
    <w:p w14:paraId="2B32106B" w14:textId="72FE275D" w:rsidR="00744DE3" w:rsidRDefault="00744DE3" w:rsidP="001B59AB">
      <w:pPr>
        <w:pStyle w:val="Heading2"/>
      </w:pPr>
      <w:bookmarkStart w:id="75" w:name="_Toc20397811"/>
      <w:bookmarkStart w:id="76" w:name="_Toc21698910"/>
      <w:bookmarkEnd w:id="74"/>
      <w:r>
        <w:t>Maintenance and Support</w:t>
      </w:r>
      <w:bookmarkEnd w:id="75"/>
      <w:bookmarkEnd w:id="76"/>
    </w:p>
    <w:tbl>
      <w:tblPr>
        <w:tblStyle w:val="Corporate"/>
        <w:tblW w:w="10110" w:type="dxa"/>
        <w:tblLook w:val="0420" w:firstRow="1" w:lastRow="0" w:firstColumn="0" w:lastColumn="0" w:noHBand="0" w:noVBand="1"/>
      </w:tblPr>
      <w:tblGrid>
        <w:gridCol w:w="4678"/>
        <w:gridCol w:w="5432"/>
      </w:tblGrid>
      <w:tr w:rsidR="00732DD5" w:rsidRPr="00B15FCD" w14:paraId="2CB49B62"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1F417C40"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2E4874C6"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A794D85"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7B9D512" w14:textId="7FDDCFB1" w:rsidR="00732DD5" w:rsidRPr="00E94817" w:rsidRDefault="00D14641" w:rsidP="00D14641">
            <w:pPr>
              <w:spacing w:after="0" w:line="240" w:lineRule="auto"/>
              <w:rPr>
                <w:sz w:val="20"/>
                <w:szCs w:val="20"/>
              </w:rPr>
            </w:pPr>
            <w:r w:rsidRPr="00D14641">
              <w:rPr>
                <w:sz w:val="20"/>
                <w:szCs w:val="20"/>
              </w:rPr>
              <w:t>How are changes and enhancements incorporated and cascaded?</w:t>
            </w:r>
            <w:r w:rsidR="000E5D57">
              <w:rPr>
                <w:sz w:val="20"/>
                <w:szCs w:val="20"/>
              </w:rPr>
              <w:t xml:space="preserve"> </w:t>
            </w:r>
            <w:r w:rsidR="008A47E6">
              <w:rPr>
                <w:sz w:val="20"/>
                <w:szCs w:val="20"/>
              </w:rPr>
              <w:t>Can you please elaborate on Change management policy/process</w:t>
            </w:r>
            <w:r w:rsidR="000E5D57">
              <w:rPr>
                <w:sz w:val="20"/>
                <w:szCs w:val="20"/>
              </w:rPr>
              <w:t xml:space="preserve">          </w:t>
            </w:r>
          </w:p>
        </w:tc>
        <w:tc>
          <w:tcPr>
            <w:tcW w:w="5432" w:type="dxa"/>
          </w:tcPr>
          <w:p w14:paraId="1F2FDE8B" w14:textId="3502A1A5" w:rsidR="00732DD5" w:rsidRPr="00E94817" w:rsidRDefault="45337850" w:rsidP="003F7623">
            <w:pPr>
              <w:spacing w:after="0" w:line="240" w:lineRule="auto"/>
              <w:rPr>
                <w:sz w:val="20"/>
                <w:szCs w:val="20"/>
              </w:rPr>
            </w:pPr>
            <w:ins w:id="77" w:author="Scott Dunbar" w:date="2020-02-14T21:41:00Z">
              <w:r w:rsidRPr="45337850">
                <w:rPr>
                  <w:sz w:val="20"/>
                  <w:szCs w:val="20"/>
                </w:rPr>
                <w:t>The standard Temenos/Avoka deployment i</w:t>
              </w:r>
            </w:ins>
            <w:ins w:id="78" w:author="Scott Dunbar" w:date="2020-02-14T21:42:00Z">
              <w:r w:rsidRPr="45337850">
                <w:rPr>
                  <w:sz w:val="20"/>
                  <w:szCs w:val="20"/>
                </w:rPr>
                <w:t xml:space="preserve">ncludes 4 environments to introduce changes.  </w:t>
              </w:r>
            </w:ins>
            <w:ins w:id="79" w:author="Scott Dunbar" w:date="2020-02-14T21:44:00Z">
              <w:r w:rsidRPr="45337850">
                <w:rPr>
                  <w:sz w:val="20"/>
                  <w:szCs w:val="20"/>
                </w:rPr>
                <w:t xml:space="preserve">The Temenos development process </w:t>
              </w:r>
            </w:ins>
            <w:ins w:id="80" w:author="Scott Dunbar" w:date="2020-02-14T21:45:00Z">
              <w:r w:rsidRPr="45337850">
                <w:rPr>
                  <w:sz w:val="20"/>
                  <w:szCs w:val="20"/>
                </w:rPr>
                <w:t xml:space="preserve">involves promoting changes </w:t>
              </w:r>
            </w:ins>
            <w:ins w:id="81" w:author="Scott Dunbar" w:date="2020-02-14T21:46:00Z">
              <w:r w:rsidRPr="45337850">
                <w:rPr>
                  <w:sz w:val="20"/>
                  <w:szCs w:val="20"/>
                </w:rPr>
                <w:t xml:space="preserve">in </w:t>
              </w:r>
            </w:ins>
            <w:ins w:id="82" w:author="Scott Dunbar" w:date="2020-02-14T21:45:00Z">
              <w:r w:rsidRPr="45337850">
                <w:rPr>
                  <w:sz w:val="20"/>
                  <w:szCs w:val="20"/>
                </w:rPr>
                <w:t xml:space="preserve">the environments with testing and validation </w:t>
              </w:r>
            </w:ins>
            <w:ins w:id="83" w:author="Scott Dunbar" w:date="2020-02-14T21:46:00Z">
              <w:r w:rsidRPr="45337850">
                <w:rPr>
                  <w:sz w:val="20"/>
                  <w:szCs w:val="20"/>
                </w:rPr>
                <w:t>between each step.</w:t>
              </w:r>
            </w:ins>
          </w:p>
        </w:tc>
      </w:tr>
      <w:tr w:rsidR="00732DD5" w:rsidRPr="00B15FCD" w14:paraId="33308ED4"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9FA4AE" w14:textId="7251E001" w:rsidR="00732DD5" w:rsidRPr="00E94817" w:rsidRDefault="00D14641" w:rsidP="00D14641">
            <w:pPr>
              <w:spacing w:after="0" w:line="240" w:lineRule="auto"/>
              <w:rPr>
                <w:sz w:val="20"/>
                <w:szCs w:val="20"/>
              </w:rPr>
            </w:pPr>
            <w:r w:rsidRPr="00D14641">
              <w:rPr>
                <w:sz w:val="20"/>
                <w:szCs w:val="20"/>
              </w:rPr>
              <w:t xml:space="preserve">What are the provider’s customer support hours? </w:t>
            </w:r>
          </w:p>
        </w:tc>
        <w:tc>
          <w:tcPr>
            <w:tcW w:w="5432" w:type="dxa"/>
          </w:tcPr>
          <w:p w14:paraId="097D9E5A" w14:textId="124C6E50" w:rsidR="00732DD5" w:rsidRPr="00E94817" w:rsidRDefault="45337850" w:rsidP="003F7623">
            <w:pPr>
              <w:spacing w:after="0" w:line="240" w:lineRule="auto"/>
              <w:rPr>
                <w:sz w:val="20"/>
                <w:szCs w:val="20"/>
              </w:rPr>
            </w:pPr>
            <w:ins w:id="84" w:author="Scott Dunbar" w:date="2020-02-14T21:48:00Z">
              <w:r w:rsidRPr="45337850">
                <w:rPr>
                  <w:sz w:val="20"/>
                  <w:szCs w:val="20"/>
                </w:rPr>
                <w:t xml:space="preserve">Temenos maintains a </w:t>
              </w:r>
            </w:ins>
            <w:ins w:id="85" w:author="Scott Dunbar" w:date="2020-02-14T21:49:00Z">
              <w:r w:rsidRPr="45337850">
                <w:rPr>
                  <w:sz w:val="20"/>
                  <w:szCs w:val="20"/>
                </w:rPr>
                <w:t>worldwide support organization.  Direct hours are specified in the SOW.</w:t>
              </w:r>
            </w:ins>
          </w:p>
        </w:tc>
      </w:tr>
      <w:tr w:rsidR="00732DD5" w:rsidRPr="00B15FCD" w14:paraId="1C7FE368"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9582A75" w14:textId="4FF09D43" w:rsidR="00732DD5" w:rsidRPr="00E94817" w:rsidRDefault="00D14641" w:rsidP="003F7623">
            <w:pPr>
              <w:spacing w:after="0" w:line="240" w:lineRule="auto"/>
              <w:rPr>
                <w:sz w:val="20"/>
                <w:szCs w:val="20"/>
              </w:rPr>
            </w:pPr>
            <w:r w:rsidRPr="00D14641">
              <w:rPr>
                <w:sz w:val="20"/>
                <w:szCs w:val="20"/>
              </w:rPr>
              <w:t>What's the average changes/upgrades per month?</w:t>
            </w:r>
          </w:p>
        </w:tc>
        <w:tc>
          <w:tcPr>
            <w:tcW w:w="5432" w:type="dxa"/>
          </w:tcPr>
          <w:p w14:paraId="7661AEE8" w14:textId="52C5E656" w:rsidR="00732DD5" w:rsidRPr="00E94817" w:rsidRDefault="45337850" w:rsidP="003F7623">
            <w:pPr>
              <w:spacing w:after="0" w:line="240" w:lineRule="auto"/>
              <w:rPr>
                <w:sz w:val="20"/>
                <w:szCs w:val="20"/>
              </w:rPr>
            </w:pPr>
            <w:ins w:id="86" w:author="Scott Dunbar" w:date="2020-02-14T21:48:00Z">
              <w:r w:rsidRPr="45337850">
                <w:rPr>
                  <w:sz w:val="20"/>
                  <w:szCs w:val="20"/>
                </w:rPr>
                <w:t>This is highly variable, depending on the amount of work requested by CWB.</w:t>
              </w:r>
            </w:ins>
          </w:p>
        </w:tc>
      </w:tr>
      <w:tr w:rsidR="00D14641" w:rsidRPr="00B15FCD" w14:paraId="40412EF3"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B0598D0" w14:textId="5824D82A" w:rsidR="00D14641" w:rsidRPr="00D14641" w:rsidRDefault="00D14641" w:rsidP="00D14641">
            <w:pPr>
              <w:spacing w:after="0" w:line="240" w:lineRule="auto"/>
              <w:rPr>
                <w:sz w:val="20"/>
                <w:szCs w:val="20"/>
              </w:rPr>
            </w:pPr>
            <w:r w:rsidRPr="00D14641">
              <w:rPr>
                <w:sz w:val="20"/>
                <w:szCs w:val="20"/>
              </w:rPr>
              <w:t>Please describe any health and performance monitoring capability of the system/</w:t>
            </w:r>
            <w:r w:rsidR="008F538E" w:rsidRPr="00D14641">
              <w:rPr>
                <w:sz w:val="20"/>
                <w:szCs w:val="20"/>
              </w:rPr>
              <w:t>service</w:t>
            </w:r>
            <w:r w:rsidRPr="00D14641">
              <w:rPr>
                <w:sz w:val="20"/>
                <w:szCs w:val="20"/>
              </w:rPr>
              <w:t>.</w:t>
            </w:r>
          </w:p>
        </w:tc>
        <w:tc>
          <w:tcPr>
            <w:tcW w:w="5432" w:type="dxa"/>
          </w:tcPr>
          <w:p w14:paraId="40C4280C" w14:textId="5E9FB163" w:rsidR="00D14641" w:rsidRPr="00E94817" w:rsidRDefault="45337850" w:rsidP="003F7623">
            <w:pPr>
              <w:spacing w:after="0" w:line="240" w:lineRule="auto"/>
              <w:rPr>
                <w:sz w:val="20"/>
                <w:szCs w:val="20"/>
              </w:rPr>
            </w:pPr>
            <w:ins w:id="87" w:author="Scott Dunbar" w:date="2020-02-14T21:47:00Z">
              <w:r w:rsidRPr="45337850">
                <w:rPr>
                  <w:sz w:val="20"/>
                  <w:szCs w:val="20"/>
                </w:rPr>
                <w:t>Amazon AWS provides real t</w:t>
              </w:r>
            </w:ins>
            <w:ins w:id="88" w:author="Scott Dunbar" w:date="2020-02-14T21:48:00Z">
              <w:r w:rsidRPr="45337850">
                <w:rPr>
                  <w:sz w:val="20"/>
                  <w:szCs w:val="20"/>
                </w:rPr>
                <w:t>ime alarms in the event of an outage.</w:t>
              </w:r>
            </w:ins>
          </w:p>
        </w:tc>
      </w:tr>
      <w:tr w:rsidR="00D14641" w:rsidRPr="00B15FCD" w14:paraId="1BCC0FB0"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99E037F" w14:textId="31A3976A" w:rsidR="00D14641" w:rsidRPr="00D14641" w:rsidRDefault="00D14641" w:rsidP="00D14641">
            <w:pPr>
              <w:spacing w:after="0" w:line="240" w:lineRule="auto"/>
              <w:rPr>
                <w:sz w:val="20"/>
                <w:szCs w:val="20"/>
              </w:rPr>
            </w:pPr>
            <w:r w:rsidRPr="00D14641">
              <w:rPr>
                <w:sz w:val="20"/>
                <w:szCs w:val="20"/>
              </w:rPr>
              <w:t>Does the system integrate with ServiceNow?</w:t>
            </w:r>
            <w:r>
              <w:rPr>
                <w:sz w:val="20"/>
                <w:szCs w:val="20"/>
              </w:rPr>
              <w:t xml:space="preserve"> </w:t>
            </w:r>
            <w:r w:rsidRPr="00D14641">
              <w:rPr>
                <w:sz w:val="20"/>
                <w:szCs w:val="20"/>
              </w:rPr>
              <w:t>Please describe the level of integration with ServiceNow</w:t>
            </w:r>
            <w:r>
              <w:rPr>
                <w:sz w:val="20"/>
                <w:szCs w:val="20"/>
              </w:rPr>
              <w:t>.</w:t>
            </w:r>
          </w:p>
        </w:tc>
        <w:tc>
          <w:tcPr>
            <w:tcW w:w="5432" w:type="dxa"/>
          </w:tcPr>
          <w:p w14:paraId="0DF8C5E1" w14:textId="18220751" w:rsidR="00D14641" w:rsidRPr="00E94817" w:rsidRDefault="45337850" w:rsidP="003F7623">
            <w:pPr>
              <w:spacing w:after="0" w:line="240" w:lineRule="auto"/>
              <w:rPr>
                <w:sz w:val="20"/>
                <w:szCs w:val="20"/>
              </w:rPr>
            </w:pPr>
            <w:ins w:id="89" w:author="Scott Dunbar" w:date="2020-02-14T21:47:00Z">
              <w:r w:rsidRPr="45337850">
                <w:rPr>
                  <w:sz w:val="20"/>
                  <w:szCs w:val="20"/>
                </w:rPr>
                <w:t>No, there is no integration with this product.</w:t>
              </w:r>
            </w:ins>
          </w:p>
        </w:tc>
      </w:tr>
      <w:tr w:rsidR="00D14641" w:rsidRPr="00B15FCD" w14:paraId="30017687"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D24A778" w14:textId="21DAF595" w:rsidR="00D14641" w:rsidRPr="00D14641" w:rsidRDefault="00D14641" w:rsidP="00D14641">
            <w:pPr>
              <w:spacing w:after="0" w:line="240" w:lineRule="auto"/>
              <w:rPr>
                <w:sz w:val="20"/>
                <w:szCs w:val="20"/>
              </w:rPr>
            </w:pPr>
            <w:r w:rsidRPr="00D14641">
              <w:rPr>
                <w:sz w:val="20"/>
                <w:szCs w:val="20"/>
              </w:rPr>
              <w:t>Do you inform customers in real time about your platform status?</w:t>
            </w:r>
          </w:p>
        </w:tc>
        <w:tc>
          <w:tcPr>
            <w:tcW w:w="5432" w:type="dxa"/>
          </w:tcPr>
          <w:p w14:paraId="42396C6D" w14:textId="19AF0512" w:rsidR="00D14641" w:rsidRPr="00E94817" w:rsidRDefault="45337850" w:rsidP="003F7623">
            <w:pPr>
              <w:spacing w:after="0" w:line="240" w:lineRule="auto"/>
              <w:rPr>
                <w:sz w:val="20"/>
                <w:szCs w:val="20"/>
              </w:rPr>
            </w:pPr>
            <w:ins w:id="90" w:author="Scott Dunbar" w:date="2020-02-14T21:47:00Z">
              <w:r w:rsidRPr="45337850">
                <w:rPr>
                  <w:sz w:val="20"/>
                  <w:szCs w:val="20"/>
                </w:rPr>
                <w:t>Best effort is made to inform customers about any outages.</w:t>
              </w:r>
            </w:ins>
          </w:p>
        </w:tc>
      </w:tr>
      <w:tr w:rsidR="00D14641" w:rsidRPr="00B15FCD" w14:paraId="4168CC5F"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5394356" w14:textId="35EB9CBA" w:rsidR="00D14641" w:rsidRPr="00D14641" w:rsidRDefault="00D14641" w:rsidP="00D14641">
            <w:pPr>
              <w:spacing w:after="0" w:line="240" w:lineRule="auto"/>
              <w:rPr>
                <w:sz w:val="20"/>
                <w:szCs w:val="20"/>
              </w:rPr>
            </w:pPr>
            <w:r w:rsidRPr="00D14641">
              <w:rPr>
                <w:sz w:val="20"/>
                <w:szCs w:val="20"/>
              </w:rPr>
              <w:t xml:space="preserve">Do you </w:t>
            </w:r>
            <w:r w:rsidR="001A4429">
              <w:rPr>
                <w:sz w:val="20"/>
                <w:szCs w:val="20"/>
              </w:rPr>
              <w:t>collect usage and performance metrics</w:t>
            </w:r>
            <w:r w:rsidRPr="00D14641">
              <w:rPr>
                <w:sz w:val="20"/>
                <w:szCs w:val="20"/>
              </w:rPr>
              <w:t xml:space="preserve"> on client </w:t>
            </w:r>
            <w:r w:rsidR="001A4429" w:rsidRPr="00D14641">
              <w:rPr>
                <w:sz w:val="20"/>
                <w:szCs w:val="20"/>
              </w:rPr>
              <w:t>applications</w:t>
            </w:r>
            <w:r w:rsidR="001A4429">
              <w:rPr>
                <w:sz w:val="20"/>
                <w:szCs w:val="20"/>
              </w:rPr>
              <w:t>?</w:t>
            </w:r>
          </w:p>
        </w:tc>
        <w:tc>
          <w:tcPr>
            <w:tcW w:w="5432" w:type="dxa"/>
          </w:tcPr>
          <w:p w14:paraId="20D90A31" w14:textId="6828D680" w:rsidR="00D14641" w:rsidRPr="00E94817" w:rsidRDefault="45337850" w:rsidP="006967EF">
            <w:pPr>
              <w:pStyle w:val="BodyCopy"/>
            </w:pPr>
            <w:ins w:id="91" w:author="Scott Dunbar" w:date="2020-02-14T21:47:00Z">
              <w:r w:rsidRPr="006967EF">
                <w:rPr>
                  <w:color w:val="0070C0"/>
                  <w:u w:val="single"/>
                </w:rPr>
                <w:t xml:space="preserve">All </w:t>
              </w:r>
            </w:ins>
            <w:r w:rsidR="006967EF" w:rsidRPr="006967EF">
              <w:rPr>
                <w:color w:val="0070C0"/>
                <w:u w:val="single"/>
              </w:rPr>
              <w:t>web-based</w:t>
            </w:r>
            <w:ins w:id="92" w:author="Scott Dunbar" w:date="2020-02-14T21:47:00Z">
              <w:r w:rsidRPr="006967EF">
                <w:rPr>
                  <w:color w:val="0070C0"/>
                  <w:u w:val="single"/>
                </w:rPr>
                <w:t xml:space="preserve"> forms include analytics for usage and performance.</w:t>
              </w:r>
            </w:ins>
          </w:p>
        </w:tc>
      </w:tr>
    </w:tbl>
    <w:p w14:paraId="091AFDCD" w14:textId="77777777" w:rsidR="00744DE3" w:rsidRDefault="00744DE3" w:rsidP="001B59AB">
      <w:pPr>
        <w:pStyle w:val="Heading2"/>
      </w:pPr>
      <w:bookmarkStart w:id="93" w:name="_Toc20397812"/>
      <w:bookmarkStart w:id="94" w:name="_Toc21698911"/>
      <w:bookmarkStart w:id="95" w:name="_Hlk34296801"/>
      <w:r>
        <w:t>Termination</w:t>
      </w:r>
      <w:bookmarkEnd w:id="93"/>
      <w:bookmarkEnd w:id="94"/>
    </w:p>
    <w:tbl>
      <w:tblPr>
        <w:tblStyle w:val="Corporate"/>
        <w:tblW w:w="10110" w:type="dxa"/>
        <w:tblLook w:val="0420" w:firstRow="1" w:lastRow="0" w:firstColumn="0" w:lastColumn="0" w:noHBand="0" w:noVBand="1"/>
      </w:tblPr>
      <w:tblGrid>
        <w:gridCol w:w="4678"/>
        <w:gridCol w:w="5432"/>
      </w:tblGrid>
      <w:tr w:rsidR="00732DD5" w:rsidRPr="00B15FCD" w14:paraId="7FC0969C"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3AE917B"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B0FFF44"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78DE594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4FF6396" w14:textId="77777777" w:rsidR="00B41A20" w:rsidRPr="00B41A20" w:rsidRDefault="00B41A20" w:rsidP="00B41A20">
            <w:pPr>
              <w:spacing w:after="0" w:line="240" w:lineRule="auto"/>
              <w:rPr>
                <w:sz w:val="20"/>
                <w:szCs w:val="20"/>
              </w:rPr>
            </w:pPr>
            <w:r w:rsidRPr="00B41A20">
              <w:rPr>
                <w:sz w:val="20"/>
                <w:szCs w:val="20"/>
              </w:rPr>
              <w:t>Describe the process to terminate the service.</w:t>
            </w:r>
          </w:p>
          <w:p w14:paraId="1A5EE6BF" w14:textId="1CDDCC51" w:rsidR="00732DD5" w:rsidRPr="00E94817" w:rsidRDefault="00B41A20" w:rsidP="00B41A20">
            <w:pPr>
              <w:spacing w:after="0" w:line="240" w:lineRule="auto"/>
              <w:rPr>
                <w:sz w:val="20"/>
                <w:szCs w:val="20"/>
              </w:rPr>
            </w:pPr>
            <w:r w:rsidRPr="00B41A20">
              <w:rPr>
                <w:sz w:val="20"/>
                <w:szCs w:val="20"/>
              </w:rPr>
              <w:t>Is there a right of termination for material breach of applicable privacy and security obligations?</w:t>
            </w:r>
          </w:p>
        </w:tc>
        <w:tc>
          <w:tcPr>
            <w:tcW w:w="5432" w:type="dxa"/>
          </w:tcPr>
          <w:p w14:paraId="45C6DB78" w14:textId="53426769" w:rsidR="00732DD5" w:rsidRPr="006967EF" w:rsidRDefault="006220EC" w:rsidP="006967EF">
            <w:pPr>
              <w:pStyle w:val="BodyCopy"/>
              <w:rPr>
                <w:color w:val="0070C0"/>
                <w:u w:val="single"/>
              </w:rPr>
            </w:pPr>
            <w:r w:rsidRPr="006967EF">
              <w:rPr>
                <w:color w:val="0070C0"/>
                <w:u w:val="single"/>
              </w:rPr>
              <w:t>Termination details are described in section 16 of the MSA.</w:t>
            </w:r>
          </w:p>
        </w:tc>
      </w:tr>
      <w:tr w:rsidR="00732DD5" w:rsidRPr="00B15FCD" w14:paraId="01111B6E"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5137B45" w14:textId="774472A1" w:rsidR="00732DD5" w:rsidRPr="00E94817" w:rsidRDefault="00B41A20" w:rsidP="00FB50D9">
            <w:pPr>
              <w:spacing w:after="0" w:line="240" w:lineRule="auto"/>
              <w:rPr>
                <w:sz w:val="20"/>
                <w:szCs w:val="20"/>
              </w:rPr>
            </w:pPr>
            <w:r w:rsidRPr="00B41A20">
              <w:rPr>
                <w:sz w:val="20"/>
                <w:szCs w:val="20"/>
              </w:rPr>
              <w:t>What happens to CWBFG data at service termination?</w:t>
            </w:r>
          </w:p>
        </w:tc>
        <w:tc>
          <w:tcPr>
            <w:tcW w:w="5432" w:type="dxa"/>
          </w:tcPr>
          <w:p w14:paraId="576CB964" w14:textId="259878C6" w:rsidR="00732DD5" w:rsidRPr="006967EF" w:rsidRDefault="006220EC" w:rsidP="006967EF">
            <w:pPr>
              <w:pStyle w:val="BodyCopy"/>
              <w:rPr>
                <w:color w:val="0070C0"/>
                <w:u w:val="single"/>
              </w:rPr>
            </w:pPr>
            <w:r w:rsidRPr="006967EF">
              <w:rPr>
                <w:color w:val="0070C0"/>
                <w:u w:val="single"/>
              </w:rPr>
              <w:t>Termination details are described in section 16 of the MSA.</w:t>
            </w:r>
          </w:p>
        </w:tc>
      </w:tr>
      <w:tr w:rsidR="00732DD5" w:rsidRPr="00B15FCD" w14:paraId="305D12F1"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856063C" w14:textId="79BB58DC" w:rsidR="00732DD5" w:rsidRPr="00E94817" w:rsidRDefault="00B41A20" w:rsidP="00FB50D9">
            <w:pPr>
              <w:spacing w:after="0" w:line="240" w:lineRule="auto"/>
              <w:rPr>
                <w:sz w:val="20"/>
                <w:szCs w:val="20"/>
              </w:rPr>
            </w:pPr>
            <w:r w:rsidRPr="00B41A20">
              <w:rPr>
                <w:sz w:val="20"/>
                <w:szCs w:val="20"/>
              </w:rPr>
              <w:t>Can CWBFG data and the service be moved / transferred to another provider at any time?</w:t>
            </w:r>
          </w:p>
        </w:tc>
        <w:tc>
          <w:tcPr>
            <w:tcW w:w="5432" w:type="dxa"/>
          </w:tcPr>
          <w:p w14:paraId="6739D2E9" w14:textId="49D3D702" w:rsidR="00732DD5" w:rsidRPr="006967EF" w:rsidRDefault="006220EC" w:rsidP="006967EF">
            <w:pPr>
              <w:pStyle w:val="BodyCopy"/>
              <w:rPr>
                <w:color w:val="0070C0"/>
                <w:u w:val="single"/>
              </w:rPr>
            </w:pPr>
            <w:r w:rsidRPr="006967EF">
              <w:rPr>
                <w:color w:val="0070C0"/>
                <w:u w:val="single"/>
              </w:rPr>
              <w:t>Termination details are described in section 16 of the MSA.</w:t>
            </w:r>
          </w:p>
        </w:tc>
      </w:tr>
      <w:tr w:rsidR="00732DD5" w:rsidRPr="00B15FCD" w14:paraId="76E33D1B"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DAC850F" w14:textId="17AFD17B" w:rsidR="00732DD5" w:rsidRPr="00E94817" w:rsidRDefault="00B41A20" w:rsidP="00FB50D9">
            <w:pPr>
              <w:spacing w:after="0" w:line="240" w:lineRule="auto"/>
              <w:rPr>
                <w:sz w:val="20"/>
                <w:szCs w:val="20"/>
              </w:rPr>
            </w:pPr>
            <w:r w:rsidRPr="00B41A20">
              <w:rPr>
                <w:sz w:val="20"/>
                <w:szCs w:val="20"/>
              </w:rPr>
              <w:lastRenderedPageBreak/>
              <w:t>Are export utilities available and easy to use?</w:t>
            </w:r>
          </w:p>
        </w:tc>
        <w:tc>
          <w:tcPr>
            <w:tcW w:w="5432" w:type="dxa"/>
          </w:tcPr>
          <w:p w14:paraId="5E7984A9" w14:textId="61DC16A6" w:rsidR="00732DD5" w:rsidRPr="006967EF" w:rsidRDefault="006220EC" w:rsidP="006967EF">
            <w:pPr>
              <w:pStyle w:val="BodyCopy"/>
              <w:rPr>
                <w:color w:val="0070C0"/>
                <w:u w:val="single"/>
              </w:rPr>
            </w:pPr>
            <w:r w:rsidRPr="006967EF">
              <w:rPr>
                <w:color w:val="0070C0"/>
                <w:u w:val="single"/>
              </w:rPr>
              <w:t>Termination details are described in section 16 of the MSA.</w:t>
            </w:r>
          </w:p>
        </w:tc>
      </w:tr>
      <w:tr w:rsidR="00B41A20" w:rsidRPr="00B15FCD" w14:paraId="487E674E"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1431E06" w14:textId="5E76365D" w:rsidR="00B41A20" w:rsidRPr="00B41A20" w:rsidRDefault="00B41A20" w:rsidP="00FB50D9">
            <w:pPr>
              <w:spacing w:after="0" w:line="240" w:lineRule="auto"/>
              <w:rPr>
                <w:sz w:val="20"/>
                <w:szCs w:val="20"/>
              </w:rPr>
            </w:pPr>
            <w:r w:rsidRPr="00B41A20">
              <w:rPr>
                <w:sz w:val="20"/>
                <w:szCs w:val="20"/>
              </w:rPr>
              <w:t>Will CWBFG data be permanently erased from the solution, including any backup storage, when this data is deleted or the service ended?</w:t>
            </w:r>
          </w:p>
        </w:tc>
        <w:tc>
          <w:tcPr>
            <w:tcW w:w="5432" w:type="dxa"/>
          </w:tcPr>
          <w:p w14:paraId="66E3B407" w14:textId="3EE4E616" w:rsidR="00B41A20" w:rsidRPr="006967EF" w:rsidRDefault="006220EC" w:rsidP="006967EF">
            <w:pPr>
              <w:pStyle w:val="BodyCopy"/>
              <w:rPr>
                <w:color w:val="0070C0"/>
                <w:u w:val="single"/>
              </w:rPr>
            </w:pPr>
            <w:r w:rsidRPr="006967EF">
              <w:rPr>
                <w:color w:val="0070C0"/>
                <w:u w:val="single"/>
              </w:rPr>
              <w:t>Termination details are described in section 16 of the MSA.</w:t>
            </w:r>
          </w:p>
        </w:tc>
      </w:tr>
      <w:tr w:rsidR="00B41A20" w:rsidRPr="00B15FCD" w14:paraId="3EBF9755"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B2C1E85" w14:textId="1811CA92" w:rsidR="00B41A20" w:rsidRPr="00B41A20" w:rsidRDefault="00FB50D9" w:rsidP="00FB50D9">
            <w:pPr>
              <w:spacing w:after="0" w:line="240" w:lineRule="auto"/>
              <w:rPr>
                <w:sz w:val="20"/>
                <w:szCs w:val="20"/>
              </w:rPr>
            </w:pPr>
            <w:r w:rsidRPr="00B41A20">
              <w:rPr>
                <w:sz w:val="20"/>
                <w:szCs w:val="20"/>
              </w:rPr>
              <w:t>Please specify any fees that may be incurred at the end of the service.</w:t>
            </w:r>
          </w:p>
        </w:tc>
        <w:tc>
          <w:tcPr>
            <w:tcW w:w="5432" w:type="dxa"/>
          </w:tcPr>
          <w:p w14:paraId="269BB6C6" w14:textId="10E127D3" w:rsidR="00B41A20" w:rsidRPr="006967EF" w:rsidRDefault="006220EC" w:rsidP="006967EF">
            <w:pPr>
              <w:pStyle w:val="BodyCopy"/>
              <w:rPr>
                <w:color w:val="0070C0"/>
                <w:u w:val="single"/>
              </w:rPr>
            </w:pPr>
            <w:r w:rsidRPr="006967EF">
              <w:rPr>
                <w:color w:val="0070C0"/>
                <w:u w:val="single"/>
              </w:rPr>
              <w:t>Termination details are described in section 16 of the MSA.</w:t>
            </w:r>
          </w:p>
        </w:tc>
      </w:tr>
      <w:tr w:rsidR="00FB50D9" w:rsidRPr="00B15FCD" w14:paraId="7E5AE650"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3E02EE0" w14:textId="1B6522C4" w:rsidR="00FB50D9" w:rsidRPr="00B41A20" w:rsidRDefault="00FB50D9" w:rsidP="00FB50D9">
            <w:pPr>
              <w:spacing w:after="0" w:line="240" w:lineRule="auto"/>
              <w:rPr>
                <w:sz w:val="20"/>
                <w:szCs w:val="20"/>
              </w:rPr>
            </w:pPr>
            <w:r w:rsidRPr="00B41A20">
              <w:rPr>
                <w:sz w:val="20"/>
                <w:szCs w:val="20"/>
              </w:rPr>
              <w:t>Does CWBFG have the right to terminate if the provider introduces material modifications to service terms?</w:t>
            </w:r>
          </w:p>
        </w:tc>
        <w:tc>
          <w:tcPr>
            <w:tcW w:w="5432" w:type="dxa"/>
          </w:tcPr>
          <w:p w14:paraId="0A7324E4" w14:textId="64022A86" w:rsidR="00FB50D9" w:rsidRPr="006967EF" w:rsidRDefault="006220EC" w:rsidP="006967EF">
            <w:pPr>
              <w:pStyle w:val="BodyCopy"/>
              <w:rPr>
                <w:color w:val="0070C0"/>
                <w:u w:val="single"/>
              </w:rPr>
            </w:pPr>
            <w:r w:rsidRPr="006967EF">
              <w:rPr>
                <w:color w:val="0070C0"/>
                <w:u w:val="single"/>
              </w:rPr>
              <w:t>Termination details are described in section 16 of the MSA.</w:t>
            </w:r>
          </w:p>
        </w:tc>
      </w:tr>
    </w:tbl>
    <w:p w14:paraId="7CA89452" w14:textId="75070B09" w:rsidR="00A016A0" w:rsidRPr="0057258B" w:rsidRDefault="00A016A0" w:rsidP="0057258B">
      <w:pPr>
        <w:pStyle w:val="Heading1"/>
      </w:pPr>
      <w:bookmarkStart w:id="96" w:name="_Toc20397813"/>
      <w:bookmarkStart w:id="97" w:name="_Toc21698912"/>
      <w:bookmarkEnd w:id="95"/>
      <w:r w:rsidRPr="0057258B">
        <w:lastRenderedPageBreak/>
        <w:t xml:space="preserve">Technology </w:t>
      </w:r>
      <w:r w:rsidR="00732DD5" w:rsidRPr="0057258B">
        <w:t>Questions</w:t>
      </w:r>
      <w:bookmarkEnd w:id="96"/>
      <w:bookmarkEnd w:id="97"/>
    </w:p>
    <w:p w14:paraId="735386B4" w14:textId="1EB0E29B" w:rsidR="00137EE9" w:rsidRPr="0057258B" w:rsidRDefault="00137EE9" w:rsidP="001B59AB">
      <w:pPr>
        <w:pStyle w:val="Heading2"/>
      </w:pPr>
      <w:bookmarkStart w:id="98" w:name="_Toc20397814"/>
      <w:bookmarkStart w:id="99" w:name="_Toc21698913"/>
      <w:r w:rsidRPr="0057258B">
        <w:t>Application</w:t>
      </w:r>
      <w:bookmarkEnd w:id="98"/>
      <w:bookmarkEnd w:id="99"/>
    </w:p>
    <w:p w14:paraId="2FBAC9CE" w14:textId="20DB2EA5" w:rsidR="006F039C" w:rsidRPr="0057258B" w:rsidRDefault="006F039C" w:rsidP="001B59AB">
      <w:pPr>
        <w:pStyle w:val="Heading3"/>
      </w:pPr>
      <w:bookmarkStart w:id="100" w:name="_Toc20397815"/>
      <w:bookmarkStart w:id="101" w:name="_Toc21698914"/>
      <w:r w:rsidRPr="0057258B">
        <w:t>User Experience</w:t>
      </w:r>
      <w:bookmarkEnd w:id="100"/>
      <w:bookmarkEnd w:id="101"/>
    </w:p>
    <w:tbl>
      <w:tblPr>
        <w:tblStyle w:val="Corporate"/>
        <w:tblW w:w="10110" w:type="dxa"/>
        <w:tblLook w:val="0420" w:firstRow="1" w:lastRow="0" w:firstColumn="0" w:lastColumn="0" w:noHBand="0" w:noVBand="1"/>
      </w:tblPr>
      <w:tblGrid>
        <w:gridCol w:w="4678"/>
        <w:gridCol w:w="5432"/>
      </w:tblGrid>
      <w:tr w:rsidR="006F039C" w:rsidRPr="00B15FCD" w14:paraId="3DD8D13B"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25586F5" w14:textId="77777777" w:rsidR="006F039C" w:rsidRPr="00E94817" w:rsidRDefault="006F039C"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6275445" w14:textId="77777777" w:rsidR="006F039C" w:rsidRPr="00E94817" w:rsidRDefault="006F039C" w:rsidP="00137EE9">
            <w:pPr>
              <w:spacing w:after="0" w:line="240" w:lineRule="auto"/>
              <w:rPr>
                <w:b w:val="0"/>
                <w:sz w:val="20"/>
                <w:szCs w:val="20"/>
              </w:rPr>
            </w:pPr>
            <w:r>
              <w:rPr>
                <w:sz w:val="20"/>
                <w:szCs w:val="20"/>
              </w:rPr>
              <w:t>Answer</w:t>
            </w:r>
          </w:p>
        </w:tc>
      </w:tr>
      <w:tr w:rsidR="006F039C" w:rsidRPr="00B15FCD" w14:paraId="32A470C7"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1DF8911" w14:textId="3D59FF69" w:rsidR="006F039C" w:rsidRPr="00E94817" w:rsidRDefault="00952E6D" w:rsidP="00952E6D">
            <w:pPr>
              <w:spacing w:after="0" w:line="240" w:lineRule="auto"/>
              <w:rPr>
                <w:sz w:val="20"/>
                <w:szCs w:val="20"/>
              </w:rPr>
            </w:pPr>
            <w:r w:rsidRPr="00952E6D">
              <w:rPr>
                <w:sz w:val="20"/>
                <w:szCs w:val="20"/>
              </w:rPr>
              <w:t>How is this application launched from the user device?</w:t>
            </w:r>
          </w:p>
        </w:tc>
        <w:tc>
          <w:tcPr>
            <w:tcW w:w="5432" w:type="dxa"/>
          </w:tcPr>
          <w:p w14:paraId="379A39B4" w14:textId="0CBA24CF" w:rsidR="006F039C" w:rsidRPr="00E94817" w:rsidRDefault="45337850" w:rsidP="00137EE9">
            <w:pPr>
              <w:spacing w:after="0" w:line="240" w:lineRule="auto"/>
              <w:rPr>
                <w:sz w:val="20"/>
                <w:szCs w:val="20"/>
              </w:rPr>
            </w:pPr>
            <w:ins w:id="102" w:author="Scott Dunbar" w:date="2020-02-14T21:49:00Z">
              <w:r w:rsidRPr="45337850">
                <w:rPr>
                  <w:sz w:val="20"/>
                  <w:szCs w:val="20"/>
                </w:rPr>
                <w:t>It is launched for a desktop or mobile browser.</w:t>
              </w:r>
            </w:ins>
          </w:p>
        </w:tc>
      </w:tr>
      <w:tr w:rsidR="006F039C" w:rsidRPr="00B15FCD" w14:paraId="6224ED49"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9875995" w14:textId="4EDC499A" w:rsidR="006F039C" w:rsidRPr="00E94817" w:rsidRDefault="00952E6D" w:rsidP="00952E6D">
            <w:pPr>
              <w:spacing w:after="0" w:line="240" w:lineRule="auto"/>
              <w:rPr>
                <w:sz w:val="20"/>
                <w:szCs w:val="20"/>
              </w:rPr>
            </w:pPr>
            <w:r w:rsidRPr="00952E6D">
              <w:rPr>
                <w:sz w:val="20"/>
                <w:szCs w:val="20"/>
              </w:rPr>
              <w:t>Are functions other than presentation performed on the user device?</w:t>
            </w:r>
          </w:p>
        </w:tc>
        <w:tc>
          <w:tcPr>
            <w:tcW w:w="5432" w:type="dxa"/>
          </w:tcPr>
          <w:p w14:paraId="08849A6D" w14:textId="7D41C79E" w:rsidR="006F039C" w:rsidRPr="00E94817" w:rsidRDefault="45337850" w:rsidP="00137EE9">
            <w:pPr>
              <w:spacing w:after="0" w:line="240" w:lineRule="auto"/>
              <w:rPr>
                <w:sz w:val="20"/>
                <w:szCs w:val="20"/>
              </w:rPr>
            </w:pPr>
            <w:ins w:id="103" w:author="Scott Dunbar" w:date="2020-02-14T21:49:00Z">
              <w:r w:rsidRPr="45337850">
                <w:rPr>
                  <w:sz w:val="20"/>
                  <w:szCs w:val="20"/>
                </w:rPr>
                <w:t>Yes, some background processing occurs.  For e</w:t>
              </w:r>
            </w:ins>
            <w:ins w:id="104" w:author="Scott Dunbar" w:date="2020-02-14T21:50:00Z">
              <w:r w:rsidRPr="45337850">
                <w:rPr>
                  <w:sz w:val="20"/>
                  <w:szCs w:val="20"/>
                </w:rPr>
                <w:t>xample, PDF copies of the application form are generated and emailed outside of the primary interface.</w:t>
              </w:r>
            </w:ins>
          </w:p>
        </w:tc>
      </w:tr>
      <w:tr w:rsidR="006F039C" w:rsidRPr="00B15FCD" w14:paraId="1ADC55AA"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AFF15F" w14:textId="08C79F36" w:rsidR="006F039C" w:rsidRPr="00E94817" w:rsidRDefault="00952E6D" w:rsidP="00952E6D">
            <w:pPr>
              <w:spacing w:after="0" w:line="240" w:lineRule="auto"/>
              <w:rPr>
                <w:sz w:val="20"/>
                <w:szCs w:val="20"/>
              </w:rPr>
            </w:pPr>
            <w:r w:rsidRPr="00952E6D">
              <w:rPr>
                <w:sz w:val="20"/>
                <w:szCs w:val="20"/>
              </w:rPr>
              <w:t>Does this application collect user data?</w:t>
            </w:r>
          </w:p>
        </w:tc>
        <w:tc>
          <w:tcPr>
            <w:tcW w:w="5432" w:type="dxa"/>
          </w:tcPr>
          <w:p w14:paraId="21CB99E9" w14:textId="4528A310" w:rsidR="006F039C" w:rsidRPr="00E94817" w:rsidRDefault="45337850" w:rsidP="00137EE9">
            <w:pPr>
              <w:spacing w:after="0" w:line="240" w:lineRule="auto"/>
              <w:rPr>
                <w:sz w:val="20"/>
                <w:szCs w:val="20"/>
              </w:rPr>
            </w:pPr>
            <w:ins w:id="105" w:author="Scott Dunbar" w:date="2020-02-14T21:50:00Z">
              <w:r w:rsidRPr="45337850">
                <w:rPr>
                  <w:sz w:val="20"/>
                  <w:szCs w:val="20"/>
                </w:rPr>
                <w:t>Yes, users enter data and it is stored for a configurable amount of time.</w:t>
              </w:r>
            </w:ins>
          </w:p>
        </w:tc>
      </w:tr>
      <w:tr w:rsidR="006F039C" w:rsidRPr="00B15FCD" w14:paraId="6B63E0AE"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1CF2251" w14:textId="657E5A5E" w:rsidR="006F039C" w:rsidRPr="00E94817" w:rsidRDefault="00952E6D" w:rsidP="00137EE9">
            <w:pPr>
              <w:spacing w:after="0" w:line="240" w:lineRule="auto"/>
              <w:rPr>
                <w:sz w:val="20"/>
                <w:szCs w:val="20"/>
              </w:rPr>
            </w:pPr>
            <w:r w:rsidRPr="00952E6D">
              <w:rPr>
                <w:sz w:val="20"/>
                <w:szCs w:val="20"/>
              </w:rPr>
              <w:t>Does this application need access to user geolocation? If so, please describe how this information is used.</w:t>
            </w:r>
          </w:p>
        </w:tc>
        <w:tc>
          <w:tcPr>
            <w:tcW w:w="5432" w:type="dxa"/>
          </w:tcPr>
          <w:p w14:paraId="526442CF" w14:textId="555062C6" w:rsidR="006F039C" w:rsidRPr="00E94817" w:rsidRDefault="45337850" w:rsidP="00137EE9">
            <w:pPr>
              <w:spacing w:after="0" w:line="240" w:lineRule="auto"/>
              <w:rPr>
                <w:sz w:val="20"/>
                <w:szCs w:val="20"/>
              </w:rPr>
            </w:pPr>
            <w:ins w:id="106" w:author="Scott Dunbar" w:date="2020-02-14T21:50:00Z">
              <w:r w:rsidRPr="45337850">
                <w:rPr>
                  <w:sz w:val="20"/>
                  <w:szCs w:val="20"/>
                </w:rPr>
                <w:t>It does no</w:t>
              </w:r>
            </w:ins>
            <w:ins w:id="107" w:author="Scott Dunbar" w:date="2020-02-14T21:51:00Z">
              <w:r w:rsidRPr="45337850">
                <w:rPr>
                  <w:sz w:val="20"/>
                  <w:szCs w:val="20"/>
                </w:rPr>
                <w:t>t.</w:t>
              </w:r>
            </w:ins>
          </w:p>
        </w:tc>
      </w:tr>
    </w:tbl>
    <w:p w14:paraId="23C626AC" w14:textId="77777777" w:rsidR="006F039C" w:rsidRPr="006F039C" w:rsidRDefault="006F039C" w:rsidP="006F039C"/>
    <w:p w14:paraId="40DB8B12" w14:textId="459C7DCF" w:rsidR="00744DE3" w:rsidRDefault="00744DE3" w:rsidP="001B59AB">
      <w:pPr>
        <w:pStyle w:val="Heading3"/>
      </w:pPr>
      <w:bookmarkStart w:id="108" w:name="_Toc20397816"/>
      <w:bookmarkStart w:id="109" w:name="_Toc21698915"/>
      <w:bookmarkStart w:id="110" w:name="_Hlk34296814"/>
      <w:r>
        <w:t>Application Security</w:t>
      </w:r>
      <w:bookmarkEnd w:id="108"/>
      <w:bookmarkEnd w:id="109"/>
    </w:p>
    <w:tbl>
      <w:tblPr>
        <w:tblStyle w:val="Corporate"/>
        <w:tblW w:w="10110" w:type="dxa"/>
        <w:tblLook w:val="0420" w:firstRow="1" w:lastRow="0" w:firstColumn="0" w:lastColumn="0" w:noHBand="0" w:noVBand="1"/>
      </w:tblPr>
      <w:tblGrid>
        <w:gridCol w:w="4678"/>
        <w:gridCol w:w="5432"/>
      </w:tblGrid>
      <w:tr w:rsidR="002D0775" w:rsidRPr="00B15FCD" w14:paraId="7002833F"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60F2EE"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9543F05"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8563C78"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71FF53" w14:textId="53CF4D1E" w:rsidR="002D0775" w:rsidRPr="00E94817" w:rsidRDefault="003F7623" w:rsidP="003F7623">
            <w:pPr>
              <w:spacing w:after="0" w:line="240" w:lineRule="auto"/>
              <w:rPr>
                <w:sz w:val="20"/>
                <w:szCs w:val="20"/>
              </w:rPr>
            </w:pPr>
            <w:r w:rsidRPr="003F7623">
              <w:rPr>
                <w:sz w:val="20"/>
                <w:szCs w:val="20"/>
              </w:rPr>
              <w:t>What standards does the provider follow for application development? Do these include rigorous testing and acceptance protocols?</w:t>
            </w:r>
          </w:p>
        </w:tc>
        <w:tc>
          <w:tcPr>
            <w:tcW w:w="5432" w:type="dxa"/>
          </w:tcPr>
          <w:p w14:paraId="4F5CDB4F" w14:textId="1350351B" w:rsidR="002D0775" w:rsidRPr="00E94817" w:rsidRDefault="45337850" w:rsidP="003F7623">
            <w:pPr>
              <w:spacing w:after="0" w:line="240" w:lineRule="auto"/>
              <w:rPr>
                <w:sz w:val="20"/>
                <w:szCs w:val="20"/>
              </w:rPr>
            </w:pPr>
            <w:ins w:id="111" w:author="Scott Dunbar" w:date="2020-02-14T21:51:00Z">
              <w:r w:rsidRPr="45337850">
                <w:rPr>
                  <w:sz w:val="20"/>
                  <w:szCs w:val="20"/>
                </w:rPr>
                <w:t xml:space="preserve">All Temenos software is developed using modern best practices.  As part of this Temenos maintains a </w:t>
              </w:r>
            </w:ins>
            <w:ins w:id="112" w:author="Scott Dunbar" w:date="2020-02-14T21:52:00Z">
              <w:r w:rsidRPr="45337850">
                <w:rPr>
                  <w:sz w:val="20"/>
                  <w:szCs w:val="20"/>
                </w:rPr>
                <w:t>quality</w:t>
              </w:r>
            </w:ins>
            <w:ins w:id="113" w:author="Scott Dunbar" w:date="2020-02-14T21:51:00Z">
              <w:r w:rsidRPr="45337850">
                <w:rPr>
                  <w:sz w:val="20"/>
                  <w:szCs w:val="20"/>
                </w:rPr>
                <w:t xml:space="preserve"> assurance </w:t>
              </w:r>
            </w:ins>
            <w:ins w:id="114" w:author="Scott Dunbar" w:date="2020-02-14T21:52:00Z">
              <w:r w:rsidRPr="45337850">
                <w:rPr>
                  <w:sz w:val="20"/>
                  <w:szCs w:val="20"/>
                </w:rPr>
                <w:t xml:space="preserve">team to validate the functionality of the solution. </w:t>
              </w:r>
            </w:ins>
          </w:p>
        </w:tc>
      </w:tr>
      <w:tr w:rsidR="002D0775" w:rsidRPr="00B15FCD" w14:paraId="210570FC"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F5A881B" w14:textId="60F7BC71" w:rsidR="002D0775" w:rsidRPr="00E94817" w:rsidRDefault="003F7623" w:rsidP="003F7623">
            <w:pPr>
              <w:spacing w:after="0" w:line="240" w:lineRule="auto"/>
              <w:rPr>
                <w:sz w:val="20"/>
                <w:szCs w:val="20"/>
              </w:rPr>
            </w:pPr>
            <w:r w:rsidRPr="003F7623">
              <w:rPr>
                <w:sz w:val="20"/>
                <w:szCs w:val="20"/>
              </w:rPr>
              <w:t>What application security measures are used in the production environment (e.g., application-level firewall, database logging / auditing, etc.)?</w:t>
            </w:r>
          </w:p>
        </w:tc>
        <w:tc>
          <w:tcPr>
            <w:tcW w:w="5432" w:type="dxa"/>
          </w:tcPr>
          <w:p w14:paraId="2F245CB6" w14:textId="407094A7" w:rsidR="002D0775" w:rsidRPr="00E94817" w:rsidRDefault="45337850" w:rsidP="003F7623">
            <w:pPr>
              <w:spacing w:after="0" w:line="240" w:lineRule="auto"/>
              <w:rPr>
                <w:sz w:val="20"/>
                <w:szCs w:val="20"/>
              </w:rPr>
            </w:pPr>
            <w:ins w:id="115" w:author="Scott Dunbar" w:date="2020-02-14T21:52:00Z">
              <w:r w:rsidRPr="45337850">
                <w:rPr>
                  <w:sz w:val="20"/>
                  <w:szCs w:val="20"/>
                </w:rPr>
                <w:t>The production environment is logically isolated from the rest of the internet.  The r</w:t>
              </w:r>
            </w:ins>
            <w:ins w:id="116" w:author="Scott Dunbar" w:date="2020-02-14T21:53:00Z">
              <w:r w:rsidRPr="45337850">
                <w:rPr>
                  <w:sz w:val="20"/>
                  <w:szCs w:val="20"/>
                </w:rPr>
                <w:t>esources used by the software (for example the database) are not accessible outside of the virtual private network within the AWS network and</w:t>
              </w:r>
            </w:ins>
            <w:ins w:id="117" w:author="Scott Dunbar" w:date="2020-02-14T21:54:00Z">
              <w:r w:rsidRPr="45337850">
                <w:rPr>
                  <w:sz w:val="20"/>
                  <w:szCs w:val="20"/>
                </w:rPr>
                <w:t xml:space="preserve"> access to sensitive parts of the application are limited by IP address.</w:t>
              </w:r>
            </w:ins>
          </w:p>
        </w:tc>
      </w:tr>
      <w:tr w:rsidR="002D0775" w:rsidRPr="00B15FCD" w14:paraId="043E9665"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C363B" w14:textId="51A3D511" w:rsidR="002D0775" w:rsidRPr="00FA7258" w:rsidRDefault="003F7623" w:rsidP="003F7623">
            <w:pPr>
              <w:spacing w:after="0" w:line="240" w:lineRule="auto"/>
              <w:rPr>
                <w:sz w:val="20"/>
                <w:szCs w:val="20"/>
                <w:highlight w:val="yellow"/>
              </w:rPr>
            </w:pPr>
            <w:r w:rsidRPr="00FA7258">
              <w:rPr>
                <w:sz w:val="20"/>
                <w:szCs w:val="20"/>
                <w:highlight w:val="yellow"/>
              </w:rPr>
              <w:t>Are the information classification tags editable?</w:t>
            </w:r>
          </w:p>
        </w:tc>
        <w:tc>
          <w:tcPr>
            <w:tcW w:w="5432" w:type="dxa"/>
          </w:tcPr>
          <w:p w14:paraId="7D496898" w14:textId="38B3D481" w:rsidR="002D0775" w:rsidRPr="00E94817" w:rsidRDefault="006220EC" w:rsidP="003F7623">
            <w:pPr>
              <w:spacing w:after="0" w:line="240" w:lineRule="auto"/>
              <w:rPr>
                <w:sz w:val="20"/>
                <w:szCs w:val="20"/>
              </w:rPr>
            </w:pPr>
            <w:r w:rsidRPr="00FA7258">
              <w:rPr>
                <w:sz w:val="20"/>
                <w:szCs w:val="20"/>
                <w:highlight w:val="yellow"/>
              </w:rPr>
              <w:t>Need more information</w:t>
            </w:r>
            <w:r w:rsidR="006967EF" w:rsidRPr="00FA7258">
              <w:rPr>
                <w:sz w:val="20"/>
                <w:szCs w:val="20"/>
                <w:highlight w:val="yellow"/>
              </w:rPr>
              <w:t xml:space="preserve"> in order to answer.</w:t>
            </w:r>
          </w:p>
        </w:tc>
      </w:tr>
      <w:tr w:rsidR="002D0775" w:rsidRPr="00B15FCD" w14:paraId="442F8BB7"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1C47E0" w14:textId="3F050C68" w:rsidR="002D0775" w:rsidRPr="00E94817" w:rsidRDefault="003F7623" w:rsidP="003F7623">
            <w:pPr>
              <w:spacing w:after="0" w:line="240" w:lineRule="auto"/>
              <w:rPr>
                <w:sz w:val="20"/>
                <w:szCs w:val="20"/>
              </w:rPr>
            </w:pPr>
            <w:r w:rsidRPr="003F7623">
              <w:rPr>
                <w:sz w:val="20"/>
                <w:szCs w:val="20"/>
              </w:rPr>
              <w:t>Are session timeouts available and customizable?</w:t>
            </w:r>
          </w:p>
        </w:tc>
        <w:tc>
          <w:tcPr>
            <w:tcW w:w="5432" w:type="dxa"/>
          </w:tcPr>
          <w:p w14:paraId="07FE5C82" w14:textId="2FB2267A" w:rsidR="002D0775" w:rsidRPr="00E94817" w:rsidRDefault="45337850" w:rsidP="003F7623">
            <w:pPr>
              <w:spacing w:after="0" w:line="240" w:lineRule="auto"/>
              <w:rPr>
                <w:sz w:val="20"/>
                <w:szCs w:val="20"/>
              </w:rPr>
            </w:pPr>
            <w:ins w:id="118" w:author="Scott Dunbar" w:date="2020-02-14T21:58:00Z">
              <w:r w:rsidRPr="45337850">
                <w:rPr>
                  <w:sz w:val="20"/>
                  <w:szCs w:val="20"/>
                </w:rPr>
                <w:t>Yes, the system has configurable session timeouts.</w:t>
              </w:r>
            </w:ins>
          </w:p>
        </w:tc>
      </w:tr>
      <w:tr w:rsidR="003F7623" w:rsidRPr="00B15FCD" w14:paraId="39D43F3E"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636CAB" w14:textId="5DAA6C42" w:rsidR="003F7623" w:rsidRPr="003F7623" w:rsidRDefault="003F7623" w:rsidP="003F7623">
            <w:pPr>
              <w:spacing w:after="0" w:line="240" w:lineRule="auto"/>
              <w:rPr>
                <w:sz w:val="20"/>
                <w:szCs w:val="20"/>
              </w:rPr>
            </w:pPr>
            <w:r w:rsidRPr="003F7623">
              <w:rPr>
                <w:sz w:val="20"/>
                <w:szCs w:val="20"/>
              </w:rPr>
              <w:t>How is data integrity assured? What controls exist over internal processing?</w:t>
            </w:r>
          </w:p>
        </w:tc>
        <w:tc>
          <w:tcPr>
            <w:tcW w:w="5432" w:type="dxa"/>
          </w:tcPr>
          <w:p w14:paraId="744C9A9C" w14:textId="0D06B620" w:rsidR="003F7623" w:rsidRPr="00E94817" w:rsidRDefault="45337850" w:rsidP="003F7623">
            <w:pPr>
              <w:spacing w:after="0" w:line="240" w:lineRule="auto"/>
              <w:rPr>
                <w:sz w:val="20"/>
                <w:szCs w:val="20"/>
              </w:rPr>
            </w:pPr>
            <w:ins w:id="119" w:author="Scott Dunbar" w:date="2020-02-14T22:00:00Z">
              <w:r w:rsidRPr="45337850">
                <w:rPr>
                  <w:sz w:val="20"/>
                  <w:szCs w:val="20"/>
                </w:rPr>
                <w:t xml:space="preserve">All software has been </w:t>
              </w:r>
            </w:ins>
            <w:ins w:id="120" w:author="Scott Dunbar" w:date="2020-02-14T22:01:00Z">
              <w:r w:rsidRPr="45337850">
                <w:rPr>
                  <w:sz w:val="20"/>
                  <w:szCs w:val="20"/>
                </w:rPr>
                <w:t>tested to validate data integrity.  All access to the data flows through the Journey Manager server.</w:t>
              </w:r>
            </w:ins>
          </w:p>
        </w:tc>
      </w:tr>
      <w:tr w:rsidR="00F203B0" w:rsidRPr="00B15FCD" w14:paraId="662694E3"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E11730D" w14:textId="1C6F3211" w:rsidR="00F203B0" w:rsidRPr="003F7623" w:rsidRDefault="005C260A" w:rsidP="003F7623">
            <w:pPr>
              <w:spacing w:after="0" w:line="240" w:lineRule="auto"/>
              <w:rPr>
                <w:sz w:val="20"/>
                <w:szCs w:val="20"/>
              </w:rPr>
            </w:pPr>
            <w:r>
              <w:rPr>
                <w:sz w:val="20"/>
                <w:szCs w:val="20"/>
              </w:rPr>
              <w:t>Outline your approach for all verification techniques utilized: dynamic vulnerability scanning, malicious code analysis, manual code review, manual penetration testing, security architecture review, static analysis, threat modeling.</w:t>
            </w:r>
          </w:p>
        </w:tc>
        <w:tc>
          <w:tcPr>
            <w:tcW w:w="5432" w:type="dxa"/>
          </w:tcPr>
          <w:p w14:paraId="1E7769E7" w14:textId="3D812DFB" w:rsidR="00F203B0" w:rsidRPr="00E94817" w:rsidRDefault="45337850" w:rsidP="003F7623">
            <w:pPr>
              <w:spacing w:after="0" w:line="240" w:lineRule="auto"/>
              <w:rPr>
                <w:sz w:val="20"/>
                <w:szCs w:val="20"/>
              </w:rPr>
            </w:pPr>
            <w:ins w:id="121" w:author="Scott Dunbar" w:date="2020-02-14T22:02:00Z">
              <w:r w:rsidRPr="45337850">
                <w:rPr>
                  <w:sz w:val="20"/>
                  <w:szCs w:val="20"/>
                </w:rPr>
                <w:t xml:space="preserve">The core of the </w:t>
              </w:r>
            </w:ins>
            <w:ins w:id="122" w:author="Scott Dunbar" w:date="2020-02-14T22:03:00Z">
              <w:r w:rsidRPr="45337850">
                <w:rPr>
                  <w:sz w:val="20"/>
                  <w:szCs w:val="20"/>
                </w:rPr>
                <w:t xml:space="preserve">Journey Manager solution is regularly scanned for security vulnerabilities.  This is done with every release.  The Temenos development methodology </w:t>
              </w:r>
            </w:ins>
            <w:ins w:id="123" w:author="Scott Dunbar" w:date="2020-02-14T22:04:00Z">
              <w:r w:rsidRPr="45337850">
                <w:rPr>
                  <w:sz w:val="20"/>
                  <w:szCs w:val="20"/>
                </w:rPr>
                <w:t>includes code reviews and architecture reviews.</w:t>
              </w:r>
            </w:ins>
          </w:p>
        </w:tc>
      </w:tr>
      <w:tr w:rsidR="005C260A" w:rsidRPr="00B15FCD" w14:paraId="1998845C"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266893" w14:textId="6E92A689" w:rsidR="005C260A" w:rsidRPr="001D4982" w:rsidRDefault="005C260A" w:rsidP="003F7623">
            <w:pPr>
              <w:spacing w:after="0" w:line="240" w:lineRule="auto"/>
              <w:rPr>
                <w:color w:val="111111" w:themeColor="text1"/>
                <w:sz w:val="20"/>
                <w:szCs w:val="20"/>
              </w:rPr>
            </w:pPr>
            <w:r w:rsidRPr="001D4982">
              <w:rPr>
                <w:color w:val="111111" w:themeColor="text1"/>
                <w:sz w:val="20"/>
                <w:szCs w:val="20"/>
              </w:rPr>
              <w:t>How are OWASP Top 10 vulnerabilities addressed and tested in your solution?</w:t>
            </w:r>
          </w:p>
        </w:tc>
        <w:tc>
          <w:tcPr>
            <w:tcW w:w="5432" w:type="dxa"/>
          </w:tcPr>
          <w:p w14:paraId="2686B9F4" w14:textId="454523A7" w:rsidR="005C260A" w:rsidRPr="00E94817" w:rsidRDefault="45337850" w:rsidP="003F7623">
            <w:pPr>
              <w:spacing w:after="0" w:line="240" w:lineRule="auto"/>
              <w:rPr>
                <w:sz w:val="20"/>
                <w:szCs w:val="20"/>
              </w:rPr>
            </w:pPr>
            <w:ins w:id="124" w:author="Scott Dunbar" w:date="2020-02-14T22:05:00Z">
              <w:r w:rsidRPr="45337850">
                <w:rPr>
                  <w:sz w:val="20"/>
                  <w:szCs w:val="20"/>
                </w:rPr>
                <w:t xml:space="preserve">Best practices are used in all </w:t>
              </w:r>
            </w:ins>
            <w:ins w:id="125" w:author="Scott Dunbar" w:date="2020-02-14T22:07:00Z">
              <w:r w:rsidRPr="45337850">
                <w:rPr>
                  <w:sz w:val="20"/>
                  <w:szCs w:val="20"/>
                </w:rPr>
                <w:t xml:space="preserve">layers of the Temenos development environment.  For example, all database interaction use database prepared statements to </w:t>
              </w:r>
              <w:r w:rsidRPr="45337850">
                <w:rPr>
                  <w:sz w:val="20"/>
                  <w:szCs w:val="20"/>
                </w:rPr>
                <w:lastRenderedPageBreak/>
                <w:t>mitigate SQL injection.</w:t>
              </w:r>
            </w:ins>
            <w:ins w:id="126" w:author="Scott Dunbar" w:date="2020-02-14T22:08:00Z">
              <w:r w:rsidRPr="45337850">
                <w:rPr>
                  <w:sz w:val="20"/>
                  <w:szCs w:val="20"/>
                </w:rPr>
                <w:t xml:space="preserve">  Security testing includes validating that, for example, access control applies to all appropriate resources.</w:t>
              </w:r>
            </w:ins>
          </w:p>
        </w:tc>
      </w:tr>
      <w:tr w:rsidR="007A073E" w:rsidRPr="00B15FCD" w14:paraId="40A77BD2"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9C218A" w14:textId="77777777" w:rsidR="007A073E" w:rsidRPr="00FA7258" w:rsidRDefault="007A073E" w:rsidP="003F7623">
            <w:pPr>
              <w:spacing w:after="0" w:line="240" w:lineRule="auto"/>
              <w:rPr>
                <w:color w:val="111111" w:themeColor="text1"/>
                <w:sz w:val="20"/>
                <w:szCs w:val="20"/>
                <w:highlight w:val="yellow"/>
              </w:rPr>
            </w:pPr>
            <w:r w:rsidRPr="00FA7258">
              <w:rPr>
                <w:color w:val="111111" w:themeColor="text1"/>
                <w:sz w:val="20"/>
                <w:szCs w:val="20"/>
                <w:highlight w:val="yellow"/>
              </w:rPr>
              <w:lastRenderedPageBreak/>
              <w:t>Does &lt;vendor&gt; have a vulnerability management program in place? If yes, will the services provided to CWB be managed under that program?</w:t>
            </w:r>
          </w:p>
        </w:tc>
        <w:tc>
          <w:tcPr>
            <w:tcW w:w="5432" w:type="dxa"/>
          </w:tcPr>
          <w:p w14:paraId="30BF9442" w14:textId="2E82162C" w:rsidR="007A073E" w:rsidRPr="00E94817" w:rsidRDefault="006967EF" w:rsidP="003F7623">
            <w:pPr>
              <w:spacing w:after="0" w:line="240" w:lineRule="auto"/>
              <w:rPr>
                <w:sz w:val="20"/>
                <w:szCs w:val="20"/>
              </w:rPr>
            </w:pPr>
            <w:r w:rsidRPr="00FA7258">
              <w:rPr>
                <w:sz w:val="20"/>
                <w:szCs w:val="20"/>
                <w:highlight w:val="yellow"/>
              </w:rPr>
              <w:t>Need additional time to answer.</w:t>
            </w:r>
          </w:p>
        </w:tc>
      </w:tr>
    </w:tbl>
    <w:p w14:paraId="27C5C2BE" w14:textId="77777777" w:rsidR="00137EE9" w:rsidRDefault="00137EE9" w:rsidP="001B59AB">
      <w:pPr>
        <w:pStyle w:val="Heading3"/>
      </w:pPr>
      <w:bookmarkStart w:id="127" w:name="_Toc20397817"/>
      <w:bookmarkStart w:id="128" w:name="_Toc21698916"/>
      <w:bookmarkEnd w:id="110"/>
      <w:r>
        <w:t>Mobility</w:t>
      </w:r>
      <w:bookmarkEnd w:id="127"/>
      <w:bookmarkEnd w:id="128"/>
    </w:p>
    <w:tbl>
      <w:tblPr>
        <w:tblStyle w:val="Corporate"/>
        <w:tblW w:w="10110" w:type="dxa"/>
        <w:tblLook w:val="0420" w:firstRow="1" w:lastRow="0" w:firstColumn="0" w:lastColumn="0" w:noHBand="0" w:noVBand="1"/>
      </w:tblPr>
      <w:tblGrid>
        <w:gridCol w:w="4678"/>
        <w:gridCol w:w="5432"/>
      </w:tblGrid>
      <w:tr w:rsidR="00137EE9" w:rsidRPr="00B15FCD" w14:paraId="067D26C9"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8CCA9A5"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E9508BE"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38DF1393"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A45A49F" w14:textId="0DA4899E" w:rsidR="00137EE9" w:rsidRPr="00E94817" w:rsidRDefault="00137EE9" w:rsidP="00137EE9">
            <w:pPr>
              <w:rPr>
                <w:sz w:val="20"/>
                <w:szCs w:val="20"/>
              </w:rPr>
            </w:pPr>
            <w:r w:rsidRPr="00412A16">
              <w:rPr>
                <w:sz w:val="20"/>
                <w:szCs w:val="18"/>
              </w:rPr>
              <w:t xml:space="preserve">Please detail the devices that integrate with your solution. Include mobile devices, tablets, and </w:t>
            </w:r>
            <w:r w:rsidR="00517AC6" w:rsidRPr="00412A16">
              <w:rPr>
                <w:sz w:val="20"/>
                <w:szCs w:val="18"/>
              </w:rPr>
              <w:t>Internet of Things (</w:t>
            </w:r>
            <w:r w:rsidRPr="00412A16">
              <w:rPr>
                <w:sz w:val="20"/>
                <w:szCs w:val="18"/>
              </w:rPr>
              <w:t>IoT</w:t>
            </w:r>
            <w:r w:rsidR="00517AC6" w:rsidRPr="00412A16">
              <w:rPr>
                <w:sz w:val="20"/>
                <w:szCs w:val="18"/>
              </w:rPr>
              <w:t>)</w:t>
            </w:r>
            <w:r w:rsidRPr="00412A16">
              <w:rPr>
                <w:sz w:val="20"/>
                <w:szCs w:val="18"/>
              </w:rPr>
              <w:t>/connected devices.</w:t>
            </w:r>
          </w:p>
        </w:tc>
        <w:tc>
          <w:tcPr>
            <w:tcW w:w="5432" w:type="dxa"/>
          </w:tcPr>
          <w:p w14:paraId="2CC912B2" w14:textId="3F9CC82D" w:rsidR="00137EE9" w:rsidRPr="00E94817" w:rsidRDefault="45337850" w:rsidP="00137EE9">
            <w:pPr>
              <w:spacing w:after="0" w:line="240" w:lineRule="auto"/>
              <w:rPr>
                <w:sz w:val="20"/>
                <w:szCs w:val="20"/>
              </w:rPr>
            </w:pPr>
            <w:ins w:id="129" w:author="Scott Dunbar" w:date="2020-02-14T22:09:00Z">
              <w:r w:rsidRPr="45337850">
                <w:rPr>
                  <w:sz w:val="20"/>
                  <w:szCs w:val="20"/>
                </w:rPr>
                <w:t>The software supplied to CWB has t</w:t>
              </w:r>
            </w:ins>
            <w:ins w:id="130" w:author="Scott Dunbar" w:date="2020-02-14T22:10:00Z">
              <w:r w:rsidRPr="45337850">
                <w:rPr>
                  <w:sz w:val="20"/>
                  <w:szCs w:val="20"/>
                </w:rPr>
                <w:t>hree main parts.  The first is the customer facing applications (I.e. a credit card application).  This part works with mobile and tablet devices.  The second</w:t>
              </w:r>
            </w:ins>
            <w:ins w:id="131" w:author="Scott Dunbar" w:date="2020-02-14T22:11:00Z">
              <w:r w:rsidRPr="45337850">
                <w:rPr>
                  <w:sz w:val="20"/>
                  <w:szCs w:val="20"/>
                </w:rPr>
                <w:t xml:space="preserve"> and third</w:t>
              </w:r>
            </w:ins>
            <w:ins w:id="132" w:author="Scott Dunbar" w:date="2020-02-14T22:10:00Z">
              <w:r w:rsidRPr="45337850">
                <w:rPr>
                  <w:sz w:val="20"/>
                  <w:szCs w:val="20"/>
                </w:rPr>
                <w:t xml:space="preserve"> part</w:t>
              </w:r>
            </w:ins>
            <w:ins w:id="133" w:author="Scott Dunbar" w:date="2020-02-14T22:11:00Z">
              <w:r w:rsidRPr="45337850">
                <w:rPr>
                  <w:sz w:val="20"/>
                  <w:szCs w:val="20"/>
                </w:rPr>
                <w:t>s</w:t>
              </w:r>
            </w:ins>
            <w:ins w:id="134" w:author="Scott Dunbar" w:date="2020-02-14T22:10:00Z">
              <w:r w:rsidRPr="45337850">
                <w:rPr>
                  <w:sz w:val="20"/>
                  <w:szCs w:val="20"/>
                </w:rPr>
                <w:t xml:space="preserve"> – the </w:t>
              </w:r>
            </w:ins>
            <w:ins w:id="135" w:author="Scott Dunbar" w:date="2020-02-14T22:11:00Z">
              <w:r w:rsidRPr="45337850">
                <w:rPr>
                  <w:sz w:val="20"/>
                  <w:szCs w:val="20"/>
                </w:rPr>
                <w:t xml:space="preserve">bank “workspace” </w:t>
              </w:r>
            </w:ins>
            <w:ins w:id="136" w:author="Scott Dunbar" w:date="2020-02-14T22:12:00Z">
              <w:r w:rsidRPr="45337850">
                <w:rPr>
                  <w:sz w:val="20"/>
                  <w:szCs w:val="20"/>
                </w:rPr>
                <w:t xml:space="preserve">and </w:t>
              </w:r>
            </w:ins>
            <w:ins w:id="137" w:author="Scott Dunbar" w:date="2020-02-14T22:16:00Z">
              <w:r w:rsidRPr="45337850">
                <w:rPr>
                  <w:sz w:val="20"/>
                  <w:szCs w:val="20"/>
                </w:rPr>
                <w:t xml:space="preserve">the J/M administrative console </w:t>
              </w:r>
            </w:ins>
            <w:ins w:id="138" w:author="Scott Dunbar" w:date="2020-02-14T22:11:00Z">
              <w:r w:rsidRPr="45337850">
                <w:rPr>
                  <w:sz w:val="20"/>
                  <w:szCs w:val="20"/>
                </w:rPr>
                <w:t xml:space="preserve">is meant to be used on a desktop device and is not optimized for </w:t>
              </w:r>
            </w:ins>
            <w:ins w:id="139" w:author="Scott Dunbar" w:date="2020-02-14T22:18:00Z">
              <w:r w:rsidRPr="45337850">
                <w:rPr>
                  <w:sz w:val="20"/>
                  <w:szCs w:val="20"/>
                </w:rPr>
                <w:t>mobile devices.</w:t>
              </w:r>
            </w:ins>
          </w:p>
        </w:tc>
      </w:tr>
    </w:tbl>
    <w:p w14:paraId="7394FBEF" w14:textId="2CFA1400" w:rsidR="00137EE9" w:rsidRDefault="00137EE9" w:rsidP="001B59AB">
      <w:pPr>
        <w:pStyle w:val="Heading3"/>
      </w:pPr>
      <w:bookmarkStart w:id="140" w:name="_Toc20397818"/>
      <w:bookmarkStart w:id="141" w:name="_Toc21698917"/>
      <w:r>
        <w:t>Application Programming Interfaces (APIs)</w:t>
      </w:r>
      <w:r w:rsidR="00517AC6">
        <w:t xml:space="preserve"> / Software Development Kits (SDKs)</w:t>
      </w:r>
      <w:bookmarkEnd w:id="140"/>
      <w:bookmarkEnd w:id="141"/>
    </w:p>
    <w:tbl>
      <w:tblPr>
        <w:tblStyle w:val="Corporate"/>
        <w:tblW w:w="10110" w:type="dxa"/>
        <w:tblLook w:val="0420" w:firstRow="1" w:lastRow="0" w:firstColumn="0" w:lastColumn="0" w:noHBand="0" w:noVBand="1"/>
      </w:tblPr>
      <w:tblGrid>
        <w:gridCol w:w="4678"/>
        <w:gridCol w:w="5432"/>
      </w:tblGrid>
      <w:tr w:rsidR="00137EE9" w:rsidRPr="00B15FCD" w14:paraId="7537E30D"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35920187"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D515BB4"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27EE10EE"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C0E61AE" w14:textId="00C7F2B6" w:rsidR="00137EE9" w:rsidRPr="00517AC6" w:rsidRDefault="00463EF7" w:rsidP="00517AC6">
            <w:pPr>
              <w:rPr>
                <w:sz w:val="20"/>
                <w:szCs w:val="20"/>
              </w:rPr>
            </w:pPr>
            <w:r>
              <w:rPr>
                <w:sz w:val="20"/>
                <w:szCs w:val="18"/>
              </w:rPr>
              <w:t>Are all of your capabilities exposed via APIs?</w:t>
            </w:r>
            <w:r w:rsidR="00B8520B">
              <w:rPr>
                <w:sz w:val="20"/>
                <w:szCs w:val="18"/>
              </w:rPr>
              <w:t xml:space="preserve"> List the API protocols supported.</w:t>
            </w:r>
          </w:p>
        </w:tc>
        <w:tc>
          <w:tcPr>
            <w:tcW w:w="5432" w:type="dxa"/>
          </w:tcPr>
          <w:p w14:paraId="4EC64912" w14:textId="47D13D6C" w:rsidR="00137EE9" w:rsidRPr="00E94817" w:rsidRDefault="45337850" w:rsidP="00137EE9">
            <w:pPr>
              <w:spacing w:after="0" w:line="240" w:lineRule="auto"/>
              <w:rPr>
                <w:sz w:val="20"/>
                <w:szCs w:val="20"/>
              </w:rPr>
            </w:pPr>
            <w:ins w:id="142" w:author="Scott Dunbar" w:date="2020-02-14T22:21:00Z">
              <w:r w:rsidRPr="45337850">
                <w:rPr>
                  <w:sz w:val="20"/>
                  <w:szCs w:val="20"/>
                </w:rPr>
                <w:t xml:space="preserve">Journey Manager can expose API’s to environments that CWB designates.  For example, </w:t>
              </w:r>
            </w:ins>
            <w:ins w:id="143" w:author="Scott Dunbar" w:date="2020-02-14T22:22:00Z">
              <w:r w:rsidRPr="45337850">
                <w:rPr>
                  <w:sz w:val="20"/>
                  <w:szCs w:val="20"/>
                </w:rPr>
                <w:t>management and software deployment API’s can be exposed.  These API’s all require authentication.  The API’s use either a REST/JSON pattern or a REST/XML patter</w:t>
              </w:r>
            </w:ins>
            <w:ins w:id="144" w:author="Scott Dunbar" w:date="2020-02-14T22:23:00Z">
              <w:r w:rsidRPr="45337850">
                <w:rPr>
                  <w:sz w:val="20"/>
                  <w:szCs w:val="20"/>
                </w:rPr>
                <w:t>n.</w:t>
              </w:r>
            </w:ins>
          </w:p>
        </w:tc>
      </w:tr>
      <w:tr w:rsidR="00463EF7" w:rsidRPr="00B15FCD" w14:paraId="23701200"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2ED51A7" w14:textId="4F354D81" w:rsidR="00463EF7" w:rsidRPr="00463EF7" w:rsidDel="00517AC6" w:rsidRDefault="00463EF7" w:rsidP="00463EF7">
            <w:pPr>
              <w:rPr>
                <w:sz w:val="20"/>
                <w:szCs w:val="18"/>
              </w:rPr>
            </w:pPr>
            <w:r w:rsidRPr="005D5DAC">
              <w:rPr>
                <w:sz w:val="20"/>
                <w:szCs w:val="18"/>
              </w:rPr>
              <w:t>Please provide documentation available for API Interfaces. Registration APIs (client and server side), Authentication APIs (client and server side), Account Update APIs (client and server side) Administrative APIs, Querying APIs.</w:t>
            </w:r>
          </w:p>
        </w:tc>
        <w:tc>
          <w:tcPr>
            <w:tcW w:w="5432" w:type="dxa"/>
          </w:tcPr>
          <w:p w14:paraId="056233F6" w14:textId="14FCF0DB" w:rsidR="00463EF7" w:rsidRPr="00E94817" w:rsidRDefault="45337850" w:rsidP="00463EF7">
            <w:pPr>
              <w:spacing w:after="0" w:line="240" w:lineRule="auto"/>
              <w:rPr>
                <w:sz w:val="20"/>
                <w:szCs w:val="20"/>
              </w:rPr>
            </w:pPr>
            <w:ins w:id="145" w:author="Scott Dunbar" w:date="2020-02-14T22:23:00Z">
              <w:r w:rsidRPr="45337850">
                <w:rPr>
                  <w:sz w:val="20"/>
                  <w:szCs w:val="20"/>
                </w:rPr>
                <w:t>All API’s are documented through https://docs.avoka.com.</w:t>
              </w:r>
            </w:ins>
          </w:p>
        </w:tc>
      </w:tr>
      <w:tr w:rsidR="00463EF7" w:rsidRPr="00B15FCD" w14:paraId="2E1E9CB7"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D2B2AEE" w14:textId="56353CAD" w:rsidR="00463EF7" w:rsidRPr="00412A16" w:rsidDel="00517AC6" w:rsidRDefault="00463EF7" w:rsidP="00463EF7">
            <w:pPr>
              <w:rPr>
                <w:sz w:val="20"/>
                <w:szCs w:val="18"/>
              </w:rPr>
            </w:pPr>
            <w:r w:rsidRPr="00412A16">
              <w:rPr>
                <w:sz w:val="20"/>
                <w:szCs w:val="18"/>
              </w:rPr>
              <w:t xml:space="preserve">Please provide documentation available for SDKs and the programming languages supported.  </w:t>
            </w:r>
          </w:p>
        </w:tc>
        <w:tc>
          <w:tcPr>
            <w:tcW w:w="5432" w:type="dxa"/>
          </w:tcPr>
          <w:p w14:paraId="7C1AE05F" w14:textId="6BC82ADF" w:rsidR="00463EF7" w:rsidRPr="00E94817" w:rsidRDefault="45337850" w:rsidP="00463EF7">
            <w:pPr>
              <w:spacing w:after="0" w:line="240" w:lineRule="auto"/>
              <w:rPr>
                <w:sz w:val="20"/>
                <w:szCs w:val="20"/>
              </w:rPr>
            </w:pPr>
            <w:ins w:id="146" w:author="Scott Dunbar" w:date="2020-02-14T22:23:00Z">
              <w:r w:rsidRPr="45337850">
                <w:rPr>
                  <w:sz w:val="20"/>
                  <w:szCs w:val="20"/>
                </w:rPr>
                <w:t xml:space="preserve">Software built to be run directly on the Journey Manager platform is written in Groovy </w:t>
              </w:r>
            </w:ins>
            <w:ins w:id="147" w:author="Scott Dunbar" w:date="2020-02-14T22:24:00Z">
              <w:r w:rsidRPr="45337850">
                <w:rPr>
                  <w:sz w:val="20"/>
                  <w:szCs w:val="20"/>
                </w:rPr>
                <w:t>or Java.  Software for the forms is written in JavaScript.  SDK’s are available through https://docs.avoka.com.</w:t>
              </w:r>
            </w:ins>
          </w:p>
        </w:tc>
      </w:tr>
    </w:tbl>
    <w:p w14:paraId="0BC4735D" w14:textId="5E7A9F72" w:rsidR="00137EE9" w:rsidRDefault="00137EE9" w:rsidP="002D0775"/>
    <w:p w14:paraId="2A7CFBDE" w14:textId="58BF9368" w:rsidR="00137EE9" w:rsidRPr="00850745" w:rsidRDefault="00137EE9" w:rsidP="001B59AB">
      <w:pPr>
        <w:pStyle w:val="Heading2"/>
      </w:pPr>
      <w:bookmarkStart w:id="148" w:name="_Toc20397819"/>
      <w:bookmarkStart w:id="149" w:name="_Toc21698918"/>
      <w:r w:rsidRPr="0057258B">
        <w:t>Security</w:t>
      </w:r>
      <w:r w:rsidR="0057258B">
        <w:t xml:space="preserve"> Architecture</w:t>
      </w:r>
      <w:bookmarkEnd w:id="148"/>
      <w:bookmarkEnd w:id="149"/>
    </w:p>
    <w:p w14:paraId="41731412" w14:textId="56BF1844" w:rsidR="00744DE3" w:rsidRDefault="00744DE3" w:rsidP="001B59AB">
      <w:pPr>
        <w:pStyle w:val="Heading3"/>
      </w:pPr>
      <w:bookmarkStart w:id="150" w:name="_Toc20397820"/>
      <w:bookmarkStart w:id="151" w:name="_Toc21698919"/>
      <w:r>
        <w:lastRenderedPageBreak/>
        <w:t>Authentication</w:t>
      </w:r>
      <w:bookmarkEnd w:id="150"/>
      <w:bookmarkEnd w:id="151"/>
    </w:p>
    <w:tbl>
      <w:tblPr>
        <w:tblStyle w:val="Corporate"/>
        <w:tblW w:w="10110" w:type="dxa"/>
        <w:tblLook w:val="0420" w:firstRow="1" w:lastRow="0" w:firstColumn="0" w:lastColumn="0" w:noHBand="0" w:noVBand="1"/>
      </w:tblPr>
      <w:tblGrid>
        <w:gridCol w:w="4678"/>
        <w:gridCol w:w="5432"/>
      </w:tblGrid>
      <w:tr w:rsidR="002D0775" w:rsidRPr="00B15FCD" w14:paraId="103B41F6"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10DFD7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0C1A74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082D5447"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39603AE" w14:textId="2AC043A3" w:rsidR="002D0775" w:rsidRPr="00E94817" w:rsidRDefault="003F7623" w:rsidP="003F7623">
            <w:pPr>
              <w:spacing w:after="0" w:line="240" w:lineRule="auto"/>
              <w:rPr>
                <w:sz w:val="20"/>
                <w:szCs w:val="20"/>
              </w:rPr>
            </w:pPr>
            <w:r w:rsidRPr="003F7623">
              <w:rPr>
                <w:sz w:val="20"/>
                <w:szCs w:val="20"/>
              </w:rPr>
              <w:t>Provide documentation for SSO Capabilities and supported protocols</w:t>
            </w:r>
            <w:r w:rsidR="00495DAE">
              <w:rPr>
                <w:sz w:val="20"/>
                <w:szCs w:val="20"/>
              </w:rPr>
              <w:t>.</w:t>
            </w:r>
            <w:r w:rsidR="00BD6272" w:rsidRPr="003F7623">
              <w:rPr>
                <w:sz w:val="20"/>
                <w:szCs w:val="20"/>
              </w:rPr>
              <w:t xml:space="preserve"> Do you support Active Director</w:t>
            </w:r>
            <w:r w:rsidR="00BD6272">
              <w:rPr>
                <w:sz w:val="20"/>
                <w:szCs w:val="20"/>
              </w:rPr>
              <w:t>y</w:t>
            </w:r>
            <w:r w:rsidR="00BD6272" w:rsidRPr="003F7623">
              <w:rPr>
                <w:sz w:val="20"/>
                <w:szCs w:val="20"/>
              </w:rPr>
              <w:t xml:space="preserve"> integration natively?</w:t>
            </w:r>
          </w:p>
        </w:tc>
        <w:tc>
          <w:tcPr>
            <w:tcW w:w="5432" w:type="dxa"/>
          </w:tcPr>
          <w:p w14:paraId="2D17E15C" w14:textId="5F8C60BE" w:rsidR="002D0775" w:rsidRPr="00E94817" w:rsidRDefault="45337850" w:rsidP="003F7623">
            <w:pPr>
              <w:spacing w:after="0" w:line="240" w:lineRule="auto"/>
              <w:rPr>
                <w:sz w:val="20"/>
                <w:szCs w:val="20"/>
              </w:rPr>
            </w:pPr>
            <w:ins w:id="152" w:author="Scott Dunbar" w:date="2020-02-14T22:24:00Z">
              <w:r w:rsidRPr="45337850">
                <w:rPr>
                  <w:sz w:val="20"/>
                  <w:szCs w:val="20"/>
                </w:rPr>
                <w:t>Journey Manager can integrate with a variety of SSO provide</w:t>
              </w:r>
            </w:ins>
            <w:ins w:id="153" w:author="Scott Dunbar" w:date="2020-02-14T22:25:00Z">
              <w:r w:rsidRPr="45337850">
                <w:rPr>
                  <w:sz w:val="20"/>
                  <w:szCs w:val="20"/>
                </w:rPr>
                <w:t>rs including legacy SAML/ADFS.  No integrations are built into the environment out of the box.</w:t>
              </w:r>
            </w:ins>
          </w:p>
        </w:tc>
      </w:tr>
      <w:tr w:rsidR="003F7623" w:rsidRPr="00B15FCD" w14:paraId="17D311E4"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6FF306F" w14:textId="394D6026" w:rsidR="003F7623" w:rsidRPr="003F7623" w:rsidRDefault="003F7623" w:rsidP="003F7623">
            <w:pPr>
              <w:spacing w:after="0" w:line="240" w:lineRule="auto"/>
              <w:rPr>
                <w:sz w:val="20"/>
                <w:szCs w:val="20"/>
              </w:rPr>
            </w:pPr>
            <w:r w:rsidRPr="003F7623">
              <w:rPr>
                <w:sz w:val="20"/>
                <w:szCs w:val="20"/>
              </w:rPr>
              <w:t>Can the solution be compliant with corporate policies on accounts, passwords, etc.?</w:t>
            </w:r>
          </w:p>
        </w:tc>
        <w:tc>
          <w:tcPr>
            <w:tcW w:w="5432" w:type="dxa"/>
          </w:tcPr>
          <w:p w14:paraId="56F1DDB3" w14:textId="0BF17647" w:rsidR="003F7623" w:rsidRPr="00E94817" w:rsidRDefault="45337850" w:rsidP="003F7623">
            <w:pPr>
              <w:spacing w:after="0" w:line="240" w:lineRule="auto"/>
              <w:rPr>
                <w:sz w:val="20"/>
                <w:szCs w:val="20"/>
              </w:rPr>
            </w:pPr>
            <w:ins w:id="154" w:author="Scott Dunbar" w:date="2020-02-14T22:25:00Z">
              <w:r w:rsidRPr="45337850">
                <w:rPr>
                  <w:sz w:val="20"/>
                  <w:szCs w:val="20"/>
                </w:rPr>
                <w:t xml:space="preserve">If using an SSO provider the IDP controls these settings.  If using Journey Manager settings </w:t>
              </w:r>
            </w:ins>
            <w:ins w:id="155" w:author="Scott Dunbar" w:date="2020-02-14T22:26:00Z">
              <w:r w:rsidRPr="45337850">
                <w:rPr>
                  <w:sz w:val="20"/>
                  <w:szCs w:val="20"/>
                </w:rPr>
                <w:t>administrators can set rules for password and account expiration.</w:t>
              </w:r>
            </w:ins>
          </w:p>
        </w:tc>
      </w:tr>
      <w:tr w:rsidR="00B76D54" w:rsidRPr="00B15FCD" w14:paraId="3A47FC89"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4460AF1" w14:textId="77777777" w:rsidR="00B76D54" w:rsidRPr="003F7623" w:rsidRDefault="004E33EF" w:rsidP="003F7623">
            <w:pPr>
              <w:spacing w:after="0" w:line="240" w:lineRule="auto"/>
              <w:rPr>
                <w:sz w:val="20"/>
                <w:szCs w:val="20"/>
              </w:rPr>
            </w:pPr>
            <w:r w:rsidRPr="001D4982">
              <w:rPr>
                <w:color w:val="111111" w:themeColor="text1"/>
                <w:sz w:val="20"/>
              </w:rPr>
              <w:t>Will &lt;vendor&gt;’s application support encryption for authentication?</w:t>
            </w:r>
            <w:r w:rsidR="008A47E6" w:rsidRPr="001D4982">
              <w:rPr>
                <w:color w:val="111111" w:themeColor="text1"/>
                <w:sz w:val="20"/>
              </w:rPr>
              <w:t xml:space="preserve"> </w:t>
            </w:r>
            <w:r w:rsidR="008A47E6" w:rsidRPr="008A47E6">
              <w:rPr>
                <w:sz w:val="20"/>
              </w:rPr>
              <w:t>How system to system authentication works? Ex. App. server to database server (password or certificate). What is password or certificate rotation policy</w:t>
            </w:r>
          </w:p>
        </w:tc>
        <w:tc>
          <w:tcPr>
            <w:tcW w:w="5432" w:type="dxa"/>
          </w:tcPr>
          <w:p w14:paraId="3E1EAFB8" w14:textId="35D8E189" w:rsidR="00B76D54" w:rsidRPr="00E94817" w:rsidRDefault="45337850" w:rsidP="003F7623">
            <w:pPr>
              <w:spacing w:after="0" w:line="240" w:lineRule="auto"/>
              <w:rPr>
                <w:sz w:val="20"/>
                <w:szCs w:val="20"/>
              </w:rPr>
            </w:pPr>
            <w:ins w:id="156" w:author="Scott Dunbar" w:date="2020-02-14T22:26:00Z">
              <w:r w:rsidRPr="45337850">
                <w:rPr>
                  <w:sz w:val="20"/>
                  <w:szCs w:val="20"/>
                </w:rPr>
                <w:t>No communication between systems ever travels without encryption</w:t>
              </w:r>
            </w:ins>
            <w:ins w:id="157" w:author="Scott Dunbar" w:date="2020-02-14T22:27:00Z">
              <w:r w:rsidRPr="45337850">
                <w:rPr>
                  <w:sz w:val="20"/>
                  <w:szCs w:val="20"/>
                </w:rPr>
                <w:t xml:space="preserve"> (TLS 1.2 or above).  Communication between the application server and database </w:t>
              </w:r>
            </w:ins>
            <w:ins w:id="158" w:author="Scott Dunbar" w:date="2020-02-14T22:28:00Z">
              <w:r w:rsidRPr="45337850">
                <w:rPr>
                  <w:sz w:val="20"/>
                  <w:szCs w:val="20"/>
                </w:rPr>
                <w:t>is not exposed to the outside world but also uses SSL/TLS within the VPN.</w:t>
              </w:r>
            </w:ins>
          </w:p>
        </w:tc>
      </w:tr>
    </w:tbl>
    <w:p w14:paraId="4F277360" w14:textId="156FE4E0" w:rsidR="002C4192" w:rsidRDefault="002C4192" w:rsidP="001B59AB">
      <w:pPr>
        <w:pStyle w:val="Heading3"/>
      </w:pPr>
      <w:bookmarkStart w:id="159" w:name="_Toc20397821"/>
      <w:bookmarkStart w:id="160" w:name="_Toc21698920"/>
      <w:r>
        <w:t>Access Management</w:t>
      </w:r>
      <w:bookmarkEnd w:id="159"/>
      <w:bookmarkEnd w:id="160"/>
    </w:p>
    <w:tbl>
      <w:tblPr>
        <w:tblStyle w:val="Corporate"/>
        <w:tblW w:w="10110" w:type="dxa"/>
        <w:tblLook w:val="0420" w:firstRow="1" w:lastRow="0" w:firstColumn="0" w:lastColumn="0" w:noHBand="0" w:noVBand="1"/>
      </w:tblPr>
      <w:tblGrid>
        <w:gridCol w:w="4678"/>
        <w:gridCol w:w="5432"/>
      </w:tblGrid>
      <w:tr w:rsidR="002C4192" w:rsidRPr="00B15FCD" w14:paraId="34BE429E"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94FCFD3" w14:textId="77777777" w:rsidR="002C4192" w:rsidRPr="00E94817" w:rsidRDefault="002C4192"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5E4C74B" w14:textId="77777777" w:rsidR="002C4192" w:rsidRPr="00E94817" w:rsidRDefault="002C4192" w:rsidP="00137EE9">
            <w:pPr>
              <w:spacing w:after="0" w:line="240" w:lineRule="auto"/>
              <w:rPr>
                <w:b w:val="0"/>
                <w:sz w:val="20"/>
                <w:szCs w:val="20"/>
              </w:rPr>
            </w:pPr>
            <w:r>
              <w:rPr>
                <w:sz w:val="20"/>
                <w:szCs w:val="20"/>
              </w:rPr>
              <w:t>Answer</w:t>
            </w:r>
          </w:p>
        </w:tc>
      </w:tr>
      <w:tr w:rsidR="002C4192" w:rsidRPr="00B15FCD" w14:paraId="1174C0E0"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0E6DFC" w14:textId="7DD79B44" w:rsidR="002C4192" w:rsidRPr="00E94817" w:rsidRDefault="002C4192" w:rsidP="002C4192">
            <w:pPr>
              <w:spacing w:after="0" w:line="240" w:lineRule="auto"/>
              <w:rPr>
                <w:sz w:val="20"/>
                <w:szCs w:val="20"/>
              </w:rPr>
            </w:pPr>
            <w:r w:rsidRPr="002C4192">
              <w:rPr>
                <w:sz w:val="20"/>
                <w:szCs w:val="20"/>
              </w:rPr>
              <w:t>Can users outside the native CWBFG delivery environment access the applications and data?</w:t>
            </w:r>
          </w:p>
        </w:tc>
        <w:tc>
          <w:tcPr>
            <w:tcW w:w="5432" w:type="dxa"/>
          </w:tcPr>
          <w:p w14:paraId="7E9E1411" w14:textId="17A175B8" w:rsidR="002C4192" w:rsidRPr="00E94817" w:rsidRDefault="45337850" w:rsidP="00137EE9">
            <w:pPr>
              <w:spacing w:after="0" w:line="240" w:lineRule="auto"/>
              <w:rPr>
                <w:sz w:val="20"/>
                <w:szCs w:val="20"/>
              </w:rPr>
            </w:pPr>
            <w:ins w:id="161" w:author="Scott Dunbar" w:date="2020-02-14T22:28:00Z">
              <w:r w:rsidRPr="45337850">
                <w:rPr>
                  <w:sz w:val="20"/>
                  <w:szCs w:val="20"/>
                </w:rPr>
                <w:t>For the non-production envi</w:t>
              </w:r>
            </w:ins>
            <w:ins w:id="162" w:author="Scott Dunbar" w:date="2020-02-14T22:29:00Z">
              <w:r w:rsidRPr="45337850">
                <w:rPr>
                  <w:sz w:val="20"/>
                  <w:szCs w:val="20"/>
                </w:rPr>
                <w:t>ronments, all access to all aspects of the system is controlled with IP whitelisting and authentication.  In the production environment application forms are available to the internet</w:t>
              </w:r>
            </w:ins>
            <w:ins w:id="163" w:author="Scott Dunbar" w:date="2020-02-14T22:30:00Z">
              <w:r w:rsidRPr="45337850">
                <w:rPr>
                  <w:sz w:val="20"/>
                  <w:szCs w:val="20"/>
                </w:rPr>
                <w:t xml:space="preserve"> but all other access is similarly restricted.</w:t>
              </w:r>
            </w:ins>
          </w:p>
        </w:tc>
      </w:tr>
      <w:tr w:rsidR="00830B05" w:rsidRPr="00E94817" w14:paraId="2421E06C"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AD3CD9" w14:textId="3188AAE4" w:rsidR="00830B05" w:rsidRPr="00E94817" w:rsidRDefault="00E119AA" w:rsidP="00830B05">
            <w:pPr>
              <w:spacing w:after="0" w:line="240" w:lineRule="auto"/>
              <w:rPr>
                <w:sz w:val="20"/>
                <w:szCs w:val="20"/>
              </w:rPr>
            </w:pPr>
            <w:r w:rsidRPr="001D4982">
              <w:rPr>
                <w:color w:val="111111" w:themeColor="text1"/>
                <w:sz w:val="20"/>
                <w:szCs w:val="20"/>
              </w:rPr>
              <w:t>Will &lt;vendor&gt;’s application support role-based privileged access?  (I.e. regular vs. super-user access and anything in between, in order to support provisioning who can see what information and who can perform modifications?)</w:t>
            </w:r>
          </w:p>
        </w:tc>
        <w:tc>
          <w:tcPr>
            <w:tcW w:w="5432" w:type="dxa"/>
          </w:tcPr>
          <w:p w14:paraId="13043996" w14:textId="335D2DFC" w:rsidR="00830B05" w:rsidRPr="00E94817" w:rsidRDefault="45337850" w:rsidP="00DC34A2">
            <w:pPr>
              <w:spacing w:after="0" w:line="240" w:lineRule="auto"/>
              <w:rPr>
                <w:sz w:val="20"/>
                <w:szCs w:val="20"/>
              </w:rPr>
            </w:pPr>
            <w:ins w:id="164" w:author="Scott Dunbar" w:date="2020-02-14T22:30:00Z">
              <w:r w:rsidRPr="45337850">
                <w:rPr>
                  <w:sz w:val="20"/>
                  <w:szCs w:val="20"/>
                </w:rPr>
                <w:t>Yes, Journey Manager supports multiple roles to both manage the server and to manage the flow of forms through the environment.</w:t>
              </w:r>
            </w:ins>
          </w:p>
        </w:tc>
      </w:tr>
      <w:tr w:rsidR="002C4192" w:rsidRPr="00B15FCD" w14:paraId="3E36A1D9"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717FCC2" w14:textId="05521490" w:rsidR="002C4192" w:rsidRPr="00E94817" w:rsidRDefault="002C4192" w:rsidP="002C4192">
            <w:pPr>
              <w:spacing w:after="0" w:line="240" w:lineRule="auto"/>
              <w:rPr>
                <w:sz w:val="20"/>
                <w:szCs w:val="20"/>
              </w:rPr>
            </w:pPr>
            <w:r w:rsidRPr="002C4192">
              <w:rPr>
                <w:sz w:val="20"/>
                <w:szCs w:val="20"/>
              </w:rPr>
              <w:t>Does your solution provide granular security access controls over individual data fields so that we can control which fields other systems, websites, mobile sites, and external parties can view, read, modify, and delete?</w:t>
            </w:r>
          </w:p>
        </w:tc>
        <w:tc>
          <w:tcPr>
            <w:tcW w:w="5432" w:type="dxa"/>
          </w:tcPr>
          <w:p w14:paraId="7E487ED5" w14:textId="58084010" w:rsidR="002C4192" w:rsidRPr="00E94817" w:rsidRDefault="45337850" w:rsidP="00137EE9">
            <w:pPr>
              <w:spacing w:after="0" w:line="240" w:lineRule="auto"/>
              <w:rPr>
                <w:sz w:val="20"/>
                <w:szCs w:val="20"/>
              </w:rPr>
            </w:pPr>
            <w:ins w:id="165" w:author="Scott Dunbar" w:date="2020-02-14T22:31:00Z">
              <w:r w:rsidRPr="45337850">
                <w:rPr>
                  <w:sz w:val="20"/>
                  <w:szCs w:val="20"/>
                </w:rPr>
                <w:t xml:space="preserve">Only authorized users can access anything besides form applications.  </w:t>
              </w:r>
            </w:ins>
            <w:ins w:id="166" w:author="Scott Dunbar" w:date="2020-02-14T22:32:00Z">
              <w:r w:rsidRPr="45337850">
                <w:rPr>
                  <w:sz w:val="20"/>
                  <w:szCs w:val="20"/>
                </w:rPr>
                <w:t xml:space="preserve">Within the application, role base </w:t>
              </w:r>
            </w:ins>
            <w:ins w:id="167" w:author="Scott Dunbar" w:date="2020-02-14T22:33:00Z">
              <w:r w:rsidRPr="45337850">
                <w:rPr>
                  <w:sz w:val="20"/>
                  <w:szCs w:val="20"/>
                </w:rPr>
                <w:t>a</w:t>
              </w:r>
            </w:ins>
            <w:ins w:id="168" w:author="Scott Dunbar" w:date="2020-02-14T22:34:00Z">
              <w:r w:rsidRPr="45337850">
                <w:rPr>
                  <w:sz w:val="20"/>
                  <w:szCs w:val="20"/>
                </w:rPr>
                <w:t>uthorization prevents access to sections of the application.  Where appropriate, fields are visible or not visible to particular roles.  CWB does not have access to change the</w:t>
              </w:r>
            </w:ins>
            <w:ins w:id="169" w:author="Scott Dunbar" w:date="2020-02-14T22:35:00Z">
              <w:r w:rsidRPr="45337850">
                <w:rPr>
                  <w:sz w:val="20"/>
                  <w:szCs w:val="20"/>
                </w:rPr>
                <w:t>se visibility rules, only the users assigned to the roles.</w:t>
              </w:r>
            </w:ins>
          </w:p>
        </w:tc>
      </w:tr>
      <w:tr w:rsidR="002B16DF" w:rsidRPr="00B15FCD" w14:paraId="4BFAFFF1"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72420DE" w14:textId="77777777" w:rsidR="002B16DF" w:rsidRPr="002C4192" w:rsidRDefault="002B16DF" w:rsidP="00187B71">
            <w:pPr>
              <w:spacing w:after="0" w:line="240" w:lineRule="auto"/>
              <w:rPr>
                <w:sz w:val="20"/>
                <w:szCs w:val="20"/>
              </w:rPr>
            </w:pPr>
            <w:r w:rsidRPr="001D4982">
              <w:rPr>
                <w:color w:val="111111" w:themeColor="text1"/>
                <w:sz w:val="20"/>
                <w:szCs w:val="20"/>
              </w:rPr>
              <w:t>Will &lt;vendor&gt;’s application use service accounts that support a least-privileged model?</w:t>
            </w:r>
          </w:p>
        </w:tc>
        <w:tc>
          <w:tcPr>
            <w:tcW w:w="5432" w:type="dxa"/>
          </w:tcPr>
          <w:p w14:paraId="200DC994" w14:textId="4972A535" w:rsidR="002B16DF" w:rsidRPr="00E94817" w:rsidRDefault="45337850" w:rsidP="006967EF">
            <w:pPr>
              <w:pStyle w:val="BodyCopy"/>
            </w:pPr>
            <w:ins w:id="170" w:author="Scott Dunbar" w:date="2020-02-14T22:35:00Z">
              <w:r w:rsidRPr="006967EF">
                <w:rPr>
                  <w:color w:val="0070C0"/>
                  <w:u w:val="single"/>
                </w:rPr>
                <w:t xml:space="preserve">Yes, as part of the solution users are always given as little </w:t>
              </w:r>
            </w:ins>
            <w:r w:rsidR="006967EF" w:rsidRPr="006967EF">
              <w:rPr>
                <w:color w:val="0070C0"/>
                <w:u w:val="single"/>
              </w:rPr>
              <w:t>privilege</w:t>
            </w:r>
            <w:ins w:id="171" w:author="Scott Dunbar" w:date="2020-02-14T22:35:00Z">
              <w:r w:rsidRPr="006967EF">
                <w:rPr>
                  <w:color w:val="0070C0"/>
                  <w:u w:val="single"/>
                </w:rPr>
                <w:t xml:space="preserve"> as possible.</w:t>
              </w:r>
            </w:ins>
          </w:p>
        </w:tc>
      </w:tr>
    </w:tbl>
    <w:p w14:paraId="00AC103D" w14:textId="1A9A5173" w:rsidR="002C4192" w:rsidRDefault="002C4192" w:rsidP="002C4192"/>
    <w:p w14:paraId="76D5CAE8" w14:textId="342B49E1" w:rsidR="00AD68BE" w:rsidRDefault="00AD68BE" w:rsidP="001B59AB">
      <w:pPr>
        <w:pStyle w:val="Heading3"/>
      </w:pPr>
      <w:bookmarkStart w:id="172" w:name="_Toc20397822"/>
      <w:bookmarkStart w:id="173" w:name="_Toc21698921"/>
      <w:r>
        <w:t xml:space="preserve">Data </w:t>
      </w:r>
      <w:r w:rsidR="002C4192">
        <w:t>Protection</w:t>
      </w:r>
      <w:bookmarkEnd w:id="172"/>
      <w:bookmarkEnd w:id="173"/>
      <w:r>
        <w:t xml:space="preserve"> </w:t>
      </w:r>
    </w:p>
    <w:tbl>
      <w:tblPr>
        <w:tblStyle w:val="Corporate"/>
        <w:tblW w:w="10110" w:type="dxa"/>
        <w:tblLook w:val="0420" w:firstRow="1" w:lastRow="0" w:firstColumn="0" w:lastColumn="0" w:noHBand="0" w:noVBand="1"/>
      </w:tblPr>
      <w:tblGrid>
        <w:gridCol w:w="4678"/>
        <w:gridCol w:w="5432"/>
      </w:tblGrid>
      <w:tr w:rsidR="002D0775" w:rsidRPr="00B15FCD" w14:paraId="5916618C"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9B21B3D"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0CBE4D3"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C63CBF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99BDA41" w14:textId="1CEF0516" w:rsidR="002D0775" w:rsidRPr="00E94817" w:rsidRDefault="002C4192" w:rsidP="002C4192">
            <w:pPr>
              <w:spacing w:after="0" w:line="240" w:lineRule="auto"/>
              <w:rPr>
                <w:sz w:val="20"/>
                <w:szCs w:val="20"/>
              </w:rPr>
            </w:pPr>
            <w:r w:rsidRPr="002C4192">
              <w:rPr>
                <w:sz w:val="20"/>
                <w:szCs w:val="20"/>
              </w:rPr>
              <w:lastRenderedPageBreak/>
              <w:t>What are your data leak prevention (DLP) capabilities?</w:t>
            </w:r>
            <w:r w:rsidR="00B8520B">
              <w:rPr>
                <w:sz w:val="20"/>
                <w:szCs w:val="20"/>
              </w:rPr>
              <w:t xml:space="preserve"> </w:t>
            </w:r>
            <w:r w:rsidR="00B8520B" w:rsidRPr="002C4192">
              <w:rPr>
                <w:sz w:val="20"/>
                <w:szCs w:val="20"/>
              </w:rPr>
              <w:t>How is data integrity assured?</w:t>
            </w:r>
          </w:p>
        </w:tc>
        <w:tc>
          <w:tcPr>
            <w:tcW w:w="5432" w:type="dxa"/>
          </w:tcPr>
          <w:p w14:paraId="2B10BE5D" w14:textId="72582D98" w:rsidR="002D0775" w:rsidRPr="00E94817" w:rsidRDefault="45337850" w:rsidP="006967EF">
            <w:pPr>
              <w:pStyle w:val="BodyCopy"/>
            </w:pPr>
            <w:ins w:id="174" w:author="Scott Dunbar" w:date="2020-02-14T22:51:00Z">
              <w:r w:rsidRPr="006967EF">
                <w:rPr>
                  <w:color w:val="0070C0"/>
                  <w:u w:val="single"/>
                </w:rPr>
                <w:t>Temenos employs firewalls, various intrusio</w:t>
              </w:r>
            </w:ins>
            <w:ins w:id="175" w:author="Scott Dunbar" w:date="2020-02-14T22:52:00Z">
              <w:r w:rsidRPr="006967EF">
                <w:rPr>
                  <w:color w:val="0070C0"/>
                  <w:u w:val="single"/>
                </w:rPr>
                <w:t xml:space="preserve">n detection systems, and anti-virus software on </w:t>
              </w:r>
            </w:ins>
            <w:r w:rsidR="006967EF" w:rsidRPr="006967EF">
              <w:rPr>
                <w:color w:val="0070C0"/>
                <w:u w:val="single"/>
              </w:rPr>
              <w:t>all</w:t>
            </w:r>
            <w:ins w:id="176" w:author="Scott Dunbar" w:date="2020-02-14T22:52:00Z">
              <w:r w:rsidRPr="006967EF">
                <w:rPr>
                  <w:color w:val="0070C0"/>
                  <w:u w:val="single"/>
                </w:rPr>
                <w:t xml:space="preserve"> the deployed systems.</w:t>
              </w:r>
            </w:ins>
          </w:p>
        </w:tc>
      </w:tr>
      <w:tr w:rsidR="002D0775" w:rsidRPr="00B15FCD" w14:paraId="7971470A"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590F73F" w14:textId="1F9B4C3A" w:rsidR="002D0775" w:rsidRPr="001D4982" w:rsidRDefault="009165F0" w:rsidP="00495DAE">
            <w:pPr>
              <w:spacing w:after="0" w:line="240" w:lineRule="auto"/>
              <w:rPr>
                <w:color w:val="111111" w:themeColor="text1"/>
                <w:sz w:val="20"/>
                <w:szCs w:val="20"/>
              </w:rPr>
            </w:pPr>
            <w:r w:rsidRPr="001D4982">
              <w:rPr>
                <w:color w:val="111111" w:themeColor="text1"/>
                <w:sz w:val="20"/>
                <w:szCs w:val="20"/>
              </w:rPr>
              <w:t>Will &lt;vendor&gt;’s application support encryption on the interfaces that pull or transmit data to CWB systems? Does &lt;vendor&gt; confirm that only TLS v.1.2 is used?</w:t>
            </w:r>
          </w:p>
        </w:tc>
        <w:tc>
          <w:tcPr>
            <w:tcW w:w="5432" w:type="dxa"/>
          </w:tcPr>
          <w:p w14:paraId="7569DDDC" w14:textId="385F2662" w:rsidR="002D0775" w:rsidRPr="00E94817" w:rsidRDefault="45337850" w:rsidP="003F7623">
            <w:pPr>
              <w:spacing w:after="0" w:line="240" w:lineRule="auto"/>
              <w:rPr>
                <w:sz w:val="20"/>
                <w:szCs w:val="20"/>
              </w:rPr>
            </w:pPr>
            <w:ins w:id="177" w:author="Scott Dunbar" w:date="2020-02-14T22:50:00Z">
              <w:r w:rsidRPr="45337850">
                <w:rPr>
                  <w:sz w:val="20"/>
                  <w:szCs w:val="20"/>
                </w:rPr>
                <w:t>Yes, only TLS1.2 or above is used.</w:t>
              </w:r>
            </w:ins>
          </w:p>
        </w:tc>
      </w:tr>
      <w:tr w:rsidR="002C4192" w:rsidRPr="00B15FCD" w14:paraId="411BD361"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372DC79" w14:textId="68F70BAA" w:rsidR="002C4192" w:rsidRPr="001D4982" w:rsidRDefault="002C4192" w:rsidP="002C4192">
            <w:pPr>
              <w:spacing w:after="0" w:line="240" w:lineRule="auto"/>
              <w:rPr>
                <w:color w:val="111111" w:themeColor="text1"/>
                <w:sz w:val="20"/>
                <w:szCs w:val="20"/>
              </w:rPr>
            </w:pPr>
            <w:r w:rsidRPr="001D4982">
              <w:rPr>
                <w:color w:val="111111" w:themeColor="text1"/>
                <w:sz w:val="20"/>
                <w:szCs w:val="20"/>
              </w:rPr>
              <w:t>Do you support service encryption with customer's key?</w:t>
            </w:r>
          </w:p>
        </w:tc>
        <w:tc>
          <w:tcPr>
            <w:tcW w:w="5432" w:type="dxa"/>
          </w:tcPr>
          <w:p w14:paraId="3880D298" w14:textId="28F4A8B4" w:rsidR="002C4192" w:rsidRPr="00E94817" w:rsidRDefault="45337850" w:rsidP="003F7623">
            <w:pPr>
              <w:spacing w:after="0" w:line="240" w:lineRule="auto"/>
              <w:rPr>
                <w:sz w:val="20"/>
                <w:szCs w:val="20"/>
              </w:rPr>
            </w:pPr>
            <w:ins w:id="178" w:author="Scott Dunbar" w:date="2020-02-14T22:36:00Z">
              <w:r w:rsidRPr="45337850">
                <w:rPr>
                  <w:sz w:val="20"/>
                  <w:szCs w:val="20"/>
                </w:rPr>
                <w:t>No, we do not have support for that.</w:t>
              </w:r>
            </w:ins>
          </w:p>
        </w:tc>
      </w:tr>
      <w:tr w:rsidR="00495DAE" w:rsidRPr="00B15FCD" w14:paraId="3C76132E"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506B491" w14:textId="236C3B11" w:rsidR="00495DAE" w:rsidRPr="001D4982" w:rsidRDefault="00495DAE" w:rsidP="002C4192">
            <w:pPr>
              <w:spacing w:after="0" w:line="240" w:lineRule="auto"/>
              <w:rPr>
                <w:color w:val="111111" w:themeColor="text1"/>
                <w:sz w:val="20"/>
                <w:szCs w:val="20"/>
              </w:rPr>
            </w:pPr>
            <w:r w:rsidRPr="001D4982">
              <w:rPr>
                <w:color w:val="111111" w:themeColor="text1"/>
                <w:sz w:val="20"/>
                <w:szCs w:val="20"/>
              </w:rPr>
              <w:t xml:space="preserve">Is there </w:t>
            </w:r>
            <w:r w:rsidR="00B8520B" w:rsidRPr="001D4982">
              <w:rPr>
                <w:color w:val="111111" w:themeColor="text1"/>
                <w:sz w:val="20"/>
                <w:szCs w:val="20"/>
              </w:rPr>
              <w:t xml:space="preserve">any </w:t>
            </w:r>
            <w:r w:rsidRPr="001D4982">
              <w:rPr>
                <w:color w:val="111111" w:themeColor="text1"/>
                <w:sz w:val="20"/>
                <w:szCs w:val="20"/>
              </w:rPr>
              <w:t>unsecured data in transit or at rest along the process chain?</w:t>
            </w:r>
          </w:p>
        </w:tc>
        <w:tc>
          <w:tcPr>
            <w:tcW w:w="5432" w:type="dxa"/>
          </w:tcPr>
          <w:p w14:paraId="1D4A0A33" w14:textId="56488316" w:rsidR="00495DAE" w:rsidRPr="00E94817" w:rsidRDefault="45337850" w:rsidP="003F7623">
            <w:pPr>
              <w:spacing w:after="0" w:line="240" w:lineRule="auto"/>
              <w:rPr>
                <w:sz w:val="20"/>
                <w:szCs w:val="20"/>
              </w:rPr>
            </w:pPr>
            <w:ins w:id="179" w:author="Scott Dunbar" w:date="2020-02-14T22:36:00Z">
              <w:r w:rsidRPr="45337850">
                <w:rPr>
                  <w:sz w:val="20"/>
                  <w:szCs w:val="20"/>
                </w:rPr>
                <w:t xml:space="preserve">There is no part of the system where data is transmitted without encryption.  </w:t>
              </w:r>
            </w:ins>
            <w:ins w:id="180" w:author="Scott Dunbar" w:date="2020-02-14T22:37:00Z">
              <w:r w:rsidRPr="45337850">
                <w:rPr>
                  <w:sz w:val="20"/>
                  <w:szCs w:val="20"/>
                </w:rPr>
                <w:t xml:space="preserve">Internal database systems which are inaccessible to the outside world  </w:t>
              </w:r>
            </w:ins>
          </w:p>
        </w:tc>
      </w:tr>
      <w:tr w:rsidR="00C06E59" w:rsidRPr="00B15FCD" w14:paraId="330DC8F5"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868FA0C" w14:textId="77777777" w:rsidR="00C06E59" w:rsidRPr="001D4982" w:rsidRDefault="00C06E59" w:rsidP="002C4192">
            <w:pPr>
              <w:spacing w:after="0" w:line="240" w:lineRule="auto"/>
              <w:rPr>
                <w:color w:val="111111" w:themeColor="text1"/>
                <w:sz w:val="20"/>
                <w:szCs w:val="20"/>
              </w:rPr>
            </w:pPr>
            <w:r w:rsidRPr="001D4982">
              <w:rPr>
                <w:color w:val="111111" w:themeColor="text1"/>
                <w:sz w:val="20"/>
                <w:szCs w:val="20"/>
              </w:rPr>
              <w:t>What type of CWB data will reside on &lt;vendor&gt;’s or its service providers’ network?</w:t>
            </w:r>
          </w:p>
        </w:tc>
        <w:tc>
          <w:tcPr>
            <w:tcW w:w="5432" w:type="dxa"/>
          </w:tcPr>
          <w:p w14:paraId="6E4DA05C" w14:textId="563DE818" w:rsidR="00C06E59" w:rsidRPr="00E94817" w:rsidRDefault="45337850" w:rsidP="003F7623">
            <w:pPr>
              <w:spacing w:after="0" w:line="240" w:lineRule="auto"/>
              <w:rPr>
                <w:sz w:val="20"/>
                <w:szCs w:val="20"/>
              </w:rPr>
            </w:pPr>
            <w:ins w:id="181" w:author="Scott Dunbar" w:date="2020-02-14T22:52:00Z">
              <w:r w:rsidRPr="45337850">
                <w:rPr>
                  <w:sz w:val="20"/>
                  <w:szCs w:val="20"/>
                </w:rPr>
                <w:t xml:space="preserve">The only CWB specific data potentially </w:t>
              </w:r>
            </w:ins>
            <w:ins w:id="182" w:author="Scott Dunbar" w:date="2020-02-14T22:54:00Z">
              <w:r w:rsidRPr="45337850">
                <w:rPr>
                  <w:sz w:val="20"/>
                  <w:szCs w:val="20"/>
                </w:rPr>
                <w:t>stored on the Journey Manager system would be CWB email addresses and customer account ids.</w:t>
              </w:r>
            </w:ins>
          </w:p>
        </w:tc>
      </w:tr>
    </w:tbl>
    <w:p w14:paraId="557120DE" w14:textId="2F9DF754" w:rsidR="00DB62D6" w:rsidRDefault="00DB62D6" w:rsidP="00DB62D6">
      <w:pPr>
        <w:pStyle w:val="Body"/>
      </w:pPr>
    </w:p>
    <w:p w14:paraId="0C468489" w14:textId="77777777" w:rsidR="00DB62D6" w:rsidRDefault="00DB62D6" w:rsidP="001B59AB">
      <w:pPr>
        <w:pStyle w:val="Heading3"/>
      </w:pPr>
      <w:bookmarkStart w:id="183" w:name="_Toc20397823"/>
      <w:bookmarkStart w:id="184" w:name="_Toc21698922"/>
      <w:r>
        <w:t>Availability</w:t>
      </w:r>
      <w:bookmarkEnd w:id="183"/>
      <w:bookmarkEnd w:id="184"/>
    </w:p>
    <w:tbl>
      <w:tblPr>
        <w:tblStyle w:val="Corporate"/>
        <w:tblW w:w="10110" w:type="dxa"/>
        <w:tblLook w:val="0420" w:firstRow="1" w:lastRow="0" w:firstColumn="0" w:lastColumn="0" w:noHBand="0" w:noVBand="1"/>
      </w:tblPr>
      <w:tblGrid>
        <w:gridCol w:w="4678"/>
        <w:gridCol w:w="5432"/>
      </w:tblGrid>
      <w:tr w:rsidR="00DB62D6" w:rsidRPr="00B15FCD" w14:paraId="1D8BC56C"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857329F" w14:textId="77777777" w:rsidR="00DB62D6" w:rsidRPr="00E94817" w:rsidRDefault="00DB62D6" w:rsidP="00FB225B">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43DAFBE" w14:textId="77777777" w:rsidR="00DB62D6" w:rsidRPr="00E94817" w:rsidRDefault="00DB62D6" w:rsidP="00FB225B">
            <w:pPr>
              <w:spacing w:after="0" w:line="240" w:lineRule="auto"/>
              <w:rPr>
                <w:b w:val="0"/>
                <w:sz w:val="20"/>
                <w:szCs w:val="20"/>
              </w:rPr>
            </w:pPr>
            <w:r>
              <w:rPr>
                <w:sz w:val="20"/>
                <w:szCs w:val="20"/>
              </w:rPr>
              <w:t>Answer</w:t>
            </w:r>
          </w:p>
        </w:tc>
      </w:tr>
      <w:tr w:rsidR="00DB62D6" w:rsidRPr="00B15FCD" w14:paraId="7290B91E"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62178F5" w14:textId="77777777" w:rsidR="00DB62D6" w:rsidRPr="00E94817" w:rsidRDefault="00DB62D6" w:rsidP="00FB225B">
            <w:pPr>
              <w:spacing w:after="0" w:line="240" w:lineRule="auto"/>
              <w:rPr>
                <w:sz w:val="20"/>
                <w:szCs w:val="20"/>
              </w:rPr>
            </w:pPr>
            <w:r w:rsidRPr="00E1483D">
              <w:rPr>
                <w:sz w:val="20"/>
                <w:szCs w:val="20"/>
              </w:rPr>
              <w:t>Does the Multi-tenancy affect</w:t>
            </w:r>
            <w:r>
              <w:rPr>
                <w:sz w:val="20"/>
                <w:szCs w:val="20"/>
              </w:rPr>
              <w:t xml:space="preserve"> performance at any given time?</w:t>
            </w:r>
          </w:p>
        </w:tc>
        <w:tc>
          <w:tcPr>
            <w:tcW w:w="5432" w:type="dxa"/>
          </w:tcPr>
          <w:p w14:paraId="1D2A15BD" w14:textId="0BD89CC1" w:rsidR="00DB62D6" w:rsidRPr="00E94817" w:rsidRDefault="45337850" w:rsidP="006967EF">
            <w:pPr>
              <w:pStyle w:val="BodyCopy"/>
            </w:pPr>
            <w:ins w:id="185" w:author="Scott Dunbar" w:date="2020-02-14T22:54:00Z">
              <w:r w:rsidRPr="006967EF">
                <w:rPr>
                  <w:color w:val="0070C0"/>
                  <w:u w:val="single"/>
                </w:rPr>
                <w:t>If anything performance should be improved by</w:t>
              </w:r>
            </w:ins>
            <w:ins w:id="186" w:author="Scott Dunbar" w:date="2020-02-14T22:55:00Z">
              <w:r w:rsidRPr="006967EF">
                <w:rPr>
                  <w:color w:val="0070C0"/>
                  <w:u w:val="single"/>
                </w:rPr>
                <w:t xml:space="preserve"> having </w:t>
              </w:r>
            </w:ins>
            <w:r w:rsidR="006967EF" w:rsidRPr="006967EF">
              <w:rPr>
                <w:color w:val="0070C0"/>
                <w:u w:val="single"/>
              </w:rPr>
              <w:t>multiple</w:t>
            </w:r>
            <w:ins w:id="187" w:author="Scott Dunbar" w:date="2020-02-14T22:59:00Z">
              <w:r w:rsidRPr="006967EF">
                <w:rPr>
                  <w:color w:val="0070C0"/>
                  <w:u w:val="single"/>
                </w:rPr>
                <w:t xml:space="preserve"> nodes in the cluster.</w:t>
              </w:r>
            </w:ins>
          </w:p>
        </w:tc>
      </w:tr>
      <w:tr w:rsidR="00DB62D6" w:rsidRPr="00B15FCD" w14:paraId="0DA49E7A"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CE2939D" w14:textId="77777777" w:rsidR="00DB62D6" w:rsidRPr="00E94817" w:rsidRDefault="00DB62D6" w:rsidP="00FB225B">
            <w:pPr>
              <w:spacing w:after="0" w:line="240" w:lineRule="auto"/>
              <w:rPr>
                <w:sz w:val="20"/>
                <w:szCs w:val="20"/>
              </w:rPr>
            </w:pPr>
            <w:r w:rsidRPr="00E1483D">
              <w:rPr>
                <w:sz w:val="20"/>
                <w:szCs w:val="20"/>
              </w:rPr>
              <w:t>If data is stored abroad, does any regulations prevent data from being accessed by Government or other authorities</w:t>
            </w:r>
          </w:p>
        </w:tc>
        <w:tc>
          <w:tcPr>
            <w:tcW w:w="5432" w:type="dxa"/>
          </w:tcPr>
          <w:p w14:paraId="0B45BE5D" w14:textId="69EA56AE" w:rsidR="00DB62D6" w:rsidRPr="00E94817" w:rsidRDefault="45337850" w:rsidP="00FB225B">
            <w:pPr>
              <w:spacing w:after="0" w:line="240" w:lineRule="auto"/>
              <w:rPr>
                <w:sz w:val="20"/>
                <w:szCs w:val="20"/>
              </w:rPr>
            </w:pPr>
            <w:ins w:id="188" w:author="Scott Dunbar" w:date="2020-02-14T22:59:00Z">
              <w:r w:rsidRPr="45337850">
                <w:rPr>
                  <w:sz w:val="20"/>
                  <w:szCs w:val="20"/>
                </w:rPr>
                <w:t>All data will be stored in Canada.</w:t>
              </w:r>
            </w:ins>
          </w:p>
        </w:tc>
      </w:tr>
    </w:tbl>
    <w:p w14:paraId="5A261540" w14:textId="77777777" w:rsidR="00DB62D6" w:rsidRDefault="00DB62D6" w:rsidP="00DB62D6">
      <w:pPr>
        <w:pStyle w:val="Body"/>
        <w:ind w:left="0"/>
      </w:pPr>
    </w:p>
    <w:p w14:paraId="32E32942" w14:textId="77777777" w:rsidR="008A47E6" w:rsidRDefault="008A47E6" w:rsidP="00DB62D6">
      <w:pPr>
        <w:pStyle w:val="Body"/>
        <w:ind w:left="0"/>
      </w:pPr>
    </w:p>
    <w:p w14:paraId="4FB2A30A" w14:textId="77777777" w:rsidR="008A47E6" w:rsidRDefault="008A47E6" w:rsidP="00DB62D6">
      <w:pPr>
        <w:pStyle w:val="Body"/>
        <w:ind w:left="0"/>
      </w:pPr>
    </w:p>
    <w:p w14:paraId="2908D744" w14:textId="7C3697F9" w:rsidR="00137EE9" w:rsidRDefault="00137EE9" w:rsidP="001B59AB">
      <w:pPr>
        <w:pStyle w:val="Heading2"/>
      </w:pPr>
      <w:bookmarkStart w:id="189" w:name="_Toc20397824"/>
      <w:bookmarkStart w:id="190" w:name="_Toc21698923"/>
      <w:r>
        <w:t>Security Operations</w:t>
      </w:r>
      <w:bookmarkEnd w:id="189"/>
      <w:bookmarkEnd w:id="190"/>
    </w:p>
    <w:p w14:paraId="19C32B4D" w14:textId="6804AD9C" w:rsidR="000F1D39" w:rsidRDefault="000F1D39" w:rsidP="001B59AB">
      <w:pPr>
        <w:pStyle w:val="Heading3"/>
      </w:pPr>
      <w:bookmarkStart w:id="191" w:name="_Toc20397825"/>
      <w:bookmarkStart w:id="192" w:name="_Toc21698924"/>
      <w:bookmarkStart w:id="193" w:name="_Hlk34296822"/>
      <w:r>
        <w:t>Security Monitoring</w:t>
      </w:r>
      <w:bookmarkEnd w:id="191"/>
      <w:bookmarkEnd w:id="192"/>
    </w:p>
    <w:tbl>
      <w:tblPr>
        <w:tblStyle w:val="Corporate"/>
        <w:tblW w:w="10110" w:type="dxa"/>
        <w:tblLook w:val="0420" w:firstRow="1" w:lastRow="0" w:firstColumn="0" w:lastColumn="0" w:noHBand="0" w:noVBand="1"/>
      </w:tblPr>
      <w:tblGrid>
        <w:gridCol w:w="4678"/>
        <w:gridCol w:w="5432"/>
      </w:tblGrid>
      <w:tr w:rsidR="00137EE9" w:rsidRPr="00B15FCD" w14:paraId="7F2C7D4D"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3371F2C"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4B3C22A"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2C847383"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FEE14" w14:textId="77777777" w:rsidR="00137EE9" w:rsidRPr="00E94817" w:rsidRDefault="00137EE9" w:rsidP="00137EE9">
            <w:pPr>
              <w:spacing w:after="0" w:line="240" w:lineRule="auto"/>
              <w:rPr>
                <w:sz w:val="20"/>
                <w:szCs w:val="20"/>
              </w:rPr>
            </w:pPr>
            <w:r w:rsidRPr="00E1483D">
              <w:rPr>
                <w:sz w:val="20"/>
                <w:szCs w:val="20"/>
              </w:rPr>
              <w:t xml:space="preserve">Provide documentation on patching/update </w:t>
            </w:r>
            <w:r>
              <w:rPr>
                <w:sz w:val="20"/>
                <w:szCs w:val="20"/>
              </w:rPr>
              <w:t>process of application/software.</w:t>
            </w:r>
          </w:p>
        </w:tc>
        <w:tc>
          <w:tcPr>
            <w:tcW w:w="5432" w:type="dxa"/>
          </w:tcPr>
          <w:p w14:paraId="0BED5FE4" w14:textId="415D5DAE" w:rsidR="00137EE9" w:rsidRPr="0074201F" w:rsidRDefault="0074201F" w:rsidP="0074201F">
            <w:pPr>
              <w:spacing w:after="0" w:line="240" w:lineRule="auto"/>
              <w:rPr>
                <w:sz w:val="20"/>
                <w:szCs w:val="20"/>
              </w:rPr>
            </w:pPr>
            <w:r w:rsidRPr="0074201F">
              <w:rPr>
                <w:sz w:val="20"/>
                <w:szCs w:val="20"/>
              </w:rPr>
              <w:t xml:space="preserve">Please see the document "ITG-Security_Patching (ID 28404188).pdf" which describes the patch management methodology for the Journey Manager service. Security patches are applied weekly during a maintenance window, </w:t>
            </w:r>
            <w:r w:rsidRPr="0074201F">
              <w:rPr>
                <w:sz w:val="20"/>
                <w:szCs w:val="20"/>
              </w:rPr>
              <w:lastRenderedPageBreak/>
              <w:t>with critical patches being applied on an ASAP basis. Non-security patches are deployed on a monthly basis. Patches are tested being before deployed to the customer production environment.</w:t>
            </w:r>
          </w:p>
        </w:tc>
      </w:tr>
      <w:tr w:rsidR="00137EE9" w:rsidRPr="00B15FCD" w14:paraId="1D823366"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503F94" w14:textId="77777777" w:rsidR="00137EE9" w:rsidRPr="00E94817" w:rsidRDefault="00137EE9" w:rsidP="00137EE9">
            <w:pPr>
              <w:spacing w:after="0" w:line="240" w:lineRule="auto"/>
              <w:rPr>
                <w:sz w:val="20"/>
                <w:szCs w:val="20"/>
              </w:rPr>
            </w:pPr>
            <w:r w:rsidRPr="00E1483D">
              <w:rPr>
                <w:sz w:val="20"/>
                <w:szCs w:val="20"/>
              </w:rPr>
              <w:lastRenderedPageBreak/>
              <w:t>Please describe your key/certificate management process/practice.</w:t>
            </w:r>
          </w:p>
        </w:tc>
        <w:tc>
          <w:tcPr>
            <w:tcW w:w="5432" w:type="dxa"/>
          </w:tcPr>
          <w:p w14:paraId="51A40C8C" w14:textId="552323E6" w:rsidR="00137EE9" w:rsidRPr="0074201F" w:rsidRDefault="0074201F" w:rsidP="0074201F">
            <w:pPr>
              <w:spacing w:after="0" w:line="240" w:lineRule="auto"/>
              <w:rPr>
                <w:sz w:val="20"/>
                <w:szCs w:val="20"/>
              </w:rPr>
            </w:pPr>
            <w:r w:rsidRPr="0074201F">
              <w:rPr>
                <w:sz w:val="20"/>
                <w:szCs w:val="20"/>
              </w:rPr>
              <w:t>Please see the attached document "Avoka_Security_Architecture_1805.pdf", page 32, "Transact VDC Key Management". This describes in detail the encryption technology and techniques used in the Journey Manager service. I have also provided the Temenos Encryption Policy for additional detail of our corporate policy with regards to key management and handling.</w:t>
            </w:r>
          </w:p>
        </w:tc>
      </w:tr>
      <w:tr w:rsidR="00137EE9" w:rsidRPr="00B15FCD" w14:paraId="1E084E66"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6FA900C" w14:textId="77777777" w:rsidR="00137EE9" w:rsidRPr="00E94817" w:rsidRDefault="00137EE9" w:rsidP="00137EE9">
            <w:pPr>
              <w:spacing w:after="0" w:line="240" w:lineRule="auto"/>
              <w:rPr>
                <w:sz w:val="20"/>
                <w:szCs w:val="20"/>
              </w:rPr>
            </w:pPr>
            <w:r w:rsidRPr="00E1483D">
              <w:rPr>
                <w:sz w:val="20"/>
                <w:szCs w:val="20"/>
              </w:rPr>
              <w:t>How do you handle advanced persistent distributed attacks?</w:t>
            </w:r>
          </w:p>
        </w:tc>
        <w:tc>
          <w:tcPr>
            <w:tcW w:w="5432" w:type="dxa"/>
          </w:tcPr>
          <w:p w14:paraId="5D72E390" w14:textId="77777777" w:rsidR="0074201F" w:rsidRPr="0074201F" w:rsidRDefault="0074201F" w:rsidP="0074201F">
            <w:pPr>
              <w:spacing w:after="0" w:line="240" w:lineRule="auto"/>
              <w:rPr>
                <w:sz w:val="20"/>
                <w:szCs w:val="20"/>
              </w:rPr>
            </w:pPr>
            <w:r w:rsidRPr="0074201F">
              <w:rPr>
                <w:sz w:val="20"/>
                <w:szCs w:val="20"/>
              </w:rPr>
              <w:t>The Journey Manager service contains a web application firewall, used to detect and block malicious requests regardless of source.</w:t>
            </w:r>
          </w:p>
          <w:p w14:paraId="1B90F0B1" w14:textId="77777777" w:rsidR="0074201F" w:rsidRPr="0074201F" w:rsidRDefault="0074201F" w:rsidP="0074201F">
            <w:pPr>
              <w:spacing w:after="0" w:line="240" w:lineRule="auto"/>
              <w:rPr>
                <w:sz w:val="20"/>
                <w:szCs w:val="20"/>
              </w:rPr>
            </w:pPr>
          </w:p>
          <w:p w14:paraId="226E86ED" w14:textId="77777777" w:rsidR="0074201F" w:rsidRPr="0074201F" w:rsidRDefault="0074201F" w:rsidP="0074201F">
            <w:pPr>
              <w:spacing w:after="0" w:line="240" w:lineRule="auto"/>
              <w:rPr>
                <w:sz w:val="20"/>
                <w:szCs w:val="20"/>
              </w:rPr>
            </w:pPr>
            <w:r w:rsidRPr="0074201F">
              <w:rPr>
                <w:sz w:val="20"/>
                <w:szCs w:val="20"/>
              </w:rPr>
              <w:t>The AWS Shield DDoS protection service provides defense against distributed denial of service attacks. Other commercial offerings are available from vendors such as Akamai, Cloudflare.</w:t>
            </w:r>
          </w:p>
          <w:p w14:paraId="053AF6A9" w14:textId="77777777" w:rsidR="0074201F" w:rsidRPr="0074201F" w:rsidRDefault="0074201F" w:rsidP="0074201F">
            <w:pPr>
              <w:spacing w:after="0" w:line="240" w:lineRule="auto"/>
              <w:rPr>
                <w:sz w:val="20"/>
                <w:szCs w:val="20"/>
              </w:rPr>
            </w:pPr>
          </w:p>
          <w:p w14:paraId="7574D47A" w14:textId="10F7E6B1" w:rsidR="00137EE9" w:rsidRPr="00E94817" w:rsidRDefault="0074201F" w:rsidP="00137EE9">
            <w:pPr>
              <w:spacing w:after="0" w:line="240" w:lineRule="auto"/>
              <w:rPr>
                <w:sz w:val="20"/>
                <w:szCs w:val="20"/>
              </w:rPr>
            </w:pPr>
            <w:r w:rsidRPr="0074201F">
              <w:rPr>
                <w:sz w:val="20"/>
                <w:szCs w:val="20"/>
              </w:rPr>
              <w:t>The infrastructure of the Journey Manager cloud offering is monitored 24/7 by the Temenos Security Operational Center, who investigate suspicious traffic and activity, and may request blocking of traffic based on activity or source IP.</w:t>
            </w:r>
          </w:p>
        </w:tc>
      </w:tr>
      <w:tr w:rsidR="00137EE9" w:rsidRPr="00B15FCD" w14:paraId="15053F4A"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FB45F1E" w14:textId="77777777" w:rsidR="00137EE9" w:rsidRPr="00E94817" w:rsidRDefault="00137EE9" w:rsidP="00137EE9">
            <w:pPr>
              <w:spacing w:after="0" w:line="240" w:lineRule="auto"/>
              <w:rPr>
                <w:sz w:val="20"/>
                <w:szCs w:val="20"/>
              </w:rPr>
            </w:pPr>
            <w:r w:rsidRPr="00E1483D">
              <w:rPr>
                <w:sz w:val="20"/>
                <w:szCs w:val="20"/>
              </w:rPr>
              <w:t>How do you handle denial-of-service attacks?</w:t>
            </w:r>
          </w:p>
        </w:tc>
        <w:tc>
          <w:tcPr>
            <w:tcW w:w="5432" w:type="dxa"/>
          </w:tcPr>
          <w:p w14:paraId="05B1E75B" w14:textId="60918CAD" w:rsidR="00137EE9" w:rsidRPr="0074201F" w:rsidRDefault="0074201F" w:rsidP="0074201F">
            <w:pPr>
              <w:spacing w:after="0" w:line="240" w:lineRule="auto"/>
              <w:rPr>
                <w:color w:val="000000"/>
                <w:sz w:val="24"/>
                <w:szCs w:val="24"/>
              </w:rPr>
            </w:pPr>
            <w:r w:rsidRPr="0074201F">
              <w:rPr>
                <w:sz w:val="20"/>
                <w:szCs w:val="20"/>
              </w:rPr>
              <w:t>The Journey Manager cloud offering leverages the DDoS security protections provided by Amazon Web Service, which includes active network monitoring, rapid scaling and the capacity of AWS services including CloudFront and ELBs to absorb traffic and scale application services. Transact also utilizes the AWS Shield service.</w:t>
            </w:r>
          </w:p>
        </w:tc>
      </w:tr>
      <w:tr w:rsidR="00137EE9" w:rsidRPr="00B15FCD" w14:paraId="67742531"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559BA53" w14:textId="77777777" w:rsidR="00137EE9" w:rsidRPr="00E1483D" w:rsidRDefault="00137EE9" w:rsidP="00137EE9">
            <w:pPr>
              <w:spacing w:after="0" w:line="240" w:lineRule="auto"/>
              <w:rPr>
                <w:sz w:val="20"/>
                <w:szCs w:val="20"/>
              </w:rPr>
            </w:pPr>
            <w:r w:rsidRPr="00E1483D">
              <w:rPr>
                <w:sz w:val="20"/>
                <w:szCs w:val="20"/>
              </w:rPr>
              <w:t>Describe how service alerts work such as outages</w:t>
            </w:r>
            <w:r>
              <w:rPr>
                <w:sz w:val="20"/>
                <w:szCs w:val="20"/>
              </w:rPr>
              <w:t>.</w:t>
            </w:r>
          </w:p>
        </w:tc>
        <w:tc>
          <w:tcPr>
            <w:tcW w:w="5432" w:type="dxa"/>
          </w:tcPr>
          <w:p w14:paraId="033BB14C" w14:textId="77777777" w:rsidR="0074201F" w:rsidRPr="0074201F" w:rsidRDefault="0074201F" w:rsidP="0074201F">
            <w:pPr>
              <w:spacing w:after="0" w:line="240" w:lineRule="auto"/>
              <w:rPr>
                <w:sz w:val="20"/>
                <w:szCs w:val="20"/>
              </w:rPr>
            </w:pPr>
            <w:r w:rsidRPr="0074201F">
              <w:rPr>
                <w:sz w:val="20"/>
                <w:szCs w:val="20"/>
              </w:rPr>
              <w:t>Journey Manager is subject to full stack monitoring - infrastructure health, server telemetry, external availability, and individual journey health monitoring.</w:t>
            </w:r>
          </w:p>
          <w:p w14:paraId="240D7073" w14:textId="77777777" w:rsidR="0074201F" w:rsidRPr="0074201F" w:rsidRDefault="0074201F" w:rsidP="0074201F">
            <w:pPr>
              <w:spacing w:after="0" w:line="240" w:lineRule="auto"/>
              <w:rPr>
                <w:sz w:val="20"/>
                <w:szCs w:val="20"/>
              </w:rPr>
            </w:pPr>
          </w:p>
          <w:p w14:paraId="329FBC54" w14:textId="77777777" w:rsidR="0074201F" w:rsidRPr="0074201F" w:rsidRDefault="0074201F" w:rsidP="0074201F">
            <w:pPr>
              <w:spacing w:after="0" w:line="240" w:lineRule="auto"/>
              <w:rPr>
                <w:sz w:val="20"/>
                <w:szCs w:val="20"/>
              </w:rPr>
            </w:pPr>
            <w:r w:rsidRPr="0074201F">
              <w:rPr>
                <w:sz w:val="20"/>
                <w:szCs w:val="20"/>
              </w:rPr>
              <w:t>Changes in metrics such as application or URL availability, an increase in the number of failed requests, database health, the on-call technician is alerted of the issue. If the technician is unable to respond within 10 minutes the alert is distributed to the wider team.</w:t>
            </w:r>
          </w:p>
          <w:p w14:paraId="3508B71C" w14:textId="77777777" w:rsidR="0074201F" w:rsidRPr="0074201F" w:rsidRDefault="0074201F" w:rsidP="0074201F">
            <w:pPr>
              <w:spacing w:after="0" w:line="240" w:lineRule="auto"/>
              <w:rPr>
                <w:sz w:val="20"/>
                <w:szCs w:val="20"/>
              </w:rPr>
            </w:pPr>
          </w:p>
          <w:p w14:paraId="2A6589C9" w14:textId="77777777" w:rsidR="0074201F" w:rsidRPr="0074201F" w:rsidRDefault="0074201F" w:rsidP="0074201F">
            <w:pPr>
              <w:spacing w:after="0" w:line="240" w:lineRule="auto"/>
              <w:rPr>
                <w:sz w:val="20"/>
                <w:szCs w:val="20"/>
              </w:rPr>
            </w:pPr>
            <w:r w:rsidRPr="0074201F">
              <w:rPr>
                <w:sz w:val="20"/>
                <w:szCs w:val="20"/>
              </w:rPr>
              <w:t>In the case of a full service outage, Temenos will provide a Post Incident Report detailing the timeline of events, response, root cause and mitigations.</w:t>
            </w:r>
          </w:p>
          <w:p w14:paraId="1463AAFB" w14:textId="77777777" w:rsidR="0074201F" w:rsidRPr="0074201F" w:rsidRDefault="0074201F" w:rsidP="0074201F">
            <w:pPr>
              <w:spacing w:after="0" w:line="240" w:lineRule="auto"/>
              <w:rPr>
                <w:sz w:val="20"/>
                <w:szCs w:val="20"/>
              </w:rPr>
            </w:pPr>
          </w:p>
          <w:p w14:paraId="5E4DBDB8" w14:textId="2A51D252" w:rsidR="00137EE9" w:rsidRPr="0074201F" w:rsidRDefault="0074201F" w:rsidP="0074201F">
            <w:pPr>
              <w:spacing w:after="0" w:line="240" w:lineRule="auto"/>
              <w:rPr>
                <w:color w:val="000000"/>
                <w:sz w:val="24"/>
                <w:szCs w:val="24"/>
              </w:rPr>
            </w:pPr>
            <w:r w:rsidRPr="0074201F">
              <w:rPr>
                <w:sz w:val="20"/>
                <w:szCs w:val="20"/>
              </w:rPr>
              <w:t>Service Level Availability is dependent on contractual agreement.</w:t>
            </w:r>
          </w:p>
        </w:tc>
      </w:tr>
      <w:bookmarkEnd w:id="193"/>
    </w:tbl>
    <w:p w14:paraId="6DC3B179" w14:textId="0E11DD62" w:rsidR="00137EE9" w:rsidRDefault="00137EE9" w:rsidP="00137EE9"/>
    <w:p w14:paraId="077C65A6" w14:textId="77777777" w:rsidR="00137EE9" w:rsidRDefault="00137EE9" w:rsidP="001B59AB">
      <w:pPr>
        <w:pStyle w:val="Heading3"/>
      </w:pPr>
      <w:bookmarkStart w:id="194" w:name="_Toc20397826"/>
      <w:bookmarkStart w:id="195" w:name="_Toc21698925"/>
      <w:bookmarkStart w:id="196" w:name="_Hlk34296828"/>
      <w:r>
        <w:t>Incident Management</w:t>
      </w:r>
      <w:bookmarkEnd w:id="194"/>
      <w:bookmarkEnd w:id="195"/>
    </w:p>
    <w:tbl>
      <w:tblPr>
        <w:tblStyle w:val="Corporate"/>
        <w:tblW w:w="10110" w:type="dxa"/>
        <w:tblLook w:val="0420" w:firstRow="1" w:lastRow="0" w:firstColumn="0" w:lastColumn="0" w:noHBand="0" w:noVBand="1"/>
      </w:tblPr>
      <w:tblGrid>
        <w:gridCol w:w="4668"/>
        <w:gridCol w:w="5419"/>
        <w:gridCol w:w="23"/>
      </w:tblGrid>
      <w:tr w:rsidR="00137EE9" w:rsidRPr="00B15FCD" w14:paraId="1A62A5A7" w14:textId="77777777" w:rsidTr="006967EF">
        <w:trPr>
          <w:cnfStyle w:val="100000000000" w:firstRow="1" w:lastRow="0" w:firstColumn="0" w:lastColumn="0" w:oddVBand="0" w:evenVBand="0" w:oddHBand="0" w:evenHBand="0" w:firstRowFirstColumn="0" w:firstRowLastColumn="0" w:lastRowFirstColumn="0" w:lastRowLastColumn="0"/>
          <w:trHeight w:val="52"/>
        </w:trPr>
        <w:tc>
          <w:tcPr>
            <w:tcW w:w="4668" w:type="dxa"/>
          </w:tcPr>
          <w:p w14:paraId="4A5439FE"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42" w:type="dxa"/>
            <w:gridSpan w:val="2"/>
          </w:tcPr>
          <w:p w14:paraId="1C4190F4" w14:textId="77777777" w:rsidR="00137EE9" w:rsidRPr="00E94817" w:rsidRDefault="00137EE9" w:rsidP="00137EE9">
            <w:pPr>
              <w:spacing w:after="0" w:line="240" w:lineRule="auto"/>
              <w:rPr>
                <w:b w:val="0"/>
                <w:sz w:val="20"/>
                <w:szCs w:val="20"/>
              </w:rPr>
            </w:pPr>
            <w:r>
              <w:rPr>
                <w:sz w:val="20"/>
                <w:szCs w:val="20"/>
              </w:rPr>
              <w:t>Answer</w:t>
            </w:r>
          </w:p>
        </w:tc>
      </w:tr>
      <w:tr w:rsidR="006967EF" w:rsidRPr="00B15FCD" w14:paraId="5E4CDFA2" w14:textId="77777777" w:rsidTr="006967EF">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579B64F" w14:textId="77777777" w:rsidR="006967EF" w:rsidRPr="00E94817" w:rsidRDefault="006967EF" w:rsidP="006967EF">
            <w:pPr>
              <w:spacing w:after="0" w:line="240" w:lineRule="auto"/>
              <w:rPr>
                <w:sz w:val="20"/>
                <w:szCs w:val="20"/>
              </w:rPr>
            </w:pPr>
            <w:r w:rsidRPr="00E1483D">
              <w:rPr>
                <w:sz w:val="20"/>
                <w:szCs w:val="20"/>
              </w:rPr>
              <w:lastRenderedPageBreak/>
              <w:t>Is there an established incident response process in place?</w:t>
            </w:r>
          </w:p>
        </w:tc>
        <w:tc>
          <w:tcPr>
            <w:tcW w:w="5442" w:type="dxa"/>
            <w:gridSpan w:val="2"/>
          </w:tcPr>
          <w:p w14:paraId="3953C8D8" w14:textId="5F4F2DA7" w:rsidR="006967EF" w:rsidRPr="006967EF" w:rsidRDefault="006967EF" w:rsidP="006967EF">
            <w:pPr>
              <w:pStyle w:val="BodyCopy"/>
              <w:rPr>
                <w:color w:val="0070C0"/>
                <w:u w:val="single"/>
              </w:rPr>
            </w:pPr>
            <w:r w:rsidRPr="006967EF">
              <w:rPr>
                <w:color w:val="0070C0"/>
                <w:u w:val="single"/>
              </w:rPr>
              <w:t>Incident Management information can be found in the Maintenance Terms for Infinity Modules agreement.</w:t>
            </w:r>
          </w:p>
        </w:tc>
      </w:tr>
      <w:tr w:rsidR="00137EE9" w:rsidRPr="00B15FCD" w14:paraId="690FA5DF" w14:textId="77777777" w:rsidTr="006967EF">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274244E3" w14:textId="1A058336" w:rsidR="00137EE9" w:rsidRPr="00E94817" w:rsidRDefault="00C81192" w:rsidP="00137EE9">
            <w:pPr>
              <w:spacing w:after="0" w:line="240" w:lineRule="auto"/>
              <w:rPr>
                <w:sz w:val="20"/>
                <w:szCs w:val="20"/>
              </w:rPr>
            </w:pPr>
            <w:r w:rsidRPr="001D4982">
              <w:rPr>
                <w:color w:val="111111" w:themeColor="text1"/>
                <w:sz w:val="20"/>
                <w:szCs w:val="20"/>
              </w:rPr>
              <w:t>Does &lt;vendor&gt; have an incident management policy and process in place? Does the incident management process extend to services provided by &lt;vendor&gt;’s service providers? Please attach a copy of the incident management documents.</w:t>
            </w:r>
          </w:p>
        </w:tc>
        <w:tc>
          <w:tcPr>
            <w:tcW w:w="5442" w:type="dxa"/>
            <w:gridSpan w:val="2"/>
          </w:tcPr>
          <w:p w14:paraId="34598352" w14:textId="7660210C" w:rsidR="00137EE9" w:rsidRPr="006967EF" w:rsidRDefault="006967EF" w:rsidP="006967EF">
            <w:pPr>
              <w:pStyle w:val="BodyCopy"/>
              <w:rPr>
                <w:color w:val="0070C0"/>
                <w:u w:val="single"/>
              </w:rPr>
            </w:pPr>
            <w:r w:rsidRPr="006967EF">
              <w:rPr>
                <w:color w:val="0070C0"/>
                <w:u w:val="single"/>
              </w:rPr>
              <w:t>Incident Management information can be found in the Maintenance Terms for Infinity Modules agreement.</w:t>
            </w:r>
          </w:p>
        </w:tc>
      </w:tr>
      <w:tr w:rsidR="00137EE9" w:rsidRPr="00B15FCD" w14:paraId="4AD969EE" w14:textId="77777777" w:rsidTr="006967EF">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00E55E93" w14:textId="1BCEE5A1" w:rsidR="00137EE9" w:rsidRPr="00E94817" w:rsidRDefault="00137EE9" w:rsidP="00137EE9">
            <w:pPr>
              <w:spacing w:after="0" w:line="240" w:lineRule="auto"/>
              <w:rPr>
                <w:sz w:val="20"/>
                <w:szCs w:val="20"/>
              </w:rPr>
            </w:pPr>
            <w:r w:rsidRPr="00E1483D">
              <w:rPr>
                <w:sz w:val="20"/>
                <w:szCs w:val="20"/>
              </w:rPr>
              <w:t>Provided reports for any past security incidents if applicable</w:t>
            </w:r>
            <w:r w:rsidR="00540F82">
              <w:rPr>
                <w:sz w:val="20"/>
                <w:szCs w:val="20"/>
              </w:rPr>
              <w:t>.</w:t>
            </w:r>
          </w:p>
        </w:tc>
        <w:tc>
          <w:tcPr>
            <w:tcW w:w="5442" w:type="dxa"/>
            <w:gridSpan w:val="2"/>
          </w:tcPr>
          <w:p w14:paraId="7A69E093" w14:textId="60E0BE2C" w:rsidR="00137EE9" w:rsidRPr="006967EF" w:rsidRDefault="006967EF" w:rsidP="006967EF">
            <w:pPr>
              <w:pStyle w:val="BodyCopy"/>
              <w:rPr>
                <w:color w:val="0070C0"/>
                <w:u w:val="single"/>
              </w:rPr>
            </w:pPr>
            <w:r w:rsidRPr="006967EF">
              <w:rPr>
                <w:color w:val="0070C0"/>
                <w:u w:val="single"/>
              </w:rPr>
              <w:t>Incident Management information can be found in the Maintenance Terms for Infinity Modules agreement.</w:t>
            </w:r>
          </w:p>
        </w:tc>
      </w:tr>
      <w:tr w:rsidR="008A47E6" w:rsidRPr="006967EF" w14:paraId="7F2FD86E" w14:textId="77777777" w:rsidTr="006967EF">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68" w:type="dxa"/>
          </w:tcPr>
          <w:p w14:paraId="250CEDA5" w14:textId="77777777" w:rsidR="008A47E6" w:rsidRPr="00E1483D" w:rsidRDefault="008A47E6" w:rsidP="00137EE9">
            <w:pPr>
              <w:spacing w:after="0" w:line="240" w:lineRule="auto"/>
              <w:rPr>
                <w:sz w:val="20"/>
                <w:szCs w:val="20"/>
              </w:rPr>
            </w:pPr>
            <w:r>
              <w:t>What are your SLAs on data breach notification?</w:t>
            </w:r>
          </w:p>
        </w:tc>
        <w:tc>
          <w:tcPr>
            <w:tcW w:w="5419" w:type="dxa"/>
          </w:tcPr>
          <w:p w14:paraId="7C05A24A" w14:textId="28EC7EB8" w:rsidR="008A47E6" w:rsidRPr="006967EF" w:rsidRDefault="006967EF" w:rsidP="006967EF">
            <w:pPr>
              <w:pStyle w:val="BodyCopy"/>
              <w:rPr>
                <w:color w:val="0070C0"/>
                <w:u w:val="single"/>
              </w:rPr>
            </w:pPr>
            <w:r w:rsidRPr="006967EF">
              <w:rPr>
                <w:color w:val="0070C0"/>
                <w:u w:val="single"/>
              </w:rPr>
              <w:t>Incident Management information can be found in the Maintenance Terms for Infinity Modules agreement.</w:t>
            </w:r>
          </w:p>
        </w:tc>
      </w:tr>
      <w:bookmarkEnd w:id="196"/>
    </w:tbl>
    <w:p w14:paraId="1D8911C6" w14:textId="48ADB225" w:rsidR="00137EE9" w:rsidRDefault="00137EE9" w:rsidP="002D0775"/>
    <w:p w14:paraId="4439F8AB" w14:textId="77777777" w:rsidR="0057258B" w:rsidRDefault="0057258B" w:rsidP="001B59AB">
      <w:pPr>
        <w:pStyle w:val="Heading3"/>
      </w:pPr>
      <w:bookmarkStart w:id="197" w:name="_Toc20397827"/>
      <w:bookmarkStart w:id="198" w:name="_Toc21698926"/>
      <w:bookmarkStart w:id="199" w:name="_Hlk34296836"/>
      <w:r>
        <w:t>Audit Trails and Logs</w:t>
      </w:r>
      <w:bookmarkEnd w:id="197"/>
      <w:bookmarkEnd w:id="198"/>
    </w:p>
    <w:tbl>
      <w:tblPr>
        <w:tblStyle w:val="Corporate"/>
        <w:tblW w:w="10110" w:type="dxa"/>
        <w:tblLook w:val="0420" w:firstRow="1" w:lastRow="0" w:firstColumn="0" w:lastColumn="0" w:noHBand="0" w:noVBand="1"/>
      </w:tblPr>
      <w:tblGrid>
        <w:gridCol w:w="4668"/>
        <w:gridCol w:w="5419"/>
        <w:gridCol w:w="23"/>
      </w:tblGrid>
      <w:tr w:rsidR="0057258B" w:rsidRPr="00B15FCD" w14:paraId="33852364"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68" w:type="dxa"/>
          </w:tcPr>
          <w:p w14:paraId="7F0586CB" w14:textId="77777777" w:rsidR="0057258B" w:rsidRPr="00E94817" w:rsidRDefault="0057258B" w:rsidP="0057258B">
            <w:pPr>
              <w:spacing w:after="0" w:line="240" w:lineRule="auto"/>
              <w:rPr>
                <w:b w:val="0"/>
                <w:sz w:val="20"/>
                <w:szCs w:val="20"/>
              </w:rPr>
            </w:pPr>
            <w:r>
              <w:rPr>
                <w:sz w:val="20"/>
                <w:szCs w:val="20"/>
              </w:rPr>
              <w:t>Questions</w:t>
            </w:r>
            <w:r w:rsidRPr="00E94817">
              <w:rPr>
                <w:sz w:val="20"/>
                <w:szCs w:val="20"/>
              </w:rPr>
              <w:t xml:space="preserve"> </w:t>
            </w:r>
          </w:p>
        </w:tc>
        <w:tc>
          <w:tcPr>
            <w:tcW w:w="5442" w:type="dxa"/>
            <w:gridSpan w:val="2"/>
          </w:tcPr>
          <w:p w14:paraId="12110F50" w14:textId="77777777" w:rsidR="0057258B" w:rsidRPr="00E94817" w:rsidRDefault="0057258B" w:rsidP="0057258B">
            <w:pPr>
              <w:spacing w:after="0" w:line="240" w:lineRule="auto"/>
              <w:rPr>
                <w:b w:val="0"/>
                <w:sz w:val="20"/>
                <w:szCs w:val="20"/>
              </w:rPr>
            </w:pPr>
            <w:r>
              <w:rPr>
                <w:sz w:val="20"/>
                <w:szCs w:val="20"/>
              </w:rPr>
              <w:t>Answer</w:t>
            </w:r>
          </w:p>
        </w:tc>
      </w:tr>
      <w:tr w:rsidR="00F92674" w:rsidRPr="00B15FCD" w14:paraId="2314C1F9" w14:textId="77777777" w:rsidTr="45337850">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68" w:type="dxa"/>
          </w:tcPr>
          <w:p w14:paraId="698EF55C" w14:textId="77777777" w:rsidR="00F92674" w:rsidRPr="001D4982" w:rsidRDefault="00F92674" w:rsidP="00540F82">
            <w:pPr>
              <w:spacing w:after="0" w:line="240" w:lineRule="auto"/>
              <w:rPr>
                <w:color w:val="111111" w:themeColor="text1"/>
                <w:sz w:val="20"/>
                <w:szCs w:val="20"/>
              </w:rPr>
            </w:pPr>
            <w:r w:rsidRPr="001D4982">
              <w:rPr>
                <w:color w:val="111111" w:themeColor="text1"/>
                <w:sz w:val="20"/>
                <w:szCs w:val="20"/>
              </w:rPr>
              <w:t>Does &lt;vendor&gt; have a logging and monitoring standard and policy?</w:t>
            </w:r>
          </w:p>
        </w:tc>
        <w:tc>
          <w:tcPr>
            <w:tcW w:w="5419" w:type="dxa"/>
          </w:tcPr>
          <w:p w14:paraId="2C67BEF0" w14:textId="438043F7" w:rsidR="00F92674" w:rsidRPr="00E94817" w:rsidRDefault="45337850" w:rsidP="006967EF">
            <w:pPr>
              <w:pStyle w:val="BodyCopy"/>
            </w:pPr>
            <w:ins w:id="200" w:author="Scott Dunbar" w:date="2020-02-14T23:15:00Z">
              <w:r w:rsidRPr="006967EF">
                <w:rPr>
                  <w:color w:val="0070C0"/>
                  <w:u w:val="single"/>
                </w:rPr>
                <w:t xml:space="preserve">Yes, logging </w:t>
              </w:r>
            </w:ins>
            <w:ins w:id="201" w:author="Scott Dunbar" w:date="2020-02-14T23:16:00Z">
              <w:r w:rsidRPr="006967EF">
                <w:rPr>
                  <w:color w:val="0070C0"/>
                  <w:u w:val="single"/>
                </w:rPr>
                <w:t xml:space="preserve">and monitoring </w:t>
              </w:r>
            </w:ins>
            <w:ins w:id="202" w:author="Scott Dunbar" w:date="2020-02-14T23:15:00Z">
              <w:r w:rsidRPr="006967EF">
                <w:rPr>
                  <w:color w:val="0070C0"/>
                  <w:u w:val="single"/>
                </w:rPr>
                <w:t>is part of the overall solution.</w:t>
              </w:r>
            </w:ins>
            <w:ins w:id="203" w:author="Scott Dunbar" w:date="2020-02-14T23:16:00Z">
              <w:r w:rsidRPr="006967EF">
                <w:rPr>
                  <w:color w:val="0070C0"/>
                  <w:u w:val="single"/>
                </w:rPr>
                <w:t xml:space="preserve">  Logs are only available to users with the appropriate </w:t>
              </w:r>
            </w:ins>
            <w:r w:rsidR="006967EF" w:rsidRPr="006967EF">
              <w:rPr>
                <w:color w:val="0070C0"/>
                <w:u w:val="single"/>
              </w:rPr>
              <w:t>permissions</w:t>
            </w:r>
            <w:ins w:id="204" w:author="Scott Dunbar" w:date="2020-02-14T23:16:00Z">
              <w:r w:rsidRPr="006967EF">
                <w:rPr>
                  <w:color w:val="0070C0"/>
                  <w:u w:val="single"/>
                </w:rPr>
                <w:t>.</w:t>
              </w:r>
            </w:ins>
          </w:p>
        </w:tc>
      </w:tr>
      <w:tr w:rsidR="0057258B" w:rsidRPr="00B15FCD" w14:paraId="17B01CE5"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15AB7711" w14:textId="60D14D98" w:rsidR="0057258B" w:rsidRPr="001D4982" w:rsidRDefault="0057258B" w:rsidP="00540F82">
            <w:pPr>
              <w:spacing w:after="0" w:line="240" w:lineRule="auto"/>
              <w:rPr>
                <w:color w:val="111111" w:themeColor="text1"/>
                <w:sz w:val="20"/>
                <w:szCs w:val="20"/>
              </w:rPr>
            </w:pPr>
            <w:r w:rsidRPr="001D4982">
              <w:rPr>
                <w:color w:val="111111" w:themeColor="text1"/>
                <w:sz w:val="20"/>
                <w:szCs w:val="20"/>
              </w:rPr>
              <w:t xml:space="preserve">Does the service integrate with </w:t>
            </w:r>
            <w:r w:rsidR="00E119AA" w:rsidRPr="001D4982">
              <w:rPr>
                <w:color w:val="111111" w:themeColor="text1"/>
                <w:sz w:val="20"/>
                <w:szCs w:val="20"/>
              </w:rPr>
              <w:t xml:space="preserve">Security information and event management </w:t>
            </w:r>
            <w:r w:rsidR="00540F82" w:rsidRPr="001D4982">
              <w:rPr>
                <w:color w:val="111111" w:themeColor="text1"/>
                <w:sz w:val="20"/>
              </w:rPr>
              <w:t xml:space="preserve">logging </w:t>
            </w:r>
            <w:r w:rsidRPr="001D4982">
              <w:rPr>
                <w:color w:val="111111" w:themeColor="text1"/>
                <w:sz w:val="20"/>
              </w:rPr>
              <w:t xml:space="preserve">solutions </w:t>
            </w:r>
            <w:r w:rsidR="00E119AA" w:rsidRPr="001D4982">
              <w:rPr>
                <w:color w:val="111111" w:themeColor="text1"/>
                <w:sz w:val="20"/>
                <w:szCs w:val="20"/>
              </w:rPr>
              <w:t>(SIEM)? (e.g.</w:t>
            </w:r>
            <w:r w:rsidRPr="001D4982">
              <w:rPr>
                <w:color w:val="111111" w:themeColor="text1"/>
                <w:sz w:val="20"/>
                <w:szCs w:val="20"/>
              </w:rPr>
              <w:t xml:space="preserve"> Fortinet, Elastic </w:t>
            </w:r>
            <w:r w:rsidR="00540F82" w:rsidRPr="001D4982">
              <w:rPr>
                <w:color w:val="111111" w:themeColor="text1"/>
                <w:sz w:val="20"/>
                <w:szCs w:val="20"/>
              </w:rPr>
              <w:t>Stack</w:t>
            </w:r>
            <w:r w:rsidRPr="001D4982">
              <w:rPr>
                <w:color w:val="111111" w:themeColor="text1"/>
                <w:sz w:val="20"/>
                <w:szCs w:val="20"/>
              </w:rPr>
              <w:t xml:space="preserve">, </w:t>
            </w:r>
            <w:r w:rsidR="00C52FB4" w:rsidRPr="001D4982">
              <w:rPr>
                <w:color w:val="111111" w:themeColor="text1"/>
                <w:sz w:val="20"/>
                <w:szCs w:val="20"/>
              </w:rPr>
              <w:t xml:space="preserve">and </w:t>
            </w:r>
            <w:r w:rsidRPr="001D4982">
              <w:rPr>
                <w:color w:val="111111" w:themeColor="text1"/>
                <w:sz w:val="20"/>
                <w:szCs w:val="20"/>
              </w:rPr>
              <w:t>Logarithm</w:t>
            </w:r>
            <w:r w:rsidR="00E119AA" w:rsidRPr="001D4982">
              <w:rPr>
                <w:color w:val="111111" w:themeColor="text1"/>
                <w:sz w:val="20"/>
                <w:szCs w:val="20"/>
              </w:rPr>
              <w:t>)</w:t>
            </w:r>
          </w:p>
        </w:tc>
        <w:tc>
          <w:tcPr>
            <w:tcW w:w="5442" w:type="dxa"/>
            <w:gridSpan w:val="2"/>
          </w:tcPr>
          <w:p w14:paraId="6E038271" w14:textId="11A54983" w:rsidR="0057258B" w:rsidRPr="00E94817" w:rsidRDefault="45337850" w:rsidP="0057258B">
            <w:pPr>
              <w:spacing w:after="0" w:line="240" w:lineRule="auto"/>
              <w:rPr>
                <w:sz w:val="20"/>
                <w:szCs w:val="20"/>
              </w:rPr>
            </w:pPr>
            <w:ins w:id="205" w:author="Scott Dunbar" w:date="2020-02-14T23:16:00Z">
              <w:r w:rsidRPr="45337850">
                <w:rPr>
                  <w:sz w:val="20"/>
                  <w:szCs w:val="20"/>
                </w:rPr>
                <w:t>Yes, Dy</w:t>
              </w:r>
            </w:ins>
            <w:ins w:id="206" w:author="Scott Dunbar" w:date="2020-02-14T23:17:00Z">
              <w:r w:rsidRPr="45337850">
                <w:rPr>
                  <w:sz w:val="20"/>
                  <w:szCs w:val="20"/>
                </w:rPr>
                <w:t>naTrace is used to assist with logging and monitoring.</w:t>
              </w:r>
            </w:ins>
          </w:p>
        </w:tc>
      </w:tr>
      <w:tr w:rsidR="0057258B" w:rsidRPr="00B15FCD" w14:paraId="35C8F432"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A5129C6" w14:textId="77777777" w:rsidR="0057258B" w:rsidRPr="00E94817" w:rsidRDefault="0057258B" w:rsidP="0057258B">
            <w:pPr>
              <w:spacing w:after="0" w:line="240" w:lineRule="auto"/>
              <w:rPr>
                <w:sz w:val="20"/>
                <w:szCs w:val="20"/>
              </w:rPr>
            </w:pPr>
            <w:r w:rsidRPr="00E1483D">
              <w:rPr>
                <w:sz w:val="20"/>
                <w:szCs w:val="20"/>
              </w:rPr>
              <w:t>Does your infrastructure integrate customer profiles with their web activity?</w:t>
            </w:r>
          </w:p>
        </w:tc>
        <w:tc>
          <w:tcPr>
            <w:tcW w:w="5442" w:type="dxa"/>
            <w:gridSpan w:val="2"/>
          </w:tcPr>
          <w:p w14:paraId="76BC6DB0" w14:textId="35E679C9" w:rsidR="0057258B" w:rsidRPr="00E94817" w:rsidRDefault="45337850" w:rsidP="0057258B">
            <w:pPr>
              <w:spacing w:after="0" w:line="240" w:lineRule="auto"/>
              <w:rPr>
                <w:sz w:val="20"/>
                <w:szCs w:val="20"/>
              </w:rPr>
            </w:pPr>
            <w:ins w:id="207" w:author="Scott Dunbar" w:date="2020-02-14T23:17:00Z">
              <w:r w:rsidRPr="45337850">
                <w:rPr>
                  <w:sz w:val="20"/>
                  <w:szCs w:val="20"/>
                </w:rPr>
                <w:t>No, data is not personally identifiable.</w:t>
              </w:r>
            </w:ins>
          </w:p>
        </w:tc>
      </w:tr>
      <w:tr w:rsidR="0057258B" w:rsidRPr="00B15FCD" w14:paraId="26EFB7ED"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42CB5CE3" w14:textId="2A8AD139" w:rsidR="0057258B" w:rsidRPr="00FA7258" w:rsidRDefault="0057258B" w:rsidP="00540F82">
            <w:pPr>
              <w:spacing w:after="0" w:line="240" w:lineRule="auto"/>
              <w:rPr>
                <w:sz w:val="20"/>
                <w:szCs w:val="20"/>
                <w:highlight w:val="yellow"/>
              </w:rPr>
            </w:pPr>
            <w:r w:rsidRPr="00FA7258">
              <w:rPr>
                <w:sz w:val="20"/>
                <w:szCs w:val="20"/>
                <w:highlight w:val="yellow"/>
              </w:rPr>
              <w:t>Identify available audit log</w:t>
            </w:r>
            <w:r w:rsidR="00540F82" w:rsidRPr="00FA7258">
              <w:rPr>
                <w:sz w:val="20"/>
                <w:szCs w:val="20"/>
                <w:highlight w:val="yellow"/>
              </w:rPr>
              <w:t xml:space="preserve"> events.  </w:t>
            </w:r>
          </w:p>
        </w:tc>
        <w:tc>
          <w:tcPr>
            <w:tcW w:w="5442" w:type="dxa"/>
            <w:gridSpan w:val="2"/>
          </w:tcPr>
          <w:p w14:paraId="0EB73EC5" w14:textId="57D7927C" w:rsidR="0057258B" w:rsidRPr="00FA7258" w:rsidRDefault="007A3776" w:rsidP="0057258B">
            <w:pPr>
              <w:spacing w:after="0" w:line="240" w:lineRule="auto"/>
              <w:rPr>
                <w:sz w:val="20"/>
                <w:szCs w:val="20"/>
                <w:highlight w:val="yellow"/>
              </w:rPr>
            </w:pPr>
            <w:r w:rsidRPr="00FA7258">
              <w:rPr>
                <w:sz w:val="20"/>
                <w:szCs w:val="20"/>
                <w:highlight w:val="yellow"/>
              </w:rPr>
              <w:t>Need more information</w:t>
            </w:r>
            <w:r w:rsidR="006967EF" w:rsidRPr="00FA7258">
              <w:rPr>
                <w:sz w:val="20"/>
                <w:szCs w:val="20"/>
                <w:highlight w:val="yellow"/>
              </w:rPr>
              <w:t xml:space="preserve"> in order to answer.</w:t>
            </w:r>
          </w:p>
        </w:tc>
        <w:bookmarkStart w:id="208" w:name="_GoBack"/>
        <w:bookmarkEnd w:id="208"/>
      </w:tr>
      <w:tr w:rsidR="00540F82" w:rsidRPr="00B15FCD" w14:paraId="094BD90B"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D15A692" w14:textId="3177B0DA" w:rsidR="00540F82" w:rsidRPr="00E1483D" w:rsidRDefault="00540F82" w:rsidP="00540F82">
            <w:pPr>
              <w:spacing w:after="0" w:line="240" w:lineRule="auto"/>
              <w:rPr>
                <w:sz w:val="20"/>
                <w:szCs w:val="20"/>
              </w:rPr>
            </w:pPr>
            <w:r>
              <w:rPr>
                <w:sz w:val="20"/>
                <w:szCs w:val="20"/>
              </w:rPr>
              <w:t>Who</w:t>
            </w:r>
            <w:r w:rsidRPr="00E1483D">
              <w:rPr>
                <w:sz w:val="20"/>
                <w:szCs w:val="20"/>
              </w:rPr>
              <w:t xml:space="preserve"> can read, delete and modify the audit logs? </w:t>
            </w:r>
          </w:p>
        </w:tc>
        <w:tc>
          <w:tcPr>
            <w:tcW w:w="5442" w:type="dxa"/>
            <w:gridSpan w:val="2"/>
          </w:tcPr>
          <w:p w14:paraId="22A40476" w14:textId="67BC8BA8" w:rsidR="00540F82" w:rsidRPr="00E94817" w:rsidRDefault="45337850" w:rsidP="0057258B">
            <w:pPr>
              <w:spacing w:after="0" w:line="240" w:lineRule="auto"/>
              <w:rPr>
                <w:sz w:val="20"/>
                <w:szCs w:val="20"/>
              </w:rPr>
            </w:pPr>
            <w:ins w:id="209" w:author="Scott Dunbar" w:date="2020-02-14T23:18:00Z">
              <w:r w:rsidRPr="45337850">
                <w:rPr>
                  <w:sz w:val="20"/>
                  <w:szCs w:val="20"/>
                </w:rPr>
                <w:t>Only a highly privileged user could modify any logs.</w:t>
              </w:r>
            </w:ins>
          </w:p>
        </w:tc>
      </w:tr>
      <w:tr w:rsidR="0057258B" w:rsidRPr="00B15FCD" w14:paraId="26DBCB8E"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556FC6F4" w14:textId="03E1C4FD" w:rsidR="0057258B" w:rsidRPr="00E1483D" w:rsidRDefault="00540F82" w:rsidP="00540F82">
            <w:pPr>
              <w:spacing w:after="0" w:line="240" w:lineRule="auto"/>
              <w:rPr>
                <w:sz w:val="20"/>
                <w:szCs w:val="20"/>
              </w:rPr>
            </w:pPr>
            <w:r>
              <w:rPr>
                <w:sz w:val="20"/>
                <w:szCs w:val="20"/>
              </w:rPr>
              <w:t>Can sensitive data (such as the user</w:t>
            </w:r>
            <w:r w:rsidR="00585A82">
              <w:rPr>
                <w:sz w:val="20"/>
                <w:szCs w:val="20"/>
              </w:rPr>
              <w:t>id</w:t>
            </w:r>
            <w:r>
              <w:rPr>
                <w:sz w:val="20"/>
                <w:szCs w:val="20"/>
              </w:rPr>
              <w:t>) be</w:t>
            </w:r>
            <w:r w:rsidR="0057258B" w:rsidRPr="00E1483D">
              <w:rPr>
                <w:sz w:val="20"/>
                <w:szCs w:val="20"/>
              </w:rPr>
              <w:t xml:space="preserve"> obscured in the audit </w:t>
            </w:r>
            <w:r>
              <w:rPr>
                <w:sz w:val="20"/>
                <w:szCs w:val="20"/>
              </w:rPr>
              <w:t>logs</w:t>
            </w:r>
            <w:r w:rsidR="0057258B" w:rsidRPr="00E1483D">
              <w:rPr>
                <w:sz w:val="20"/>
                <w:szCs w:val="20"/>
              </w:rPr>
              <w:t>?</w:t>
            </w:r>
          </w:p>
        </w:tc>
        <w:tc>
          <w:tcPr>
            <w:tcW w:w="5442" w:type="dxa"/>
            <w:gridSpan w:val="2"/>
          </w:tcPr>
          <w:p w14:paraId="3C305FE6" w14:textId="396AC8D9" w:rsidR="0057258B" w:rsidRPr="00E94817" w:rsidRDefault="45337850" w:rsidP="0057258B">
            <w:pPr>
              <w:spacing w:after="0" w:line="240" w:lineRule="auto"/>
              <w:rPr>
                <w:sz w:val="20"/>
                <w:szCs w:val="20"/>
              </w:rPr>
            </w:pPr>
            <w:ins w:id="210" w:author="Scott Dunbar" w:date="2020-02-14T23:18:00Z">
              <w:r w:rsidRPr="45337850">
                <w:rPr>
                  <w:sz w:val="20"/>
                  <w:szCs w:val="20"/>
                </w:rPr>
                <w:t>Yes, PII data is automatically obscured.</w:t>
              </w:r>
            </w:ins>
          </w:p>
        </w:tc>
      </w:tr>
      <w:bookmarkEnd w:id="199"/>
    </w:tbl>
    <w:p w14:paraId="4A981C05" w14:textId="77777777" w:rsidR="0057258B" w:rsidRPr="002D0775" w:rsidRDefault="0057258B" w:rsidP="002D0775"/>
    <w:p w14:paraId="3F214465" w14:textId="21BB9A59" w:rsidR="00137EE9" w:rsidRPr="00044DC6" w:rsidRDefault="00850745" w:rsidP="001B59AB">
      <w:pPr>
        <w:pStyle w:val="Heading2"/>
      </w:pPr>
      <w:bookmarkStart w:id="211" w:name="_Toc20397828"/>
      <w:bookmarkStart w:id="212" w:name="_Toc21698927"/>
      <w:r w:rsidRPr="00044DC6">
        <w:t>Data and Information Management</w:t>
      </w:r>
      <w:bookmarkEnd w:id="211"/>
      <w:bookmarkEnd w:id="212"/>
    </w:p>
    <w:p w14:paraId="02D6145B" w14:textId="101F63F8" w:rsidR="00744DE3" w:rsidRDefault="00A55A3B" w:rsidP="001B59AB">
      <w:pPr>
        <w:pStyle w:val="Heading3"/>
      </w:pPr>
      <w:bookmarkStart w:id="213" w:name="_Toc20397829"/>
      <w:bookmarkStart w:id="214" w:name="_Toc21698928"/>
      <w:r>
        <w:lastRenderedPageBreak/>
        <w:t>Information Classification</w:t>
      </w:r>
      <w:bookmarkEnd w:id="213"/>
      <w:bookmarkEnd w:id="214"/>
    </w:p>
    <w:tbl>
      <w:tblPr>
        <w:tblStyle w:val="Corporate"/>
        <w:tblW w:w="10110" w:type="dxa"/>
        <w:tblLook w:val="0420" w:firstRow="1" w:lastRow="0" w:firstColumn="0" w:lastColumn="0" w:noHBand="0" w:noVBand="1"/>
      </w:tblPr>
      <w:tblGrid>
        <w:gridCol w:w="4678"/>
        <w:gridCol w:w="5432"/>
      </w:tblGrid>
      <w:tr w:rsidR="002D0775" w:rsidRPr="00B15FCD" w14:paraId="0694A7F7"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A7469D3"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F0CBBFC"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1C0D9C27"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FC540C" w14:textId="13955BA8" w:rsidR="002D0775" w:rsidRPr="00E94817" w:rsidRDefault="00A55A3B" w:rsidP="00A55A3B">
            <w:pPr>
              <w:spacing w:after="0" w:line="240" w:lineRule="auto"/>
              <w:rPr>
                <w:sz w:val="20"/>
                <w:szCs w:val="20"/>
              </w:rPr>
            </w:pPr>
            <w:r w:rsidRPr="00A55A3B">
              <w:rPr>
                <w:sz w:val="20"/>
                <w:szCs w:val="20"/>
              </w:rPr>
              <w:t>Does the system support or have the capability to mark or classify information based on criticality or specific tags?</w:t>
            </w:r>
          </w:p>
        </w:tc>
        <w:tc>
          <w:tcPr>
            <w:tcW w:w="5432" w:type="dxa"/>
          </w:tcPr>
          <w:p w14:paraId="5E31155E" w14:textId="5320256B" w:rsidR="002D0775" w:rsidRPr="00E94817" w:rsidRDefault="45337850" w:rsidP="003F7623">
            <w:pPr>
              <w:spacing w:after="0" w:line="240" w:lineRule="auto"/>
              <w:rPr>
                <w:sz w:val="20"/>
                <w:szCs w:val="20"/>
              </w:rPr>
            </w:pPr>
            <w:ins w:id="215" w:author="Scott Dunbar" w:date="2020-02-14T23:15:00Z">
              <w:r w:rsidRPr="45337850">
                <w:rPr>
                  <w:sz w:val="20"/>
                  <w:szCs w:val="20"/>
                </w:rPr>
                <w:t>No, there isn’t a tagging capability.</w:t>
              </w:r>
            </w:ins>
          </w:p>
        </w:tc>
      </w:tr>
      <w:tr w:rsidR="002D0775" w:rsidRPr="00B15FCD" w14:paraId="43A866C1"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12C5850" w14:textId="03A0248C" w:rsidR="002D0775" w:rsidRPr="00E94817" w:rsidRDefault="00A55A3B" w:rsidP="00A55A3B">
            <w:pPr>
              <w:spacing w:after="0" w:line="240" w:lineRule="auto"/>
              <w:rPr>
                <w:sz w:val="20"/>
                <w:szCs w:val="20"/>
              </w:rPr>
            </w:pPr>
            <w:r w:rsidRPr="00A55A3B">
              <w:rPr>
                <w:sz w:val="20"/>
                <w:szCs w:val="20"/>
              </w:rPr>
              <w:t>Does it use any specific classification tag (i.e.: Confidential, private, etc.)</w:t>
            </w:r>
          </w:p>
        </w:tc>
        <w:tc>
          <w:tcPr>
            <w:tcW w:w="5432" w:type="dxa"/>
          </w:tcPr>
          <w:p w14:paraId="2D44CE3B" w14:textId="12FEC178" w:rsidR="002D0775" w:rsidRPr="00E94817" w:rsidRDefault="45337850" w:rsidP="003F7623">
            <w:pPr>
              <w:spacing w:after="0" w:line="240" w:lineRule="auto"/>
              <w:rPr>
                <w:sz w:val="20"/>
                <w:szCs w:val="20"/>
              </w:rPr>
            </w:pPr>
            <w:ins w:id="216" w:author="Scott Dunbar" w:date="2020-02-14T23:15:00Z">
              <w:r w:rsidRPr="45337850">
                <w:rPr>
                  <w:sz w:val="20"/>
                  <w:szCs w:val="20"/>
                </w:rPr>
                <w:t>No</w:t>
              </w:r>
            </w:ins>
          </w:p>
        </w:tc>
      </w:tr>
      <w:tr w:rsidR="002D0775" w:rsidRPr="00B15FCD" w14:paraId="017897F9"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E7AD23B" w14:textId="733C797E" w:rsidR="002D0775" w:rsidRPr="00E94817" w:rsidRDefault="00A55A3B" w:rsidP="003F7623">
            <w:pPr>
              <w:spacing w:after="0" w:line="240" w:lineRule="auto"/>
              <w:rPr>
                <w:sz w:val="20"/>
                <w:szCs w:val="20"/>
              </w:rPr>
            </w:pPr>
            <w:r w:rsidRPr="00A55A3B">
              <w:rPr>
                <w:sz w:val="20"/>
                <w:szCs w:val="20"/>
              </w:rPr>
              <w:t>Are the information classification tags editable?</w:t>
            </w:r>
          </w:p>
        </w:tc>
        <w:tc>
          <w:tcPr>
            <w:tcW w:w="5432" w:type="dxa"/>
          </w:tcPr>
          <w:p w14:paraId="38DFEC4A" w14:textId="684517CC" w:rsidR="002D0775" w:rsidRPr="00E94817" w:rsidRDefault="45337850" w:rsidP="003F7623">
            <w:pPr>
              <w:spacing w:after="0" w:line="240" w:lineRule="auto"/>
              <w:rPr>
                <w:sz w:val="20"/>
                <w:szCs w:val="20"/>
              </w:rPr>
            </w:pPr>
            <w:ins w:id="217" w:author="Scott Dunbar" w:date="2020-02-14T23:15:00Z">
              <w:r w:rsidRPr="45337850">
                <w:rPr>
                  <w:sz w:val="20"/>
                  <w:szCs w:val="20"/>
                </w:rPr>
                <w:t>No</w:t>
              </w:r>
            </w:ins>
          </w:p>
        </w:tc>
      </w:tr>
    </w:tbl>
    <w:p w14:paraId="69D79417" w14:textId="5658D560" w:rsidR="00744DE3" w:rsidRDefault="00744DE3" w:rsidP="001B59AB">
      <w:pPr>
        <w:pStyle w:val="Heading3"/>
      </w:pPr>
      <w:bookmarkStart w:id="218" w:name="_Toc20397830"/>
      <w:bookmarkStart w:id="219" w:name="_Toc21698929"/>
      <w:r>
        <w:t>Data Ownership</w:t>
      </w:r>
      <w:bookmarkEnd w:id="218"/>
      <w:bookmarkEnd w:id="219"/>
    </w:p>
    <w:tbl>
      <w:tblPr>
        <w:tblStyle w:val="Corporate"/>
        <w:tblW w:w="10110" w:type="dxa"/>
        <w:tblLook w:val="0420" w:firstRow="1" w:lastRow="0" w:firstColumn="0" w:lastColumn="0" w:noHBand="0" w:noVBand="1"/>
      </w:tblPr>
      <w:tblGrid>
        <w:gridCol w:w="4678"/>
        <w:gridCol w:w="5432"/>
      </w:tblGrid>
      <w:tr w:rsidR="002D0775" w:rsidRPr="00B15FCD" w14:paraId="12AF27DD"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43C2E2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3C39EC7"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03C0111"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4990E84" w14:textId="0176591E" w:rsidR="002D0775" w:rsidRPr="00E94817" w:rsidRDefault="003F7623" w:rsidP="008B1EBA">
            <w:pPr>
              <w:spacing w:after="0" w:line="240" w:lineRule="auto"/>
              <w:rPr>
                <w:sz w:val="20"/>
                <w:szCs w:val="20"/>
              </w:rPr>
            </w:pPr>
            <w:r w:rsidRPr="003F7623">
              <w:rPr>
                <w:sz w:val="20"/>
                <w:szCs w:val="20"/>
              </w:rPr>
              <w:t xml:space="preserve">Does </w:t>
            </w:r>
            <w:r w:rsidR="008B1EBA">
              <w:rPr>
                <w:sz w:val="20"/>
                <w:szCs w:val="20"/>
              </w:rPr>
              <w:t>you</w:t>
            </w:r>
            <w:r w:rsidRPr="003F7623">
              <w:rPr>
                <w:sz w:val="20"/>
                <w:szCs w:val="20"/>
              </w:rPr>
              <w:t xml:space="preserve"> reserve rights to use, disclose or make public any CWBFG data?</w:t>
            </w:r>
          </w:p>
        </w:tc>
        <w:tc>
          <w:tcPr>
            <w:tcW w:w="5432" w:type="dxa"/>
          </w:tcPr>
          <w:p w14:paraId="5ECED7DC" w14:textId="2577E286" w:rsidR="002D0775" w:rsidRPr="00E94817" w:rsidRDefault="45337850" w:rsidP="003F7623">
            <w:pPr>
              <w:spacing w:after="0" w:line="240" w:lineRule="auto"/>
              <w:rPr>
                <w:sz w:val="20"/>
                <w:szCs w:val="20"/>
              </w:rPr>
            </w:pPr>
            <w:ins w:id="220" w:author="Scott Dunbar" w:date="2020-02-14T23:00:00Z">
              <w:r w:rsidRPr="45337850">
                <w:rPr>
                  <w:sz w:val="20"/>
                  <w:szCs w:val="20"/>
                </w:rPr>
                <w:t>No, the CWB data belongs to CWB.</w:t>
              </w:r>
            </w:ins>
          </w:p>
        </w:tc>
      </w:tr>
      <w:tr w:rsidR="002D0775" w:rsidRPr="00B15FCD" w14:paraId="2ED31A5C"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901C377" w14:textId="6C66E887" w:rsidR="002D0775" w:rsidRPr="00E94817" w:rsidRDefault="008B1EBA" w:rsidP="008B1EBA">
            <w:pPr>
              <w:spacing w:after="0" w:line="240" w:lineRule="auto"/>
              <w:rPr>
                <w:sz w:val="20"/>
                <w:szCs w:val="20"/>
              </w:rPr>
            </w:pPr>
            <w:r>
              <w:rPr>
                <w:sz w:val="20"/>
                <w:szCs w:val="20"/>
              </w:rPr>
              <w:t>Do you</w:t>
            </w:r>
            <w:r w:rsidR="003F7623" w:rsidRPr="003F7623">
              <w:rPr>
                <w:sz w:val="20"/>
                <w:szCs w:val="20"/>
              </w:rPr>
              <w:t xml:space="preserve"> retain rights to any CWBFG data even if data is removed from </w:t>
            </w:r>
            <w:r>
              <w:rPr>
                <w:sz w:val="20"/>
                <w:szCs w:val="20"/>
              </w:rPr>
              <w:t>your system or the agreement with CWBFG is terminated</w:t>
            </w:r>
            <w:r w:rsidR="003F7623" w:rsidRPr="003F7623">
              <w:rPr>
                <w:sz w:val="20"/>
                <w:szCs w:val="20"/>
              </w:rPr>
              <w:t>?</w:t>
            </w:r>
          </w:p>
        </w:tc>
        <w:tc>
          <w:tcPr>
            <w:tcW w:w="5432" w:type="dxa"/>
          </w:tcPr>
          <w:p w14:paraId="33B4815A" w14:textId="11D1DF1C" w:rsidR="002D0775" w:rsidRPr="00E94817" w:rsidRDefault="45337850" w:rsidP="003F7623">
            <w:pPr>
              <w:spacing w:after="0" w:line="240" w:lineRule="auto"/>
              <w:rPr>
                <w:sz w:val="20"/>
                <w:szCs w:val="20"/>
              </w:rPr>
            </w:pPr>
            <w:ins w:id="221" w:author="Scott Dunbar" w:date="2020-02-14T23:00:00Z">
              <w:r w:rsidRPr="45337850">
                <w:rPr>
                  <w:sz w:val="20"/>
                  <w:szCs w:val="20"/>
                </w:rPr>
                <w:t>No, we do not retain any rights.</w:t>
              </w:r>
            </w:ins>
          </w:p>
        </w:tc>
      </w:tr>
    </w:tbl>
    <w:p w14:paraId="28FEAE20" w14:textId="77777777" w:rsidR="002D0775" w:rsidRPr="002D0775" w:rsidRDefault="002D0775" w:rsidP="002D0775"/>
    <w:p w14:paraId="0E591692" w14:textId="539D4950" w:rsidR="00744DE3" w:rsidRDefault="00744DE3" w:rsidP="001B59AB">
      <w:pPr>
        <w:pStyle w:val="Heading3"/>
      </w:pPr>
      <w:bookmarkStart w:id="222" w:name="_Toc20397831"/>
      <w:bookmarkStart w:id="223" w:name="_Toc21698930"/>
      <w:r>
        <w:t>Data Transmission</w:t>
      </w:r>
      <w:bookmarkEnd w:id="222"/>
      <w:bookmarkEnd w:id="223"/>
    </w:p>
    <w:tbl>
      <w:tblPr>
        <w:tblStyle w:val="Corporate"/>
        <w:tblW w:w="10110" w:type="dxa"/>
        <w:tblLook w:val="0420" w:firstRow="1" w:lastRow="0" w:firstColumn="0" w:lastColumn="0" w:noHBand="0" w:noVBand="1"/>
      </w:tblPr>
      <w:tblGrid>
        <w:gridCol w:w="4678"/>
        <w:gridCol w:w="5432"/>
      </w:tblGrid>
      <w:tr w:rsidR="002D0775" w:rsidRPr="00B15FCD" w14:paraId="1F8ADE91"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5FC0A30"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1F79A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94822E2"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D892247" w14:textId="011F2618" w:rsidR="002D0775" w:rsidRPr="00E94817" w:rsidRDefault="003F7623" w:rsidP="003F7623">
            <w:pPr>
              <w:spacing w:after="0" w:line="240" w:lineRule="auto"/>
              <w:rPr>
                <w:sz w:val="20"/>
                <w:szCs w:val="20"/>
              </w:rPr>
            </w:pPr>
            <w:r w:rsidRPr="003F7623">
              <w:rPr>
                <w:sz w:val="20"/>
                <w:szCs w:val="20"/>
              </w:rPr>
              <w:t>Does the service /solution support automated file transfers or web service calls?</w:t>
            </w:r>
          </w:p>
        </w:tc>
        <w:tc>
          <w:tcPr>
            <w:tcW w:w="5432" w:type="dxa"/>
          </w:tcPr>
          <w:p w14:paraId="00F4C577" w14:textId="6A2FA8C8" w:rsidR="002D0775" w:rsidRPr="00E94817" w:rsidRDefault="45337850" w:rsidP="003F7623">
            <w:pPr>
              <w:spacing w:after="0" w:line="240" w:lineRule="auto"/>
              <w:rPr>
                <w:sz w:val="20"/>
                <w:szCs w:val="20"/>
              </w:rPr>
            </w:pPr>
            <w:ins w:id="224" w:author="Scott Dunbar" w:date="2020-02-14T23:00:00Z">
              <w:r w:rsidRPr="45337850">
                <w:rPr>
                  <w:sz w:val="20"/>
                  <w:szCs w:val="20"/>
                </w:rPr>
                <w:t xml:space="preserve">The system has some parts that </w:t>
              </w:r>
            </w:ins>
            <w:ins w:id="225" w:author="Scott Dunbar" w:date="2020-02-14T23:02:00Z">
              <w:r w:rsidRPr="45337850">
                <w:rPr>
                  <w:sz w:val="20"/>
                  <w:szCs w:val="20"/>
                </w:rPr>
                <w:t>can transmit data to CWB system.</w:t>
              </w:r>
            </w:ins>
          </w:p>
        </w:tc>
      </w:tr>
      <w:tr w:rsidR="002D0775" w:rsidRPr="00B15FCD" w14:paraId="1A97C133"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F6F2695" w14:textId="13E51386" w:rsidR="002D0775" w:rsidRPr="00E94817" w:rsidRDefault="003F7623" w:rsidP="003F7623">
            <w:pPr>
              <w:spacing w:after="0" w:line="240" w:lineRule="auto"/>
              <w:rPr>
                <w:sz w:val="20"/>
                <w:szCs w:val="20"/>
              </w:rPr>
            </w:pPr>
            <w:r w:rsidRPr="003F7623">
              <w:rPr>
                <w:sz w:val="20"/>
                <w:szCs w:val="20"/>
              </w:rPr>
              <w:t>In what format(s) can data be delivered to and from the cloud (REST, SOAP, SFTP, etc.)?</w:t>
            </w:r>
          </w:p>
        </w:tc>
        <w:tc>
          <w:tcPr>
            <w:tcW w:w="5432" w:type="dxa"/>
          </w:tcPr>
          <w:p w14:paraId="16281419" w14:textId="5B3C8B8E" w:rsidR="002D0775" w:rsidRPr="00E94817" w:rsidRDefault="45337850" w:rsidP="003F7623">
            <w:pPr>
              <w:spacing w:after="0" w:line="240" w:lineRule="auto"/>
              <w:rPr>
                <w:sz w:val="20"/>
                <w:szCs w:val="20"/>
              </w:rPr>
            </w:pPr>
            <w:ins w:id="226" w:author="Scott Dunbar" w:date="2020-02-14T23:02:00Z">
              <w:r w:rsidRPr="45337850">
                <w:rPr>
                  <w:sz w:val="20"/>
                  <w:szCs w:val="20"/>
                </w:rPr>
                <w:t>The data will be transferred via SFT</w:t>
              </w:r>
            </w:ins>
            <w:ins w:id="227" w:author="Scott Dunbar" w:date="2020-02-14T23:03:00Z">
              <w:r w:rsidRPr="45337850">
                <w:rPr>
                  <w:sz w:val="20"/>
                  <w:szCs w:val="20"/>
                </w:rPr>
                <w:t>P in an XML format.</w:t>
              </w:r>
            </w:ins>
          </w:p>
        </w:tc>
      </w:tr>
      <w:tr w:rsidR="002D0775" w:rsidRPr="00B15FCD" w14:paraId="61F5012F"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ADB8B42" w14:textId="036707B9" w:rsidR="002D0775" w:rsidRPr="00E94817" w:rsidRDefault="003F7623" w:rsidP="003F7623">
            <w:pPr>
              <w:spacing w:after="0" w:line="240" w:lineRule="auto"/>
              <w:rPr>
                <w:sz w:val="20"/>
                <w:szCs w:val="20"/>
              </w:rPr>
            </w:pPr>
            <w:r w:rsidRPr="003F7623">
              <w:rPr>
                <w:sz w:val="20"/>
                <w:szCs w:val="20"/>
              </w:rPr>
              <w:t>Are data transfers manual or automated?</w:t>
            </w:r>
          </w:p>
        </w:tc>
        <w:tc>
          <w:tcPr>
            <w:tcW w:w="5432" w:type="dxa"/>
          </w:tcPr>
          <w:p w14:paraId="637A32A0" w14:textId="0D9466F9" w:rsidR="002D0775" w:rsidRPr="00E94817" w:rsidRDefault="45337850" w:rsidP="003F7623">
            <w:pPr>
              <w:spacing w:after="0" w:line="240" w:lineRule="auto"/>
              <w:rPr>
                <w:sz w:val="20"/>
                <w:szCs w:val="20"/>
              </w:rPr>
            </w:pPr>
            <w:ins w:id="228" w:author="Scott Dunbar" w:date="2020-02-14T23:03:00Z">
              <w:r w:rsidRPr="45337850">
                <w:rPr>
                  <w:sz w:val="20"/>
                  <w:szCs w:val="20"/>
                </w:rPr>
                <w:t>These transfers are automatic.</w:t>
              </w:r>
            </w:ins>
          </w:p>
        </w:tc>
      </w:tr>
    </w:tbl>
    <w:p w14:paraId="0AC38BDA" w14:textId="1EC4635C" w:rsidR="00744DE3" w:rsidRDefault="00744DE3" w:rsidP="001B59AB">
      <w:pPr>
        <w:pStyle w:val="Heading3"/>
      </w:pPr>
      <w:bookmarkStart w:id="229" w:name="_Toc20397832"/>
      <w:bookmarkStart w:id="230" w:name="_Toc21698931"/>
      <w:r>
        <w:t>Data Integration</w:t>
      </w:r>
      <w:bookmarkEnd w:id="229"/>
      <w:bookmarkEnd w:id="230"/>
    </w:p>
    <w:tbl>
      <w:tblPr>
        <w:tblStyle w:val="Corporate"/>
        <w:tblW w:w="10110" w:type="dxa"/>
        <w:tblLook w:val="0420" w:firstRow="1" w:lastRow="0" w:firstColumn="0" w:lastColumn="0" w:noHBand="0" w:noVBand="1"/>
      </w:tblPr>
      <w:tblGrid>
        <w:gridCol w:w="4678"/>
        <w:gridCol w:w="5432"/>
      </w:tblGrid>
      <w:tr w:rsidR="002D0775" w:rsidRPr="00B15FCD" w14:paraId="2F4EE512"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FA81AA6"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4F1337C2"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7840A219"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0B6A3FB" w14:textId="751F9D10" w:rsidR="002D0775" w:rsidRPr="00E94817" w:rsidRDefault="003F7623" w:rsidP="003F7623">
            <w:pPr>
              <w:spacing w:after="0" w:line="240" w:lineRule="auto"/>
              <w:rPr>
                <w:sz w:val="20"/>
                <w:szCs w:val="20"/>
              </w:rPr>
            </w:pPr>
            <w:r w:rsidRPr="003F7623">
              <w:rPr>
                <w:sz w:val="20"/>
                <w:szCs w:val="20"/>
              </w:rPr>
              <w:t>What other applications and/or systems require integration with this system, either on premise or in the cloud? Please describe.</w:t>
            </w:r>
          </w:p>
        </w:tc>
        <w:tc>
          <w:tcPr>
            <w:tcW w:w="5432" w:type="dxa"/>
          </w:tcPr>
          <w:p w14:paraId="79BD8FC0" w14:textId="52BB3704" w:rsidR="002D0775" w:rsidRPr="00E94817" w:rsidRDefault="45337850" w:rsidP="003F7623">
            <w:pPr>
              <w:spacing w:after="0" w:line="240" w:lineRule="auto"/>
              <w:rPr>
                <w:sz w:val="20"/>
                <w:szCs w:val="20"/>
              </w:rPr>
            </w:pPr>
            <w:ins w:id="231" w:author="Scott Dunbar" w:date="2020-02-14T23:03:00Z">
              <w:r w:rsidRPr="45337850">
                <w:rPr>
                  <w:sz w:val="20"/>
                  <w:szCs w:val="20"/>
                </w:rPr>
                <w:t>The SOW describes any other integrations.</w:t>
              </w:r>
            </w:ins>
          </w:p>
        </w:tc>
      </w:tr>
      <w:tr w:rsidR="002D0775" w:rsidRPr="00B15FCD" w14:paraId="097E7D8F"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2978D4B" w14:textId="618CB264" w:rsidR="002D0775" w:rsidRPr="00E94817" w:rsidRDefault="003F7623" w:rsidP="003F7623">
            <w:pPr>
              <w:spacing w:after="0" w:line="240" w:lineRule="auto"/>
              <w:rPr>
                <w:sz w:val="20"/>
                <w:szCs w:val="20"/>
              </w:rPr>
            </w:pPr>
            <w:r w:rsidRPr="003F7623">
              <w:rPr>
                <w:sz w:val="20"/>
                <w:szCs w:val="20"/>
              </w:rPr>
              <w:t>Describe the integration level and strategy with each. Please attach both a process flow, and detailed data flow diagram.</w:t>
            </w:r>
          </w:p>
        </w:tc>
        <w:tc>
          <w:tcPr>
            <w:tcW w:w="5432" w:type="dxa"/>
          </w:tcPr>
          <w:p w14:paraId="6B146BF5" w14:textId="479209D3" w:rsidR="002D0775" w:rsidRPr="00E94817" w:rsidRDefault="45337850" w:rsidP="003F7623">
            <w:pPr>
              <w:spacing w:after="0" w:line="240" w:lineRule="auto"/>
              <w:rPr>
                <w:sz w:val="20"/>
                <w:szCs w:val="20"/>
              </w:rPr>
            </w:pPr>
            <w:ins w:id="232" w:author="Scott Dunbar" w:date="2020-02-14T23:14:00Z">
              <w:r w:rsidRPr="45337850">
                <w:rPr>
                  <w:sz w:val="20"/>
                  <w:szCs w:val="20"/>
                </w:rPr>
                <w:t>This documentation is part of the overall deliver</w:t>
              </w:r>
            </w:ins>
            <w:ins w:id="233" w:author="Scott Dunbar" w:date="2020-02-14T23:15:00Z">
              <w:r w:rsidRPr="45337850">
                <w:rPr>
                  <w:sz w:val="20"/>
                  <w:szCs w:val="20"/>
                </w:rPr>
                <w:t>able.</w:t>
              </w:r>
            </w:ins>
          </w:p>
        </w:tc>
      </w:tr>
      <w:tr w:rsidR="002D0775" w:rsidRPr="00B15FCD" w14:paraId="542853B5"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A38B9F" w14:textId="30CFC29E" w:rsidR="002D0775" w:rsidRPr="00E94817" w:rsidRDefault="003F7623" w:rsidP="003F7623">
            <w:pPr>
              <w:spacing w:after="0" w:line="240" w:lineRule="auto"/>
              <w:rPr>
                <w:sz w:val="20"/>
                <w:szCs w:val="20"/>
              </w:rPr>
            </w:pPr>
            <w:r w:rsidRPr="003F7623">
              <w:rPr>
                <w:sz w:val="20"/>
                <w:szCs w:val="20"/>
              </w:rPr>
              <w:t>Is a third-party involved in the integration process?</w:t>
            </w:r>
          </w:p>
        </w:tc>
        <w:tc>
          <w:tcPr>
            <w:tcW w:w="5432" w:type="dxa"/>
          </w:tcPr>
          <w:p w14:paraId="21304734" w14:textId="3C1452E0" w:rsidR="002D0775" w:rsidRPr="00E94817" w:rsidRDefault="45337850" w:rsidP="003F7623">
            <w:pPr>
              <w:spacing w:after="0" w:line="240" w:lineRule="auto"/>
              <w:rPr>
                <w:sz w:val="20"/>
                <w:szCs w:val="20"/>
              </w:rPr>
            </w:pPr>
            <w:ins w:id="234" w:author="Scott Dunbar" w:date="2020-02-14T23:15:00Z">
              <w:r w:rsidRPr="45337850">
                <w:rPr>
                  <w:sz w:val="20"/>
                  <w:szCs w:val="20"/>
                </w:rPr>
                <w:t>Yes, as per the SOW.</w:t>
              </w:r>
            </w:ins>
          </w:p>
        </w:tc>
      </w:tr>
    </w:tbl>
    <w:p w14:paraId="0AD8CF23" w14:textId="21DA76E0" w:rsidR="00744DE3" w:rsidRDefault="00744DE3" w:rsidP="001B59AB">
      <w:pPr>
        <w:pStyle w:val="Heading3"/>
      </w:pPr>
      <w:bookmarkStart w:id="235" w:name="_Toc20397833"/>
      <w:bookmarkStart w:id="236" w:name="_Toc21698932"/>
      <w:r>
        <w:lastRenderedPageBreak/>
        <w:t>Data Storage Backup</w:t>
      </w:r>
      <w:bookmarkEnd w:id="235"/>
      <w:bookmarkEnd w:id="236"/>
    </w:p>
    <w:tbl>
      <w:tblPr>
        <w:tblStyle w:val="Corporate"/>
        <w:tblW w:w="10110" w:type="dxa"/>
        <w:tblLook w:val="0420" w:firstRow="1" w:lastRow="0" w:firstColumn="0" w:lastColumn="0" w:noHBand="0" w:noVBand="1"/>
      </w:tblPr>
      <w:tblGrid>
        <w:gridCol w:w="4668"/>
        <w:gridCol w:w="5419"/>
        <w:gridCol w:w="23"/>
      </w:tblGrid>
      <w:tr w:rsidR="002D0775" w:rsidRPr="00B15FCD" w14:paraId="25B7F108"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C09A88B"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2993C9F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EA52F96"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CA693C1" w14:textId="38541B10" w:rsidR="002D0775" w:rsidRPr="00E94817" w:rsidRDefault="005D59E1" w:rsidP="00E1483D">
            <w:pPr>
              <w:spacing w:after="0" w:line="240" w:lineRule="auto"/>
              <w:rPr>
                <w:sz w:val="20"/>
                <w:szCs w:val="20"/>
              </w:rPr>
            </w:pPr>
            <w:r w:rsidRPr="001D4982">
              <w:rPr>
                <w:color w:val="111111" w:themeColor="text1"/>
                <w:sz w:val="20"/>
                <w:szCs w:val="20"/>
              </w:rPr>
              <w:t>Will confidential CWB data be stored outside of Canada? If yes, please indicate where data will be stored.</w:t>
            </w:r>
          </w:p>
        </w:tc>
        <w:tc>
          <w:tcPr>
            <w:tcW w:w="5432" w:type="dxa"/>
            <w:gridSpan w:val="2"/>
          </w:tcPr>
          <w:p w14:paraId="3D7F1068" w14:textId="33ED9AE8" w:rsidR="002D0775" w:rsidRPr="00E94817" w:rsidRDefault="45337850" w:rsidP="003F7623">
            <w:pPr>
              <w:spacing w:after="0" w:line="240" w:lineRule="auto"/>
              <w:rPr>
                <w:sz w:val="20"/>
                <w:szCs w:val="20"/>
              </w:rPr>
            </w:pPr>
            <w:ins w:id="237" w:author="Scott Dunbar" w:date="2020-02-14T23:03:00Z">
              <w:r w:rsidRPr="45337850">
                <w:rPr>
                  <w:sz w:val="20"/>
                  <w:szCs w:val="20"/>
                </w:rPr>
                <w:t>No, all data will be stored in AWS “ca-central” in Montreal.</w:t>
              </w:r>
            </w:ins>
          </w:p>
        </w:tc>
      </w:tr>
      <w:tr w:rsidR="002D0775" w:rsidRPr="00B15FCD" w14:paraId="1B5DA651"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21F641C" w14:textId="406EAEFD" w:rsidR="002D0775" w:rsidRPr="00E94817" w:rsidRDefault="00E1483D" w:rsidP="00E1483D">
            <w:pPr>
              <w:spacing w:after="0" w:line="240" w:lineRule="auto"/>
              <w:rPr>
                <w:sz w:val="20"/>
                <w:szCs w:val="20"/>
              </w:rPr>
            </w:pPr>
            <w:r w:rsidRPr="002C4192">
              <w:rPr>
                <w:sz w:val="20"/>
                <w:szCs w:val="20"/>
              </w:rPr>
              <w:t>What is the frequency of CWBFG data back-ups?</w:t>
            </w:r>
          </w:p>
        </w:tc>
        <w:tc>
          <w:tcPr>
            <w:tcW w:w="5432" w:type="dxa"/>
            <w:gridSpan w:val="2"/>
          </w:tcPr>
          <w:p w14:paraId="79505F1C" w14:textId="53946BD7" w:rsidR="002D0775" w:rsidRPr="00E94817" w:rsidRDefault="45337850" w:rsidP="003F7623">
            <w:pPr>
              <w:spacing w:after="0" w:line="240" w:lineRule="auto"/>
              <w:rPr>
                <w:sz w:val="20"/>
                <w:szCs w:val="20"/>
              </w:rPr>
            </w:pPr>
            <w:ins w:id="238" w:author="Scott Dunbar" w:date="2020-02-14T23:04:00Z">
              <w:r w:rsidRPr="45337850">
                <w:rPr>
                  <w:sz w:val="20"/>
                  <w:szCs w:val="20"/>
                </w:rPr>
                <w:t xml:space="preserve">With “hot” replicas Journey Manager databases are always </w:t>
              </w:r>
            </w:ins>
            <w:ins w:id="239" w:author="Scott Dunbar" w:date="2020-02-14T23:05:00Z">
              <w:r w:rsidRPr="45337850">
                <w:rPr>
                  <w:sz w:val="20"/>
                  <w:szCs w:val="20"/>
                </w:rPr>
                <w:t xml:space="preserve">available. </w:t>
              </w:r>
            </w:ins>
            <w:ins w:id="240" w:author="Scott Dunbar" w:date="2020-02-14T23:07:00Z">
              <w:r w:rsidRPr="45337850">
                <w:rPr>
                  <w:sz w:val="20"/>
                  <w:szCs w:val="20"/>
                </w:rPr>
                <w:t>Backups vary but are usually configured for multiple times a day.</w:t>
              </w:r>
            </w:ins>
          </w:p>
        </w:tc>
      </w:tr>
      <w:tr w:rsidR="002D0775" w:rsidRPr="00B15FCD" w14:paraId="5876A1A6"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2C22FB0" w14:textId="674F0A75" w:rsidR="002D0775" w:rsidRPr="00E94817" w:rsidRDefault="00E1483D" w:rsidP="00E1483D">
            <w:pPr>
              <w:spacing w:after="0" w:line="240" w:lineRule="auto"/>
              <w:rPr>
                <w:sz w:val="20"/>
                <w:szCs w:val="20"/>
              </w:rPr>
            </w:pPr>
            <w:r w:rsidRPr="002C4192">
              <w:rPr>
                <w:sz w:val="20"/>
                <w:szCs w:val="20"/>
              </w:rPr>
              <w:t>Are data back-ups stored on-site or off-site? If the data is stored off-site, does a sub-contractor store it? If so, list all relevant sub-contractors.</w:t>
            </w:r>
            <w:r w:rsidR="00C52FB4">
              <w:rPr>
                <w:sz w:val="20"/>
                <w:szCs w:val="20"/>
              </w:rPr>
              <w:t xml:space="preserve">     </w:t>
            </w:r>
          </w:p>
        </w:tc>
        <w:tc>
          <w:tcPr>
            <w:tcW w:w="5432" w:type="dxa"/>
            <w:gridSpan w:val="2"/>
          </w:tcPr>
          <w:p w14:paraId="1EAC70F8" w14:textId="6F5F96F6" w:rsidR="002D0775" w:rsidRPr="00E94817" w:rsidRDefault="45337850" w:rsidP="003F7623">
            <w:pPr>
              <w:spacing w:after="0" w:line="240" w:lineRule="auto"/>
              <w:rPr>
                <w:sz w:val="20"/>
                <w:szCs w:val="20"/>
              </w:rPr>
            </w:pPr>
            <w:ins w:id="241" w:author="Scott Dunbar" w:date="2020-02-14T23:05:00Z">
              <w:r w:rsidRPr="45337850">
                <w:rPr>
                  <w:sz w:val="20"/>
                  <w:szCs w:val="20"/>
                </w:rPr>
                <w:t>All data is stored within the AWS cloud infrastructure.</w:t>
              </w:r>
            </w:ins>
          </w:p>
        </w:tc>
      </w:tr>
      <w:tr w:rsidR="008A47E6" w:rsidRPr="00B15FCD" w14:paraId="34B7465A" w14:textId="77777777" w:rsidTr="45337850">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78" w:type="dxa"/>
          </w:tcPr>
          <w:p w14:paraId="5E511487" w14:textId="77777777" w:rsidR="008A47E6" w:rsidRPr="008A47E6" w:rsidRDefault="008A47E6" w:rsidP="008A47E6">
            <w:pPr>
              <w:spacing w:after="0" w:line="240" w:lineRule="auto"/>
              <w:rPr>
                <w:sz w:val="20"/>
                <w:szCs w:val="20"/>
              </w:rPr>
            </w:pPr>
            <w:r w:rsidRPr="008A47E6">
              <w:rPr>
                <w:sz w:val="20"/>
                <w:szCs w:val="20"/>
              </w:rPr>
              <w:t>Are sub-contractors subject to similar security controls? Is it reviewed and assured on a periodic basis?</w:t>
            </w:r>
          </w:p>
        </w:tc>
        <w:tc>
          <w:tcPr>
            <w:tcW w:w="5432" w:type="dxa"/>
          </w:tcPr>
          <w:p w14:paraId="678D59B4" w14:textId="3A5D9129" w:rsidR="008A47E6" w:rsidRPr="00E94817" w:rsidRDefault="45337850" w:rsidP="003F7623">
            <w:pPr>
              <w:spacing w:after="0" w:line="240" w:lineRule="auto"/>
              <w:rPr>
                <w:sz w:val="20"/>
                <w:szCs w:val="20"/>
              </w:rPr>
            </w:pPr>
            <w:ins w:id="242" w:author="Scott Dunbar" w:date="2020-02-14T23:05:00Z">
              <w:r w:rsidRPr="45337850">
                <w:rPr>
                  <w:sz w:val="20"/>
                  <w:szCs w:val="20"/>
                </w:rPr>
                <w:t>All sub-contractors store their work on Temenos managed servers</w:t>
              </w:r>
            </w:ins>
            <w:ins w:id="243" w:author="Scott Dunbar" w:date="2020-02-14T23:06:00Z">
              <w:r w:rsidRPr="45337850">
                <w:rPr>
                  <w:sz w:val="20"/>
                  <w:szCs w:val="20"/>
                </w:rPr>
                <w:t>.</w:t>
              </w:r>
            </w:ins>
          </w:p>
        </w:tc>
      </w:tr>
      <w:tr w:rsidR="002D0775" w:rsidRPr="00B15FCD" w14:paraId="2A5205CB"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A24490D" w14:textId="12659C77" w:rsidR="002D0775" w:rsidRPr="00E94817" w:rsidRDefault="00E1483D" w:rsidP="003F7623">
            <w:pPr>
              <w:spacing w:after="0" w:line="240" w:lineRule="auto"/>
              <w:rPr>
                <w:sz w:val="20"/>
                <w:szCs w:val="20"/>
              </w:rPr>
            </w:pPr>
            <w:r w:rsidRPr="002C4192">
              <w:rPr>
                <w:sz w:val="20"/>
                <w:szCs w:val="20"/>
              </w:rPr>
              <w:t>Is there controlled access to the data and storage media? Please describe</w:t>
            </w:r>
            <w:r>
              <w:rPr>
                <w:sz w:val="20"/>
                <w:szCs w:val="20"/>
              </w:rPr>
              <w:t>.</w:t>
            </w:r>
          </w:p>
        </w:tc>
        <w:tc>
          <w:tcPr>
            <w:tcW w:w="5432" w:type="dxa"/>
            <w:gridSpan w:val="2"/>
          </w:tcPr>
          <w:p w14:paraId="3D135934" w14:textId="5081E487" w:rsidR="002D0775" w:rsidRPr="00E94817" w:rsidRDefault="45337850" w:rsidP="003F7623">
            <w:pPr>
              <w:spacing w:after="0" w:line="240" w:lineRule="auto"/>
              <w:rPr>
                <w:sz w:val="20"/>
                <w:szCs w:val="20"/>
              </w:rPr>
            </w:pPr>
            <w:ins w:id="244" w:author="Scott Dunbar" w:date="2020-02-14T23:06:00Z">
              <w:r w:rsidRPr="45337850">
                <w:rPr>
                  <w:sz w:val="20"/>
                  <w:szCs w:val="20"/>
                </w:rPr>
                <w:t>Yes, only AWS administrators can access the backups.</w:t>
              </w:r>
            </w:ins>
          </w:p>
        </w:tc>
      </w:tr>
      <w:tr w:rsidR="00E1483D" w:rsidRPr="00B15FCD" w14:paraId="2009D5B0"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B4606AC" w14:textId="1A4121A1" w:rsidR="00E1483D" w:rsidRPr="002C4192" w:rsidRDefault="00E1483D" w:rsidP="00E1483D">
            <w:pPr>
              <w:spacing w:after="0" w:line="240" w:lineRule="auto"/>
              <w:rPr>
                <w:sz w:val="20"/>
                <w:szCs w:val="20"/>
              </w:rPr>
            </w:pPr>
            <w:r w:rsidRPr="002C4192">
              <w:rPr>
                <w:sz w:val="20"/>
                <w:szCs w:val="20"/>
              </w:rPr>
              <w:t>Will a local backup (i.e., at CWBFG) be made of data stored by the provider? If so, by whom, how often, where will it be stored and how / how often will it be tested?</w:t>
            </w:r>
          </w:p>
        </w:tc>
        <w:tc>
          <w:tcPr>
            <w:tcW w:w="5432" w:type="dxa"/>
            <w:gridSpan w:val="2"/>
          </w:tcPr>
          <w:p w14:paraId="787AF4AF" w14:textId="72D52EE0" w:rsidR="00E1483D" w:rsidRPr="00E94817" w:rsidRDefault="45337850" w:rsidP="003F7623">
            <w:pPr>
              <w:spacing w:after="0" w:line="240" w:lineRule="auto"/>
              <w:rPr>
                <w:sz w:val="20"/>
                <w:szCs w:val="20"/>
              </w:rPr>
            </w:pPr>
            <w:ins w:id="245" w:author="Scott Dunbar" w:date="2020-02-14T23:06:00Z">
              <w:r w:rsidRPr="45337850">
                <w:rPr>
                  <w:sz w:val="20"/>
                  <w:szCs w:val="20"/>
                </w:rPr>
                <w:t>No, all data stays in the AWS infrastructure.</w:t>
              </w:r>
            </w:ins>
          </w:p>
        </w:tc>
      </w:tr>
      <w:tr w:rsidR="00E1483D" w:rsidRPr="00B15FCD" w14:paraId="137DF2F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FD081CC" w14:textId="0E34E0D5" w:rsidR="00E1483D" w:rsidRPr="002C4192" w:rsidRDefault="00E1483D" w:rsidP="008B1EBA">
            <w:pPr>
              <w:spacing w:after="0" w:line="240" w:lineRule="auto"/>
              <w:rPr>
                <w:sz w:val="20"/>
                <w:szCs w:val="20"/>
              </w:rPr>
            </w:pPr>
            <w:r w:rsidRPr="002C4192">
              <w:rPr>
                <w:sz w:val="20"/>
                <w:szCs w:val="20"/>
              </w:rPr>
              <w:t xml:space="preserve">What is the process to restore data </w:t>
            </w:r>
            <w:r w:rsidR="008B1EBA">
              <w:rPr>
                <w:sz w:val="20"/>
                <w:szCs w:val="20"/>
              </w:rPr>
              <w:t xml:space="preserve">from your </w:t>
            </w:r>
            <w:r w:rsidRPr="002C4192">
              <w:rPr>
                <w:sz w:val="20"/>
                <w:szCs w:val="20"/>
              </w:rPr>
              <w:t>back-up?</w:t>
            </w:r>
          </w:p>
        </w:tc>
        <w:tc>
          <w:tcPr>
            <w:tcW w:w="5432" w:type="dxa"/>
            <w:gridSpan w:val="2"/>
          </w:tcPr>
          <w:p w14:paraId="1D104042" w14:textId="3CC6E637" w:rsidR="00E1483D" w:rsidRPr="00E94817" w:rsidRDefault="45337850" w:rsidP="003F7623">
            <w:pPr>
              <w:spacing w:after="0" w:line="240" w:lineRule="auto"/>
              <w:rPr>
                <w:sz w:val="20"/>
                <w:szCs w:val="20"/>
              </w:rPr>
            </w:pPr>
            <w:ins w:id="246" w:author="Scott Dunbar" w:date="2020-02-14T23:06:00Z">
              <w:r w:rsidRPr="45337850">
                <w:rPr>
                  <w:sz w:val="20"/>
                  <w:szCs w:val="20"/>
                </w:rPr>
                <w:t>In the highly unlikely event that a backup needs to be resto</w:t>
              </w:r>
            </w:ins>
            <w:ins w:id="247" w:author="Scott Dunbar" w:date="2020-02-14T23:07:00Z">
              <w:r w:rsidRPr="45337850">
                <w:rPr>
                  <w:sz w:val="20"/>
                  <w:szCs w:val="20"/>
                </w:rPr>
                <w:t>red a new database cluster will be created and restored from a backup.</w:t>
              </w:r>
            </w:ins>
          </w:p>
        </w:tc>
      </w:tr>
      <w:tr w:rsidR="00E1483D" w:rsidRPr="00B15FCD" w14:paraId="56E9CD77"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596D40C" w14:textId="333B0799" w:rsidR="00E1483D" w:rsidRPr="002C4192" w:rsidRDefault="00E1483D" w:rsidP="00E1483D">
            <w:pPr>
              <w:spacing w:after="0" w:line="240" w:lineRule="auto"/>
              <w:rPr>
                <w:sz w:val="20"/>
                <w:szCs w:val="20"/>
              </w:rPr>
            </w:pPr>
            <w:r w:rsidRPr="002C4192">
              <w:rPr>
                <w:sz w:val="20"/>
                <w:szCs w:val="20"/>
              </w:rPr>
              <w:t xml:space="preserve">Can data be recovered for a specific </w:t>
            </w:r>
            <w:r w:rsidR="008B1EBA">
              <w:rPr>
                <w:sz w:val="20"/>
                <w:szCs w:val="20"/>
              </w:rPr>
              <w:t xml:space="preserve">CWBFG </w:t>
            </w:r>
            <w:r w:rsidRPr="002C4192">
              <w:rPr>
                <w:sz w:val="20"/>
                <w:szCs w:val="20"/>
              </w:rPr>
              <w:t>customer in case of failure or data loss?</w:t>
            </w:r>
          </w:p>
        </w:tc>
        <w:tc>
          <w:tcPr>
            <w:tcW w:w="5432" w:type="dxa"/>
            <w:gridSpan w:val="2"/>
          </w:tcPr>
          <w:p w14:paraId="1651B06C" w14:textId="4338857B" w:rsidR="00E1483D" w:rsidRPr="00E94817" w:rsidRDefault="45337850" w:rsidP="003F7623">
            <w:pPr>
              <w:spacing w:after="0" w:line="240" w:lineRule="auto"/>
              <w:rPr>
                <w:sz w:val="20"/>
                <w:szCs w:val="20"/>
              </w:rPr>
            </w:pPr>
            <w:ins w:id="248" w:author="Scott Dunbar" w:date="2020-02-14T23:08:00Z">
              <w:r w:rsidRPr="45337850">
                <w:rPr>
                  <w:sz w:val="20"/>
                  <w:szCs w:val="20"/>
                </w:rPr>
                <w:t>All customer data stored within the J/M system expires after a configurable amount of time.  It is not possible to restore data for a single customer.</w:t>
              </w:r>
            </w:ins>
          </w:p>
        </w:tc>
      </w:tr>
      <w:tr w:rsidR="00044DC6" w:rsidRPr="00B15FCD" w14:paraId="78470FB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CF6647" w14:textId="55410AFA" w:rsidR="00044DC6" w:rsidRPr="002C4192" w:rsidRDefault="00044DC6" w:rsidP="00E1483D">
            <w:pPr>
              <w:spacing w:after="0" w:line="240" w:lineRule="auto"/>
              <w:rPr>
                <w:sz w:val="20"/>
                <w:szCs w:val="20"/>
              </w:rPr>
            </w:pPr>
            <w:r w:rsidRPr="00044DC6">
              <w:rPr>
                <w:sz w:val="20"/>
                <w:szCs w:val="20"/>
              </w:rPr>
              <w:t>Please provide solution details around data replication, resilience, and availability of infrastructure.</w:t>
            </w:r>
          </w:p>
        </w:tc>
        <w:tc>
          <w:tcPr>
            <w:tcW w:w="5432" w:type="dxa"/>
            <w:gridSpan w:val="2"/>
          </w:tcPr>
          <w:p w14:paraId="1F937D9F" w14:textId="4367B9B0" w:rsidR="00044DC6" w:rsidRPr="00E94817" w:rsidRDefault="45337850" w:rsidP="003F7623">
            <w:pPr>
              <w:spacing w:after="0" w:line="240" w:lineRule="auto"/>
              <w:rPr>
                <w:sz w:val="20"/>
                <w:szCs w:val="20"/>
              </w:rPr>
            </w:pPr>
            <w:ins w:id="249" w:author="Scott Dunbar" w:date="2020-02-14T23:09:00Z">
              <w:r w:rsidRPr="45337850">
                <w:rPr>
                  <w:sz w:val="20"/>
                  <w:szCs w:val="20"/>
                </w:rPr>
                <w:t>The AWS RDS (relational database service) is used in a multi-AZ configuration.  Two physical data centers are used in this confi</w:t>
              </w:r>
            </w:ins>
            <w:ins w:id="250" w:author="Scott Dunbar" w:date="2020-02-14T23:10:00Z">
              <w:r w:rsidRPr="45337850">
                <w:rPr>
                  <w:sz w:val="20"/>
                  <w:szCs w:val="20"/>
                </w:rPr>
                <w:t>guration.</w:t>
              </w:r>
            </w:ins>
          </w:p>
        </w:tc>
      </w:tr>
      <w:tr w:rsidR="00044DC6" w:rsidRPr="00B15FCD" w14:paraId="27E5DBC9"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A6D661A" w14:textId="7C7EB894" w:rsidR="00044DC6" w:rsidRPr="00044DC6" w:rsidRDefault="00044DC6" w:rsidP="00E1483D">
            <w:pPr>
              <w:spacing w:after="0" w:line="240" w:lineRule="auto"/>
              <w:rPr>
                <w:sz w:val="20"/>
                <w:szCs w:val="20"/>
              </w:rPr>
            </w:pPr>
            <w:r w:rsidRPr="00044DC6">
              <w:rPr>
                <w:sz w:val="20"/>
                <w:szCs w:val="20"/>
              </w:rPr>
              <w:t>Does your infrastructure include a data pipeline to reconcile, transform, and conform data for data warehouse reporting?</w:t>
            </w:r>
          </w:p>
        </w:tc>
        <w:tc>
          <w:tcPr>
            <w:tcW w:w="5432" w:type="dxa"/>
            <w:gridSpan w:val="2"/>
          </w:tcPr>
          <w:p w14:paraId="11F2BA68" w14:textId="7DDC9F84" w:rsidR="00044DC6" w:rsidRPr="00E94817" w:rsidRDefault="45337850" w:rsidP="003F7623">
            <w:pPr>
              <w:spacing w:after="0" w:line="240" w:lineRule="auto"/>
              <w:rPr>
                <w:sz w:val="20"/>
                <w:szCs w:val="20"/>
              </w:rPr>
            </w:pPr>
            <w:ins w:id="251" w:author="Scott Dunbar" w:date="2020-02-14T23:10:00Z">
              <w:r w:rsidRPr="45337850">
                <w:rPr>
                  <w:sz w:val="20"/>
                  <w:szCs w:val="20"/>
                </w:rPr>
                <w:t>Data is given to CWB as it is generated (via SFTP).  No transformation is attempted on the data.</w:t>
              </w:r>
            </w:ins>
          </w:p>
        </w:tc>
      </w:tr>
    </w:tbl>
    <w:p w14:paraId="16B028C7" w14:textId="35EEE672" w:rsidR="00850745" w:rsidRDefault="00850745" w:rsidP="00E35252">
      <w:pPr>
        <w:pStyle w:val="Body"/>
      </w:pPr>
    </w:p>
    <w:p w14:paraId="3A8F3A3F" w14:textId="6DA76179" w:rsidR="00744DE3" w:rsidRDefault="00744DE3" w:rsidP="001B59AB">
      <w:pPr>
        <w:pStyle w:val="Heading3"/>
      </w:pPr>
      <w:bookmarkStart w:id="252" w:name="_Toc20397834"/>
      <w:bookmarkStart w:id="253" w:name="_Toc21698933"/>
      <w:r>
        <w:t>Data Retention</w:t>
      </w:r>
      <w:bookmarkEnd w:id="252"/>
      <w:bookmarkEnd w:id="253"/>
    </w:p>
    <w:tbl>
      <w:tblPr>
        <w:tblStyle w:val="Corporate"/>
        <w:tblW w:w="10110" w:type="dxa"/>
        <w:tblLook w:val="0420" w:firstRow="1" w:lastRow="0" w:firstColumn="0" w:lastColumn="0" w:noHBand="0" w:noVBand="1"/>
      </w:tblPr>
      <w:tblGrid>
        <w:gridCol w:w="4668"/>
        <w:gridCol w:w="5419"/>
        <w:gridCol w:w="23"/>
      </w:tblGrid>
      <w:tr w:rsidR="002D0775" w:rsidRPr="00B15FCD" w14:paraId="6C3E60FF"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9E17AFF"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4A384867" w14:textId="77777777" w:rsidR="002D0775" w:rsidRPr="00E94817" w:rsidRDefault="002D0775" w:rsidP="003F7623">
            <w:pPr>
              <w:spacing w:after="0" w:line="240" w:lineRule="auto"/>
              <w:rPr>
                <w:b w:val="0"/>
                <w:sz w:val="20"/>
                <w:szCs w:val="20"/>
              </w:rPr>
            </w:pPr>
            <w:r>
              <w:rPr>
                <w:sz w:val="20"/>
                <w:szCs w:val="20"/>
              </w:rPr>
              <w:t>Answer</w:t>
            </w:r>
          </w:p>
        </w:tc>
      </w:tr>
      <w:tr w:rsidR="00C76927" w:rsidRPr="00B15FCD" w14:paraId="0FA60E58" w14:textId="77777777" w:rsidTr="45337850">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7612BD1D" w14:textId="77777777" w:rsidR="00C76927" w:rsidRPr="001D4982" w:rsidRDefault="00C76927" w:rsidP="003F7623">
            <w:pPr>
              <w:spacing w:after="0" w:line="240" w:lineRule="auto"/>
              <w:rPr>
                <w:color w:val="111111" w:themeColor="text1"/>
                <w:sz w:val="20"/>
                <w:szCs w:val="20"/>
              </w:rPr>
            </w:pPr>
            <w:r w:rsidRPr="001D4982">
              <w:rPr>
                <w:color w:val="111111" w:themeColor="text1"/>
                <w:sz w:val="20"/>
                <w:szCs w:val="20"/>
              </w:rPr>
              <w:t>If the solution is hosted, does &lt;vendor&gt; have a data destruction policy?</w:t>
            </w:r>
          </w:p>
        </w:tc>
        <w:tc>
          <w:tcPr>
            <w:tcW w:w="5432" w:type="dxa"/>
          </w:tcPr>
          <w:p w14:paraId="47EDFA3F" w14:textId="71D8B504" w:rsidR="00C76927" w:rsidRDefault="45337850" w:rsidP="003F7623">
            <w:pPr>
              <w:spacing w:after="0" w:line="240" w:lineRule="auto"/>
              <w:rPr>
                <w:sz w:val="20"/>
                <w:szCs w:val="20"/>
              </w:rPr>
            </w:pPr>
            <w:ins w:id="254" w:author="Scott Dunbar" w:date="2020-02-14T23:10:00Z">
              <w:r w:rsidRPr="45337850">
                <w:rPr>
                  <w:sz w:val="20"/>
                  <w:szCs w:val="20"/>
                </w:rPr>
                <w:t xml:space="preserve">Yes, </w:t>
              </w:r>
            </w:ins>
            <w:ins w:id="255" w:author="Scott Dunbar" w:date="2020-02-14T23:11:00Z">
              <w:r w:rsidRPr="45337850">
                <w:rPr>
                  <w:sz w:val="20"/>
                  <w:szCs w:val="20"/>
                </w:rPr>
                <w:t>PII data expires after a configurable amount of time.</w:t>
              </w:r>
            </w:ins>
          </w:p>
        </w:tc>
      </w:tr>
      <w:tr w:rsidR="002D0775" w:rsidRPr="00B15FCD" w14:paraId="6199E5C2"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01BFEB7" w14:textId="0D9F128D" w:rsidR="002D0775" w:rsidRPr="001D4982" w:rsidRDefault="007A073E" w:rsidP="003F7623">
            <w:pPr>
              <w:spacing w:after="0" w:line="240" w:lineRule="auto"/>
              <w:rPr>
                <w:color w:val="111111" w:themeColor="text1"/>
                <w:sz w:val="20"/>
                <w:szCs w:val="20"/>
              </w:rPr>
            </w:pPr>
            <w:r w:rsidRPr="001D4982">
              <w:rPr>
                <w:color w:val="111111" w:themeColor="text1"/>
                <w:sz w:val="20"/>
                <w:szCs w:val="20"/>
              </w:rPr>
              <w:t>How long will &lt;vendor&gt; retain CWB data? Please provide documentation related to record/data retention.</w:t>
            </w:r>
          </w:p>
        </w:tc>
        <w:tc>
          <w:tcPr>
            <w:tcW w:w="5432" w:type="dxa"/>
            <w:gridSpan w:val="2"/>
          </w:tcPr>
          <w:p w14:paraId="3D07717F" w14:textId="01B1B270" w:rsidR="002D0775" w:rsidRPr="00E94817" w:rsidRDefault="00B348CC" w:rsidP="003F7623">
            <w:pPr>
              <w:spacing w:after="0" w:line="240" w:lineRule="auto"/>
              <w:rPr>
                <w:sz w:val="20"/>
                <w:szCs w:val="20"/>
              </w:rPr>
            </w:pPr>
            <w:del w:id="256" w:author="Scott Dunbar" w:date="2020-02-14T23:11:00Z">
              <w:r w:rsidRPr="45337850" w:rsidDel="45337850">
                <w:rPr>
                  <w:sz w:val="20"/>
                  <w:szCs w:val="20"/>
                </w:rPr>
                <w:delText xml:space="preserve"> </w:delText>
              </w:r>
            </w:del>
            <w:ins w:id="257" w:author="Scott Dunbar" w:date="2020-02-14T23:11:00Z">
              <w:r w:rsidR="45337850" w:rsidRPr="45337850">
                <w:rPr>
                  <w:sz w:val="20"/>
                  <w:szCs w:val="20"/>
                </w:rPr>
                <w:t>The data timeout is configurable by J/M administrators.</w:t>
              </w:r>
            </w:ins>
          </w:p>
        </w:tc>
      </w:tr>
      <w:tr w:rsidR="002D0775" w:rsidRPr="00B15FCD" w14:paraId="1B45AD8C"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102E66" w14:textId="56EEF460" w:rsidR="002D0775" w:rsidRPr="00E94817" w:rsidRDefault="003F7623" w:rsidP="008B1EBA">
            <w:pPr>
              <w:spacing w:after="0" w:line="240" w:lineRule="auto"/>
              <w:rPr>
                <w:sz w:val="20"/>
                <w:szCs w:val="20"/>
              </w:rPr>
            </w:pPr>
            <w:r w:rsidRPr="003F7623">
              <w:rPr>
                <w:sz w:val="20"/>
                <w:szCs w:val="20"/>
              </w:rPr>
              <w:t xml:space="preserve">How often </w:t>
            </w:r>
            <w:r w:rsidR="008B1EBA">
              <w:rPr>
                <w:sz w:val="20"/>
                <w:szCs w:val="20"/>
              </w:rPr>
              <w:t>do you</w:t>
            </w:r>
            <w:r w:rsidRPr="003F7623">
              <w:rPr>
                <w:sz w:val="20"/>
                <w:szCs w:val="20"/>
              </w:rPr>
              <w:t xml:space="preserve"> delete data?</w:t>
            </w:r>
            <w:r w:rsidR="00B348CC">
              <w:rPr>
                <w:sz w:val="20"/>
                <w:szCs w:val="20"/>
              </w:rPr>
              <w:t xml:space="preserve">                     </w:t>
            </w:r>
          </w:p>
        </w:tc>
        <w:tc>
          <w:tcPr>
            <w:tcW w:w="5432" w:type="dxa"/>
            <w:gridSpan w:val="2"/>
          </w:tcPr>
          <w:p w14:paraId="4FD0E09C" w14:textId="53EE5F75" w:rsidR="002D0775" w:rsidRPr="00E94817" w:rsidRDefault="45337850" w:rsidP="003F7623">
            <w:pPr>
              <w:spacing w:after="0" w:line="240" w:lineRule="auto"/>
              <w:rPr>
                <w:sz w:val="20"/>
                <w:szCs w:val="20"/>
              </w:rPr>
            </w:pPr>
            <w:ins w:id="258" w:author="Scott Dunbar" w:date="2020-02-14T23:11:00Z">
              <w:r w:rsidRPr="45337850">
                <w:rPr>
                  <w:sz w:val="20"/>
                  <w:szCs w:val="20"/>
                </w:rPr>
                <w:t>The data timeout is configurable by J/M administrators.</w:t>
              </w:r>
            </w:ins>
          </w:p>
        </w:tc>
      </w:tr>
      <w:tr w:rsidR="002D0775" w:rsidRPr="00B15FCD" w14:paraId="02F02BAA"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B1F8469" w14:textId="26B6DCFA" w:rsidR="002D0775" w:rsidRPr="00E94817" w:rsidRDefault="003F7623" w:rsidP="003F7623">
            <w:pPr>
              <w:spacing w:after="0" w:line="240" w:lineRule="auto"/>
              <w:rPr>
                <w:sz w:val="20"/>
                <w:szCs w:val="20"/>
              </w:rPr>
            </w:pPr>
            <w:r w:rsidRPr="003F7623">
              <w:rPr>
                <w:sz w:val="20"/>
                <w:szCs w:val="20"/>
              </w:rPr>
              <w:t>Is verification provided that data has been securely deleted?</w:t>
            </w:r>
          </w:p>
        </w:tc>
        <w:tc>
          <w:tcPr>
            <w:tcW w:w="5432" w:type="dxa"/>
            <w:gridSpan w:val="2"/>
          </w:tcPr>
          <w:p w14:paraId="6327A4F5" w14:textId="183D15A0" w:rsidR="002D0775" w:rsidRPr="00E94817" w:rsidRDefault="45337850" w:rsidP="003F7623">
            <w:pPr>
              <w:spacing w:after="0" w:line="240" w:lineRule="auto"/>
              <w:rPr>
                <w:sz w:val="20"/>
                <w:szCs w:val="20"/>
              </w:rPr>
            </w:pPr>
            <w:ins w:id="259" w:author="Scott Dunbar" w:date="2020-02-14T23:12:00Z">
              <w:r w:rsidRPr="45337850">
                <w:rPr>
                  <w:sz w:val="20"/>
                  <w:szCs w:val="20"/>
                </w:rPr>
                <w:t xml:space="preserve">Temenos trusts that the database </w:t>
              </w:r>
            </w:ins>
            <w:ins w:id="260" w:author="Scott Dunbar" w:date="2020-02-14T23:13:00Z">
              <w:r w:rsidRPr="45337850">
                <w:rPr>
                  <w:sz w:val="20"/>
                  <w:szCs w:val="20"/>
                </w:rPr>
                <w:t>is operating as designed.</w:t>
              </w:r>
            </w:ins>
          </w:p>
        </w:tc>
      </w:tr>
      <w:tr w:rsidR="002D0775" w:rsidRPr="00B15FCD" w14:paraId="2BCF4D46"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C7D85F" w14:textId="6B2B042F" w:rsidR="002D0775" w:rsidRPr="00E94817" w:rsidRDefault="003F7623" w:rsidP="008B1EBA">
            <w:pPr>
              <w:spacing w:after="0" w:line="240" w:lineRule="auto"/>
              <w:rPr>
                <w:sz w:val="20"/>
                <w:szCs w:val="20"/>
              </w:rPr>
            </w:pPr>
            <w:r w:rsidRPr="003F7623">
              <w:rPr>
                <w:sz w:val="20"/>
                <w:szCs w:val="20"/>
              </w:rPr>
              <w:t>What happens to CWBFG data</w:t>
            </w:r>
            <w:r w:rsidR="008B1EBA">
              <w:rPr>
                <w:sz w:val="20"/>
                <w:szCs w:val="20"/>
              </w:rPr>
              <w:t xml:space="preserve"> if our agreement is terminated?</w:t>
            </w:r>
          </w:p>
        </w:tc>
        <w:tc>
          <w:tcPr>
            <w:tcW w:w="5432" w:type="dxa"/>
            <w:gridSpan w:val="2"/>
          </w:tcPr>
          <w:p w14:paraId="57C49685" w14:textId="22E8DA36" w:rsidR="002D0775" w:rsidRPr="00E94817" w:rsidRDefault="45337850" w:rsidP="003F7623">
            <w:pPr>
              <w:spacing w:after="0" w:line="240" w:lineRule="auto"/>
              <w:rPr>
                <w:sz w:val="20"/>
                <w:szCs w:val="20"/>
              </w:rPr>
            </w:pPr>
            <w:ins w:id="261" w:author="Scott Dunbar" w:date="2020-02-14T23:13:00Z">
              <w:r w:rsidRPr="45337850">
                <w:rPr>
                  <w:sz w:val="20"/>
                  <w:szCs w:val="20"/>
                </w:rPr>
                <w:t>No CWB data will be retained.</w:t>
              </w:r>
            </w:ins>
          </w:p>
        </w:tc>
      </w:tr>
    </w:tbl>
    <w:p w14:paraId="207C87C4" w14:textId="77777777" w:rsidR="002D0775" w:rsidRPr="002D0775" w:rsidRDefault="002D0775" w:rsidP="002D0775"/>
    <w:p w14:paraId="2A41656F" w14:textId="5A1C041A" w:rsidR="00744DE3" w:rsidRDefault="002C4192" w:rsidP="001B59AB">
      <w:pPr>
        <w:pStyle w:val="Heading3"/>
      </w:pPr>
      <w:bookmarkStart w:id="262" w:name="_Toc20397835"/>
      <w:bookmarkStart w:id="263" w:name="_Toc21698934"/>
      <w:r>
        <w:lastRenderedPageBreak/>
        <w:t>Information Sharing</w:t>
      </w:r>
      <w:bookmarkEnd w:id="262"/>
      <w:bookmarkEnd w:id="263"/>
    </w:p>
    <w:tbl>
      <w:tblPr>
        <w:tblStyle w:val="Corporate"/>
        <w:tblW w:w="10110" w:type="dxa"/>
        <w:tblLook w:val="0420" w:firstRow="1" w:lastRow="0" w:firstColumn="0" w:lastColumn="0" w:noHBand="0" w:noVBand="1"/>
      </w:tblPr>
      <w:tblGrid>
        <w:gridCol w:w="4678"/>
        <w:gridCol w:w="5432"/>
      </w:tblGrid>
      <w:tr w:rsidR="002D0775" w:rsidRPr="00B15FCD" w14:paraId="1FD87F0C" w14:textId="77777777" w:rsidTr="45337850">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7B35B2A"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6BD1B99"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0EECC73"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F8EA741" w14:textId="6C4C778E" w:rsidR="002D0775" w:rsidRPr="00E94817" w:rsidRDefault="008B1EBA" w:rsidP="00A55A3B">
            <w:pPr>
              <w:spacing w:after="0" w:line="240" w:lineRule="auto"/>
              <w:rPr>
                <w:sz w:val="20"/>
                <w:szCs w:val="20"/>
              </w:rPr>
            </w:pPr>
            <w:r>
              <w:rPr>
                <w:sz w:val="20"/>
                <w:szCs w:val="20"/>
              </w:rPr>
              <w:t>Do you</w:t>
            </w:r>
            <w:r w:rsidR="00A55A3B" w:rsidRPr="00A55A3B">
              <w:rPr>
                <w:sz w:val="20"/>
                <w:szCs w:val="20"/>
              </w:rPr>
              <w:t xml:space="preserve"> reserve rights to use, disclose or make public any CWBFG data with any of i</w:t>
            </w:r>
            <w:r w:rsidR="00A55A3B">
              <w:rPr>
                <w:sz w:val="20"/>
                <w:szCs w:val="20"/>
              </w:rPr>
              <w:t>ts affiliates? Please describe.</w:t>
            </w:r>
          </w:p>
        </w:tc>
        <w:tc>
          <w:tcPr>
            <w:tcW w:w="5432" w:type="dxa"/>
          </w:tcPr>
          <w:p w14:paraId="2EB355C9" w14:textId="0427F312" w:rsidR="002D0775" w:rsidRPr="00E94817" w:rsidRDefault="45337850" w:rsidP="003F7623">
            <w:pPr>
              <w:spacing w:after="0" w:line="240" w:lineRule="auto"/>
              <w:rPr>
                <w:sz w:val="20"/>
                <w:szCs w:val="20"/>
              </w:rPr>
            </w:pPr>
            <w:ins w:id="264" w:author="Scott Dunbar" w:date="2020-02-14T23:13:00Z">
              <w:r w:rsidRPr="45337850">
                <w:rPr>
                  <w:sz w:val="20"/>
                  <w:szCs w:val="20"/>
                </w:rPr>
                <w:t>No, the CWB data belongs to CWB.</w:t>
              </w:r>
            </w:ins>
          </w:p>
        </w:tc>
      </w:tr>
      <w:tr w:rsidR="002D0775" w:rsidRPr="00B15FCD" w14:paraId="77034899" w14:textId="77777777" w:rsidTr="45337850">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42615BE" w14:textId="501BBBFF" w:rsidR="002D0775" w:rsidRPr="00E94817" w:rsidRDefault="00A55A3B" w:rsidP="00A55A3B">
            <w:pPr>
              <w:spacing w:after="0" w:line="240" w:lineRule="auto"/>
              <w:rPr>
                <w:sz w:val="20"/>
                <w:szCs w:val="20"/>
              </w:rPr>
            </w:pPr>
            <w:r w:rsidRPr="00A55A3B">
              <w:rPr>
                <w:sz w:val="20"/>
                <w:szCs w:val="20"/>
              </w:rPr>
              <w:t>Do you offer a real-time, query able structured database for user profile data collected during the authentication process?</w:t>
            </w:r>
          </w:p>
        </w:tc>
        <w:tc>
          <w:tcPr>
            <w:tcW w:w="5432" w:type="dxa"/>
          </w:tcPr>
          <w:p w14:paraId="541CFC2E" w14:textId="3C3AB71E" w:rsidR="002D0775" w:rsidRPr="00E94817" w:rsidRDefault="45337850" w:rsidP="003F7623">
            <w:pPr>
              <w:spacing w:after="0" w:line="240" w:lineRule="auto"/>
              <w:rPr>
                <w:sz w:val="20"/>
                <w:szCs w:val="20"/>
              </w:rPr>
            </w:pPr>
            <w:ins w:id="265" w:author="Scott Dunbar" w:date="2020-02-14T23:13:00Z">
              <w:r w:rsidRPr="45337850">
                <w:rPr>
                  <w:sz w:val="20"/>
                  <w:szCs w:val="20"/>
                </w:rPr>
                <w:t xml:space="preserve">If the system is configured for SSO </w:t>
              </w:r>
            </w:ins>
            <w:ins w:id="266" w:author="Scott Dunbar" w:date="2020-02-14T23:14:00Z">
              <w:r w:rsidRPr="45337850">
                <w:rPr>
                  <w:sz w:val="20"/>
                  <w:szCs w:val="20"/>
                </w:rPr>
                <w:t>then that is the responsibility of the IDP.  If not, then no, there is no hook for this.</w:t>
              </w:r>
            </w:ins>
          </w:p>
        </w:tc>
      </w:tr>
      <w:tr w:rsidR="002D0775" w:rsidRPr="00B15FCD" w14:paraId="73F2B314" w14:textId="77777777" w:rsidTr="45337850">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051842" w14:textId="02A414B2" w:rsidR="002D0775" w:rsidRPr="00E94817" w:rsidRDefault="00A55A3B" w:rsidP="003F7623">
            <w:pPr>
              <w:spacing w:after="0" w:line="240" w:lineRule="auto"/>
              <w:rPr>
                <w:sz w:val="20"/>
                <w:szCs w:val="20"/>
              </w:rPr>
            </w:pPr>
            <w:r w:rsidRPr="00A55A3B">
              <w:rPr>
                <w:sz w:val="20"/>
                <w:szCs w:val="20"/>
              </w:rPr>
              <w:t>Does the provider reserve rights to use, disclose or make public any CWBFG data with any of its partners?</w:t>
            </w:r>
          </w:p>
        </w:tc>
        <w:tc>
          <w:tcPr>
            <w:tcW w:w="5432" w:type="dxa"/>
          </w:tcPr>
          <w:p w14:paraId="62806D6C" w14:textId="303E5C64" w:rsidR="002D0775" w:rsidRPr="00E94817" w:rsidRDefault="45337850" w:rsidP="003F7623">
            <w:pPr>
              <w:spacing w:after="0" w:line="240" w:lineRule="auto"/>
              <w:rPr>
                <w:sz w:val="20"/>
                <w:szCs w:val="20"/>
              </w:rPr>
            </w:pPr>
            <w:ins w:id="267" w:author="Scott Dunbar" w:date="2020-02-14T23:14:00Z">
              <w:r w:rsidRPr="45337850">
                <w:rPr>
                  <w:sz w:val="20"/>
                  <w:szCs w:val="20"/>
                </w:rPr>
                <w:t>No, the CWB data belongs to CWB.</w:t>
              </w:r>
            </w:ins>
          </w:p>
        </w:tc>
      </w:tr>
    </w:tbl>
    <w:p w14:paraId="0CE07884" w14:textId="77777777" w:rsidR="002D0775" w:rsidRPr="002D0775" w:rsidRDefault="002D0775" w:rsidP="002D0775"/>
    <w:p w14:paraId="41155851" w14:textId="5F5F9D3B" w:rsidR="00044DC6" w:rsidRPr="00044DC6" w:rsidRDefault="00044DC6" w:rsidP="00044DC6"/>
    <w:p w14:paraId="6D44010C" w14:textId="77777777" w:rsidR="00044DC6" w:rsidRPr="00044DC6" w:rsidRDefault="00044DC6" w:rsidP="00044DC6">
      <w:pPr>
        <w:sectPr w:rsidR="00044DC6" w:rsidRPr="00044DC6" w:rsidSect="00B51C88">
          <w:headerReference w:type="even" r:id="rId22"/>
          <w:headerReference w:type="default" r:id="rId23"/>
          <w:footerReference w:type="default" r:id="rId24"/>
          <w:headerReference w:type="first" r:id="rId25"/>
          <w:pgSz w:w="12240" w:h="15840"/>
          <w:pgMar w:top="1080" w:right="1080" w:bottom="1080" w:left="1080" w:header="720" w:footer="576" w:gutter="0"/>
          <w:cols w:space="432"/>
          <w:docGrid w:linePitch="360"/>
        </w:sectPr>
      </w:pPr>
    </w:p>
    <w:p w14:paraId="651BC1A8" w14:textId="77777777" w:rsidR="00BF5219" w:rsidRDefault="00B67569" w:rsidP="0057258B">
      <w:pPr>
        <w:pStyle w:val="Heading1"/>
      </w:pPr>
      <w:bookmarkStart w:id="268" w:name="_Toc20397836"/>
      <w:bookmarkStart w:id="269" w:name="_Toc21698935"/>
      <w:r>
        <w:lastRenderedPageBreak/>
        <w:t>Appendix A. Definitions</w:t>
      </w:r>
      <w:bookmarkEnd w:id="268"/>
      <w:bookmarkEnd w:id="269"/>
      <w:r>
        <w:t xml:space="preserve"> </w:t>
      </w:r>
    </w:p>
    <w:p w14:paraId="74E14895" w14:textId="77777777" w:rsidR="00B67569" w:rsidRDefault="00B67569" w:rsidP="001B59AB">
      <w:pPr>
        <w:pStyle w:val="Heading2"/>
        <w:numPr>
          <w:ilvl w:val="0"/>
          <w:numId w:val="0"/>
        </w:numPr>
        <w:ind w:left="432"/>
      </w:pPr>
      <w:bookmarkStart w:id="270" w:name="_Toc6295639"/>
      <w:bookmarkStart w:id="271" w:name="_Toc20397837"/>
      <w:bookmarkStart w:id="272" w:name="_Toc21698936"/>
      <w:r>
        <w:t>Cloud Service Models</w:t>
      </w:r>
      <w:bookmarkEnd w:id="270"/>
      <w:bookmarkEnd w:id="271"/>
      <w:bookmarkEnd w:id="272"/>
    </w:p>
    <w:p w14:paraId="01AA7451" w14:textId="1308631B" w:rsidR="00B67569" w:rsidRPr="00353B09" w:rsidRDefault="00B67569" w:rsidP="00B67569">
      <w:pPr>
        <w:pStyle w:val="Body"/>
        <w:rPr>
          <w:rFonts w:asciiTheme="minorHAnsi" w:hAnsiTheme="minorHAnsi" w:cstheme="minorHAnsi"/>
          <w:sz w:val="20"/>
          <w:lang w:eastAsia="en-CA"/>
        </w:rPr>
      </w:pPr>
      <w:r w:rsidRPr="00353B09">
        <w:rPr>
          <w:rFonts w:asciiTheme="minorHAnsi" w:hAnsiTheme="minorHAnsi" w:cstheme="minorHAnsi"/>
          <w:sz w:val="20"/>
          <w:lang w:eastAsia="en-CA"/>
        </w:rPr>
        <w:t xml:space="preserve">The Figure below illustrates how the three main different cloud service models compare to an </w:t>
      </w:r>
      <w:r w:rsidR="008F538E" w:rsidRPr="00353B09">
        <w:rPr>
          <w:rFonts w:asciiTheme="minorHAnsi" w:hAnsiTheme="minorHAnsi" w:cstheme="minorHAnsi"/>
          <w:sz w:val="20"/>
          <w:lang w:eastAsia="en-CA"/>
        </w:rPr>
        <w:t>on premise</w:t>
      </w:r>
      <w:r w:rsidRPr="00353B09">
        <w:rPr>
          <w:rFonts w:asciiTheme="minorHAnsi" w:hAnsiTheme="minorHAnsi" w:cstheme="minorHAnsi"/>
          <w:sz w:val="20"/>
          <w:lang w:eastAsia="en-CA"/>
        </w:rPr>
        <w:t xml:space="preserve"> datacenter service.</w:t>
      </w:r>
    </w:p>
    <w:p w14:paraId="2821F193" w14:textId="77777777" w:rsidR="00B67569" w:rsidRPr="002F4E4E" w:rsidRDefault="001F3389" w:rsidP="00B67569">
      <w:pPr>
        <w:jc w:val="right"/>
      </w:pPr>
      <w:r>
        <w:rPr>
          <w:rFonts w:ascii="Calibri" w:hAnsi="Calibri" w:cs="Calibri"/>
          <w:noProof/>
        </w:rPr>
        <w:drawing>
          <wp:inline distT="0" distB="0" distL="0" distR="0" wp14:anchorId="393D610E" wp14:editId="02C128F6">
            <wp:extent cx="5819775" cy="3383619"/>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5825634" cy="3387025"/>
                    </a:xfrm>
                    <a:prstGeom prst="rect">
                      <a:avLst/>
                    </a:prstGeom>
                    <a:noFill/>
                    <a:ln>
                      <a:noFill/>
                    </a:ln>
                    <a:extLst>
                      <a:ext uri="{53640926-AAD7-44D8-BBD7-CCE9431645EC}">
                        <a14:shadowObscured xmlns:a14="http://schemas.microsoft.com/office/drawing/2010/main"/>
                      </a:ext>
                    </a:extLst>
                  </pic:spPr>
                </pic:pic>
              </a:graphicData>
            </a:graphic>
          </wp:inline>
        </w:drawing>
      </w:r>
    </w:p>
    <w:p w14:paraId="5777AA50" w14:textId="77777777" w:rsidR="00B67569" w:rsidRDefault="00B67569" w:rsidP="001B59AB">
      <w:pPr>
        <w:pStyle w:val="Heading3"/>
      </w:pPr>
      <w:bookmarkStart w:id="273" w:name="_Toc20397838"/>
      <w:bookmarkStart w:id="274" w:name="_Toc21698937"/>
      <w:r>
        <w:t xml:space="preserve">Infrastructure as a </w:t>
      </w:r>
      <w:r w:rsidRPr="00B67569">
        <w:t>Service</w:t>
      </w:r>
      <w:bookmarkEnd w:id="273"/>
      <w:bookmarkEnd w:id="274"/>
    </w:p>
    <w:p w14:paraId="24CDA291" w14:textId="3BFB42CB" w:rsidR="00B67569" w:rsidRDefault="00B67569" w:rsidP="00353B09">
      <w:pPr>
        <w:pStyle w:val="BodyCopy"/>
        <w:ind w:left="1440"/>
        <w:jc w:val="both"/>
      </w:pPr>
      <w:r>
        <w:t xml:space="preserve">In infrastructure as a service (IaaS) model, the cloud consumer (CWB Financial Group) can provision storage, networks, and other fundamental computing resources. CWB </w:t>
      </w:r>
      <w:r>
        <w:lastRenderedPageBreak/>
        <w:t>Financial Group does not manage or control the underlying cloud infrastructure but has control over operating systems, storage, and deployed applications; and possibly limited control of select networking components (e.g., host firewalls).</w:t>
      </w:r>
    </w:p>
    <w:p w14:paraId="7FE248E6" w14:textId="77777777" w:rsidR="00B67569" w:rsidRPr="002D2487" w:rsidRDefault="00B67569" w:rsidP="001B59AB">
      <w:pPr>
        <w:pStyle w:val="Heading3"/>
      </w:pPr>
      <w:bookmarkStart w:id="275" w:name="_Toc20397839"/>
      <w:bookmarkStart w:id="276" w:name="_Toc21698938"/>
      <w:r>
        <w:t>Platform as a Service</w:t>
      </w:r>
      <w:bookmarkEnd w:id="275"/>
      <w:bookmarkEnd w:id="276"/>
    </w:p>
    <w:p w14:paraId="2713908C" w14:textId="77777777" w:rsidR="00B67569" w:rsidRDefault="00B67569" w:rsidP="00353B09">
      <w:pPr>
        <w:pStyle w:val="BodyCopy"/>
        <w:ind w:left="1440"/>
        <w:jc w:val="both"/>
      </w:pPr>
      <w:r>
        <w:t xml:space="preserve">In platform as a service (PaaS) model, the cloud consumer (CWB Financial Group) deploys onto the cloud infrastructure consumer-created or acquired applications leveraging programming languages, libraries, services, and tools supported by the provider. CWB Financial Group does not manage or control the underlying cloud infrastructure including network, servers, operating systems, or storage, but </w:t>
      </w:r>
      <w:r w:rsidRPr="003D5535">
        <w:t>has control over the deployed applications</w:t>
      </w:r>
      <w:r>
        <w:t xml:space="preserve"> and possibly configuration settings for the application-hosting environment </w:t>
      </w:r>
    </w:p>
    <w:p w14:paraId="349D2167" w14:textId="77777777" w:rsidR="00B67569" w:rsidRPr="002D2487" w:rsidRDefault="00B67569" w:rsidP="001B59AB">
      <w:pPr>
        <w:pStyle w:val="Heading3"/>
      </w:pPr>
      <w:bookmarkStart w:id="277" w:name="_Toc20397840"/>
      <w:bookmarkStart w:id="278" w:name="_Toc21698939"/>
      <w:r>
        <w:t>Software as a Service</w:t>
      </w:r>
      <w:bookmarkEnd w:id="277"/>
      <w:bookmarkEnd w:id="278"/>
    </w:p>
    <w:p w14:paraId="0B173E65" w14:textId="77777777" w:rsidR="00B67569" w:rsidRPr="00353B09" w:rsidRDefault="00B67569" w:rsidP="00353B09">
      <w:pPr>
        <w:pStyle w:val="BodyCopy"/>
        <w:ind w:left="1440"/>
        <w:jc w:val="both"/>
      </w:pPr>
      <w:r w:rsidRPr="00AA6ED9">
        <w:t>In software as a service (SaaS</w:t>
      </w:r>
      <w:r>
        <w:t xml:space="preserve">) model, the cloud consumer (CWB Financial Group) will </w:t>
      </w:r>
      <w:r w:rsidRPr="00AA6ED9">
        <w:t>s</w:t>
      </w:r>
      <w:r>
        <w:t xml:space="preserve">imply rent an application from a cloud </w:t>
      </w:r>
      <w:r w:rsidRPr="00AA6ED9">
        <w:t>vendor</w:t>
      </w:r>
      <w:r>
        <w:t xml:space="preserve"> (e.g.: O365, ServiceNow, Workday, etc.). The applications are accessible from various client devices through a web browser or a program interface. CWB Financial Group does not manage or control the underlying cloud infrastructure including network, servers, operating systems, storage, or even individual application capabilities, with the possible exception of limited user specific application configuration settings.</w:t>
      </w:r>
    </w:p>
    <w:p w14:paraId="15C1513B" w14:textId="77777777" w:rsidR="00B67569" w:rsidRDefault="00B67569" w:rsidP="001B59AB">
      <w:pPr>
        <w:pStyle w:val="Heading2"/>
        <w:numPr>
          <w:ilvl w:val="0"/>
          <w:numId w:val="0"/>
        </w:numPr>
        <w:ind w:left="432"/>
      </w:pPr>
      <w:bookmarkStart w:id="279" w:name="_Toc20397841"/>
      <w:bookmarkStart w:id="280" w:name="_Toc21698940"/>
      <w:r>
        <w:t>Benefits and Trade-Offs and Cloud Service Models</w:t>
      </w:r>
      <w:bookmarkEnd w:id="279"/>
      <w:bookmarkEnd w:id="280"/>
    </w:p>
    <w:p w14:paraId="3456022D" w14:textId="77777777" w:rsidR="00B67569" w:rsidRPr="00B67569" w:rsidRDefault="00B67569" w:rsidP="00B67569"/>
    <w:tbl>
      <w:tblPr>
        <w:tblStyle w:val="LightList-Accent5"/>
        <w:tblW w:w="907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417"/>
        <w:gridCol w:w="4251"/>
        <w:gridCol w:w="3404"/>
      </w:tblGrid>
      <w:tr w:rsidR="00B67569" w:rsidRPr="0081766B" w14:paraId="46F5B48C" w14:textId="77777777" w:rsidTr="00AD68BE">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808474"/>
          </w:tcPr>
          <w:p w14:paraId="629E4599" w14:textId="77777777" w:rsidR="00B67569" w:rsidRPr="00E04DE3" w:rsidRDefault="00B67569" w:rsidP="00AD68BE">
            <w:pPr>
              <w:pStyle w:val="NoSpacing"/>
              <w:rPr>
                <w:rFonts w:ascii="Arial" w:hAnsi="Arial" w:cs="Arial"/>
                <w:b/>
                <w:color w:val="FFFFFF" w:themeColor="background1"/>
                <w:sz w:val="18"/>
                <w:szCs w:val="18"/>
              </w:rPr>
            </w:pPr>
          </w:p>
        </w:tc>
        <w:tc>
          <w:tcPr>
            <w:tcW w:w="4251" w:type="dxa"/>
            <w:tcBorders>
              <w:top w:val="none" w:sz="0" w:space="0" w:color="auto"/>
              <w:bottom w:val="none" w:sz="0" w:space="0" w:color="auto"/>
            </w:tcBorders>
            <w:shd w:val="clear" w:color="auto" w:fill="808474"/>
          </w:tcPr>
          <w:p w14:paraId="6CE0E2D5" w14:textId="77777777" w:rsidR="00B67569" w:rsidRPr="00E04DE3"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Pr>
                <w:rFonts w:ascii="Arial" w:hAnsi="Arial" w:cs="Arial"/>
                <w:b/>
                <w:color w:val="FFFFFF" w:themeColor="background1"/>
                <w:sz w:val="18"/>
                <w:szCs w:val="18"/>
              </w:rPr>
              <w:t>Pros</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808474"/>
          </w:tcPr>
          <w:p w14:paraId="0A6B06EF" w14:textId="77777777" w:rsidR="00B67569" w:rsidRPr="00E04DE3" w:rsidRDefault="00B67569" w:rsidP="00AD68BE">
            <w:pPr>
              <w:pStyle w:val="NoSpacing"/>
              <w:rPr>
                <w:rFonts w:ascii="Arial" w:hAnsi="Arial" w:cs="Arial"/>
                <w:b/>
                <w:color w:val="FFFFFF" w:themeColor="background1"/>
                <w:sz w:val="18"/>
                <w:szCs w:val="18"/>
              </w:rPr>
            </w:pPr>
            <w:r>
              <w:rPr>
                <w:rFonts w:ascii="Arial" w:hAnsi="Arial" w:cs="Arial"/>
                <w:b/>
                <w:color w:val="FFFFFF" w:themeColor="background1"/>
                <w:sz w:val="18"/>
                <w:szCs w:val="18"/>
              </w:rPr>
              <w:t>Cons</w:t>
            </w:r>
          </w:p>
        </w:tc>
      </w:tr>
      <w:tr w:rsidR="00B67569" w:rsidRPr="0081766B" w14:paraId="17EB2FC3" w14:textId="77777777" w:rsidTr="00AD68BE">
        <w:trPr>
          <w:trHeight w:val="1584"/>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right w:val="none" w:sz="0" w:space="0" w:color="auto"/>
            </w:tcBorders>
            <w:shd w:val="clear" w:color="auto" w:fill="EDEEEB"/>
          </w:tcPr>
          <w:p w14:paraId="5B1C41C3"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lastRenderedPageBreak/>
              <w:t>SaaS</w:t>
            </w:r>
          </w:p>
        </w:tc>
        <w:tc>
          <w:tcPr>
            <w:tcW w:w="4251" w:type="dxa"/>
            <w:shd w:val="clear" w:color="auto" w:fill="EDEEEB"/>
          </w:tcPr>
          <w:p w14:paraId="6613CD0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Quick implementation</w:t>
            </w:r>
          </w:p>
          <w:p w14:paraId="20AE4530"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Zero planned upgrades</w:t>
            </w:r>
          </w:p>
          <w:p w14:paraId="58A117A1"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Automatic patches and upgrades</w:t>
            </w:r>
          </w:p>
          <w:p w14:paraId="3714697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Cloud service provider (CSP) responsible for availability and redundancy</w:t>
            </w:r>
          </w:p>
          <w:p w14:paraId="251F8667"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backup and retention</w:t>
            </w:r>
          </w:p>
          <w:p w14:paraId="4573D46A"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overall security</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right w:val="none" w:sz="0" w:space="0" w:color="auto"/>
            </w:tcBorders>
            <w:shd w:val="clear" w:color="auto" w:fill="EDEEEB"/>
          </w:tcPr>
          <w:p w14:paraId="07A8CCCA"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Loss of control</w:t>
            </w:r>
          </w:p>
          <w:p w14:paraId="71C51288"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064F19B"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p w14:paraId="2B958713"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Can be difficult to integrate with internal systems</w:t>
            </w:r>
          </w:p>
          <w:p w14:paraId="226BAD7C" w14:textId="77777777" w:rsidR="00B67569" w:rsidRPr="00B67569" w:rsidRDefault="00B67569" w:rsidP="00AD68BE">
            <w:pPr>
              <w:pStyle w:val="NoSpacing"/>
              <w:rPr>
                <w:rFonts w:asciiTheme="minorHAnsi" w:hAnsiTheme="minorHAnsi" w:cstheme="minorHAnsi"/>
                <w:sz w:val="20"/>
                <w:szCs w:val="18"/>
              </w:rPr>
            </w:pPr>
          </w:p>
        </w:tc>
      </w:tr>
      <w:tr w:rsidR="00B67569" w:rsidRPr="0081766B" w14:paraId="190ACBAE" w14:textId="77777777" w:rsidTr="00AD68BE">
        <w:trPr>
          <w:cnfStyle w:val="000000100000" w:firstRow="0" w:lastRow="0" w:firstColumn="0" w:lastColumn="0" w:oddVBand="0" w:evenVBand="0" w:oddHBand="1" w:evenHBand="0" w:firstRowFirstColumn="0" w:firstRowLastColumn="0" w:lastRowFirstColumn="0" w:lastRowLastColumn="0"/>
          <w:trHeight w:val="516"/>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EDEEEB"/>
          </w:tcPr>
          <w:p w14:paraId="34940AC8"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PaaS</w:t>
            </w:r>
          </w:p>
        </w:tc>
        <w:tc>
          <w:tcPr>
            <w:tcW w:w="4251" w:type="dxa"/>
            <w:tcBorders>
              <w:top w:val="none" w:sz="0" w:space="0" w:color="auto"/>
              <w:bottom w:val="none" w:sz="0" w:space="0" w:color="auto"/>
            </w:tcBorders>
            <w:shd w:val="clear" w:color="auto" w:fill="EDEEEB"/>
          </w:tcPr>
          <w:p w14:paraId="2E6E6450"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Server-less Architecture</w:t>
            </w:r>
          </w:p>
          <w:p w14:paraId="5C0B19BE"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security of the platform</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EDEEEB"/>
          </w:tcPr>
          <w:p w14:paraId="30E76F35"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9A20E49"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tc>
      </w:tr>
      <w:tr w:rsidR="00B67569" w:rsidRPr="0081766B" w14:paraId="42527159" w14:textId="77777777" w:rsidTr="00AD68BE">
        <w:trPr>
          <w:trHeight w:val="1233"/>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bottom w:val="none" w:sz="0" w:space="0" w:color="auto"/>
              <w:right w:val="none" w:sz="0" w:space="0" w:color="auto"/>
            </w:tcBorders>
            <w:shd w:val="clear" w:color="auto" w:fill="EDEEEB"/>
          </w:tcPr>
          <w:p w14:paraId="4E349ECA"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IaaS</w:t>
            </w:r>
          </w:p>
        </w:tc>
        <w:tc>
          <w:tcPr>
            <w:tcW w:w="4251" w:type="dxa"/>
            <w:shd w:val="clear" w:color="auto" w:fill="EDEEEB"/>
          </w:tcPr>
          <w:p w14:paraId="53BC7749"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for HA solutions</w:t>
            </w:r>
          </w:p>
          <w:p w14:paraId="0039057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to reuse existing systems, processes and standards</w:t>
            </w:r>
          </w:p>
          <w:p w14:paraId="26924BF7"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Custom Architecture</w:t>
            </w:r>
          </w:p>
          <w:p w14:paraId="5579180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No-vendor lock-in</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bottom w:val="none" w:sz="0" w:space="0" w:color="auto"/>
              <w:right w:val="none" w:sz="0" w:space="0" w:color="auto"/>
            </w:tcBorders>
            <w:shd w:val="clear" w:color="auto" w:fill="EDEEEB"/>
          </w:tcPr>
          <w:p w14:paraId="219A94FD"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Cloud consumer Maintenance for entire stack</w:t>
            </w:r>
          </w:p>
        </w:tc>
      </w:tr>
    </w:tbl>
    <w:p w14:paraId="6FD32916" w14:textId="77777777" w:rsidR="00B67569" w:rsidRPr="00F1019B" w:rsidRDefault="00B67569" w:rsidP="00B67569">
      <w:pPr>
        <w:autoSpaceDE w:val="0"/>
        <w:autoSpaceDN w:val="0"/>
        <w:adjustRightInd w:val="0"/>
        <w:spacing w:after="0" w:line="240" w:lineRule="auto"/>
        <w:rPr>
          <w:rFonts w:ascii="Verdana" w:hAnsi="Verdana" w:cs="Verdana"/>
          <w:color w:val="FF0000"/>
          <w:sz w:val="19"/>
          <w:szCs w:val="19"/>
        </w:rPr>
      </w:pPr>
    </w:p>
    <w:p w14:paraId="12DC3552" w14:textId="77777777" w:rsidR="00B67569" w:rsidRPr="00F1019B" w:rsidRDefault="00B67569" w:rsidP="00B67569">
      <w:pPr>
        <w:autoSpaceDE w:val="0"/>
        <w:autoSpaceDN w:val="0"/>
        <w:adjustRightInd w:val="0"/>
        <w:spacing w:after="0" w:line="240" w:lineRule="auto"/>
        <w:ind w:left="1440"/>
        <w:rPr>
          <w:rFonts w:ascii="Verdana,Bold" w:hAnsi="Verdana,Bold" w:cs="Verdana,Bold"/>
          <w:bCs/>
          <w:color w:val="FF0000"/>
        </w:rPr>
      </w:pPr>
      <w:r w:rsidRPr="00F1019B">
        <w:rPr>
          <w:rFonts w:ascii="Verdana,Bold" w:hAnsi="Verdana,Bold" w:cs="Verdana,Bold"/>
          <w:bCs/>
          <w:color w:val="FF0000"/>
        </w:rPr>
        <w:t xml:space="preserve"> </w:t>
      </w:r>
    </w:p>
    <w:p w14:paraId="24F635E0" w14:textId="77777777" w:rsidR="00B67569" w:rsidRDefault="00B67569" w:rsidP="001B59AB">
      <w:pPr>
        <w:pStyle w:val="Heading2"/>
        <w:numPr>
          <w:ilvl w:val="0"/>
          <w:numId w:val="0"/>
        </w:numPr>
        <w:ind w:left="432"/>
      </w:pPr>
      <w:bookmarkStart w:id="281" w:name="_Toc6295640"/>
      <w:bookmarkStart w:id="282" w:name="_Toc20397842"/>
      <w:bookmarkStart w:id="283" w:name="_Toc21698941"/>
      <w:r>
        <w:t>Cloud Deployment Models</w:t>
      </w:r>
      <w:bookmarkEnd w:id="281"/>
      <w:bookmarkEnd w:id="282"/>
      <w:bookmarkEnd w:id="283"/>
    </w:p>
    <w:tbl>
      <w:tblPr>
        <w:tblStyle w:val="LightList-Accent5"/>
        <w:tblW w:w="904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961"/>
        <w:gridCol w:w="7081"/>
      </w:tblGrid>
      <w:tr w:rsidR="00B67569" w:rsidRPr="0014531E" w14:paraId="004A7C39" w14:textId="77777777" w:rsidTr="00E32F46">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808474"/>
          </w:tcPr>
          <w:p w14:paraId="147D96DD" w14:textId="77777777" w:rsidR="00B67569" w:rsidRPr="0014531E" w:rsidRDefault="00B67569" w:rsidP="00AD68BE">
            <w:pPr>
              <w:pStyle w:val="NoSpacing"/>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Deployment Model </w:t>
            </w:r>
          </w:p>
        </w:tc>
        <w:tc>
          <w:tcPr>
            <w:tcW w:w="7081" w:type="dxa"/>
            <w:tcBorders>
              <w:top w:val="none" w:sz="0" w:space="0" w:color="auto"/>
              <w:bottom w:val="none" w:sz="0" w:space="0" w:color="auto"/>
              <w:right w:val="none" w:sz="0" w:space="0" w:color="auto"/>
            </w:tcBorders>
            <w:shd w:val="clear" w:color="auto" w:fill="808474"/>
          </w:tcPr>
          <w:p w14:paraId="31115083" w14:textId="77777777" w:rsidR="00B67569" w:rsidRPr="0014531E"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Definition </w:t>
            </w:r>
          </w:p>
        </w:tc>
      </w:tr>
      <w:tr w:rsidR="00B67569" w:rsidRPr="0014531E" w14:paraId="0AB659F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448C46E3"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Public Cloud </w:t>
            </w:r>
          </w:p>
        </w:tc>
        <w:tc>
          <w:tcPr>
            <w:tcW w:w="7081" w:type="dxa"/>
            <w:shd w:val="clear" w:color="auto" w:fill="EDEEEB"/>
          </w:tcPr>
          <w:p w14:paraId="54884470"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open use by the public. It may be owned, managed, and operated by a business, academic, or government organization, or some combination of them. It exists on the premises of the cloud provider.</w:t>
            </w:r>
          </w:p>
        </w:tc>
      </w:tr>
      <w:tr w:rsidR="00B67569" w:rsidRPr="0014531E" w14:paraId="3C51CD91"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10A684C5"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Private Cloud </w:t>
            </w:r>
          </w:p>
        </w:tc>
        <w:tc>
          <w:tcPr>
            <w:tcW w:w="7081" w:type="dxa"/>
            <w:tcBorders>
              <w:top w:val="none" w:sz="0" w:space="0" w:color="auto"/>
              <w:bottom w:val="none" w:sz="0" w:space="0" w:color="auto"/>
              <w:right w:val="none" w:sz="0" w:space="0" w:color="auto"/>
            </w:tcBorders>
            <w:shd w:val="clear" w:color="auto" w:fill="EDEEEB"/>
          </w:tcPr>
          <w:p w14:paraId="5F402ED7" w14:textId="77777777" w:rsidR="00B67569" w:rsidRPr="00B67569" w:rsidRDefault="00B67569"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exclusive use by a single organization comprising multiple consumers (e.g., business units). It may be owned, managed, and operated by the organization, a third party, or some combination of them, and it may exist on or off premises.</w:t>
            </w:r>
          </w:p>
        </w:tc>
      </w:tr>
      <w:tr w:rsidR="00B67569" w:rsidRPr="0014531E" w14:paraId="03CCB28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2947F6E3"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 xml:space="preserve">Hybrid Cloud </w:t>
            </w:r>
          </w:p>
        </w:tc>
        <w:tc>
          <w:tcPr>
            <w:tcW w:w="7081" w:type="dxa"/>
            <w:shd w:val="clear" w:color="auto" w:fill="EDEEEB"/>
          </w:tcPr>
          <w:p w14:paraId="48D739AE"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 xml:space="preserve">The cloud infrastructure is a composition of two or more clouds (private, community, or public) that remain unique entities but are bound together by standardized or proprietary technology that enables data and application portability. </w:t>
            </w:r>
          </w:p>
        </w:tc>
      </w:tr>
      <w:tr w:rsidR="00B67569" w:rsidRPr="0014531E" w14:paraId="4A127A76"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5EEA01F1"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Community Cloud</w:t>
            </w:r>
          </w:p>
        </w:tc>
        <w:tc>
          <w:tcPr>
            <w:tcW w:w="7081" w:type="dxa"/>
            <w:tcBorders>
              <w:top w:val="none" w:sz="0" w:space="0" w:color="auto"/>
              <w:bottom w:val="none" w:sz="0" w:space="0" w:color="auto"/>
              <w:right w:val="none" w:sz="0" w:space="0" w:color="auto"/>
            </w:tcBorders>
            <w:shd w:val="clear" w:color="auto" w:fill="EDEEEB"/>
          </w:tcPr>
          <w:p w14:paraId="52596207" w14:textId="77777777" w:rsidR="00B67569" w:rsidRPr="00B67569" w:rsidRDefault="00E32F46"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A specific community of consumers from organizations that have shared concerns (e.g., mission, security requirements, policy, and compliance considerations) provisions the cloud infrastructure for exclusive use</w:t>
            </w:r>
            <w:r w:rsidR="00B67569" w:rsidRPr="00B67569">
              <w:rPr>
                <w:rFonts w:asciiTheme="minorHAnsi" w:hAnsiTheme="minorHAnsi" w:cstheme="minorHAnsi"/>
                <w:sz w:val="20"/>
                <w:szCs w:val="17"/>
              </w:rPr>
              <w:t>. It may be owned, managed, and operated by one or more of the organizations in the community, a third party, or some combination of them, and it may exist on or off premises</w:t>
            </w:r>
          </w:p>
        </w:tc>
      </w:tr>
    </w:tbl>
    <w:p w14:paraId="41F0EB7E" w14:textId="77777777" w:rsidR="00B67569" w:rsidRPr="00B67569" w:rsidRDefault="00B67569" w:rsidP="00B67569"/>
    <w:sectPr w:rsidR="00B67569" w:rsidRPr="00B67569" w:rsidSect="00B51C88">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C68493" w14:textId="77777777" w:rsidR="00B572D0" w:rsidRDefault="00B572D0" w:rsidP="00F621C6">
      <w:pPr>
        <w:spacing w:after="0" w:line="240" w:lineRule="auto"/>
      </w:pPr>
      <w:r>
        <w:separator/>
      </w:r>
    </w:p>
    <w:p w14:paraId="6FD8A7FB" w14:textId="77777777" w:rsidR="00B572D0" w:rsidRDefault="00B572D0"/>
    <w:p w14:paraId="65B14B4E" w14:textId="77777777" w:rsidR="00B572D0" w:rsidRDefault="00B572D0"/>
  </w:endnote>
  <w:endnote w:type="continuationSeparator" w:id="0">
    <w:p w14:paraId="4E145B15" w14:textId="77777777" w:rsidR="00B572D0" w:rsidRDefault="00B572D0" w:rsidP="00F621C6">
      <w:pPr>
        <w:spacing w:after="0" w:line="240" w:lineRule="auto"/>
      </w:pPr>
      <w:r>
        <w:continuationSeparator/>
      </w:r>
    </w:p>
    <w:p w14:paraId="7DF70938" w14:textId="77777777" w:rsidR="00B572D0" w:rsidRDefault="00B572D0"/>
    <w:p w14:paraId="0929AC52" w14:textId="77777777" w:rsidR="00B572D0" w:rsidRDefault="00B572D0"/>
  </w:endnote>
  <w:endnote w:type="continuationNotice" w:id="1">
    <w:p w14:paraId="755855BF" w14:textId="77777777" w:rsidR="00B572D0" w:rsidRDefault="00B572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erdana,Bold">
    <w:altName w:val="Verdana"/>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E061E" w14:textId="77777777" w:rsidR="00F24389" w:rsidRDefault="00F24389" w:rsidP="00EF3F25">
    <w:pPr>
      <w:jc w:val="right"/>
    </w:pPr>
    <w:r>
      <w:rPr>
        <w:noProof/>
      </w:rPr>
      <w:drawing>
        <wp:anchor distT="0" distB="0" distL="114300" distR="114300" simplePos="0" relativeHeight="251661824" behindDoc="0" locked="0" layoutInCell="1" allowOverlap="1" wp14:anchorId="423A310C" wp14:editId="4D7874EC">
          <wp:simplePos x="0" y="0"/>
          <wp:positionH relativeFrom="column">
            <wp:posOffset>5143500</wp:posOffset>
          </wp:positionH>
          <wp:positionV relativeFrom="paragraph">
            <wp:posOffset>-1267246</wp:posOffset>
          </wp:positionV>
          <wp:extent cx="1268430" cy="1427352"/>
          <wp:effectExtent l="0" t="0" r="8255" b="190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12A5A3A" wp14:editId="70D42A66">
          <wp:simplePos x="0" y="0"/>
          <wp:positionH relativeFrom="column">
            <wp:posOffset>5245100</wp:posOffset>
          </wp:positionH>
          <wp:positionV relativeFrom="paragraph">
            <wp:posOffset>-1378585</wp:posOffset>
          </wp:positionV>
          <wp:extent cx="1156335" cy="1517650"/>
          <wp:effectExtent l="0" t="0" r="5715" b="6350"/>
          <wp:wrapSquare wrapText="bothSides"/>
          <wp:docPr id="296" name="Picture 29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87D38" w14:textId="77777777" w:rsidR="00F24389" w:rsidRDefault="00F24389" w:rsidP="00B13605">
    <w:pPr>
      <w:jc w:val="right"/>
    </w:pPr>
    <w:r>
      <w:rPr>
        <w:noProof/>
      </w:rPr>
      <w:drawing>
        <wp:inline distT="0" distB="0" distL="0" distR="0" wp14:anchorId="14D265AC" wp14:editId="66933706">
          <wp:extent cx="914400" cy="1310005"/>
          <wp:effectExtent l="0" t="0" r="0" b="0"/>
          <wp:docPr id="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F00F4" w14:textId="77777777" w:rsidR="00F24389" w:rsidRDefault="00F24389"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132AD" w14:textId="7E195E18" w:rsidR="00F24389" w:rsidRPr="00DC3980" w:rsidRDefault="00F24389"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2BFAAD71" wp14:editId="4ADC845E">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F785D6E" w14:textId="77777777" w:rsidR="00F24389" w:rsidRDefault="00F24389"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BFAAD71"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F785D6E" w14:textId="77777777" w:rsidR="00F24389" w:rsidRDefault="00F24389" w:rsidP="00793F43">
                    <w:pPr>
                      <w:jc w:val="right"/>
                    </w:pPr>
                  </w:p>
                </w:txbxContent>
              </v:textbox>
            </v:shape>
          </w:pict>
        </mc:Fallback>
      </mc:AlternateContent>
    </w:r>
    <w:r>
      <w:rPr>
        <w:b/>
        <w:color w:val="0097A9"/>
        <w:sz w:val="16"/>
        <w:szCs w:val="16"/>
      </w:rPr>
      <w:t xml:space="preserve">CWB Financial Group </w:t>
    </w:r>
    <w:sdt>
      <w:sdtPr>
        <w:rPr>
          <w:i/>
          <w:color w:val="009AA6"/>
          <w:sz w:val="16"/>
          <w:szCs w:val="16"/>
        </w:rPr>
        <w:alias w:val="Title"/>
        <w:tag w:val=""/>
        <w:id w:val="300508901"/>
        <w:placeholder>
          <w:docPart w:val="D58985F910FD40E4841EE16A762A715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Cloud Assessment Template</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FA7258">
      <w:rPr>
        <w:b/>
        <w:noProof/>
        <w:color w:val="009AA6"/>
        <w:sz w:val="16"/>
        <w:szCs w:val="16"/>
      </w:rPr>
      <w:t>19</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A557D7" w14:textId="77777777" w:rsidR="00B572D0" w:rsidRDefault="00B572D0" w:rsidP="00F621C6">
      <w:pPr>
        <w:spacing w:after="0" w:line="240" w:lineRule="auto"/>
      </w:pPr>
      <w:r>
        <w:separator/>
      </w:r>
    </w:p>
    <w:p w14:paraId="2A27B809" w14:textId="77777777" w:rsidR="00B572D0" w:rsidRDefault="00B572D0"/>
    <w:p w14:paraId="50CBFE72" w14:textId="77777777" w:rsidR="00B572D0" w:rsidRDefault="00B572D0"/>
  </w:footnote>
  <w:footnote w:type="continuationSeparator" w:id="0">
    <w:p w14:paraId="73A50A55" w14:textId="77777777" w:rsidR="00B572D0" w:rsidRDefault="00B572D0" w:rsidP="00F621C6">
      <w:pPr>
        <w:spacing w:after="0" w:line="240" w:lineRule="auto"/>
      </w:pPr>
      <w:r>
        <w:continuationSeparator/>
      </w:r>
    </w:p>
    <w:p w14:paraId="1D8A60E2" w14:textId="77777777" w:rsidR="00B572D0" w:rsidRDefault="00B572D0"/>
    <w:p w14:paraId="60B37745" w14:textId="77777777" w:rsidR="00B572D0" w:rsidRDefault="00B572D0"/>
  </w:footnote>
  <w:footnote w:type="continuationNotice" w:id="1">
    <w:p w14:paraId="1BE66DC5" w14:textId="77777777" w:rsidR="00B572D0" w:rsidRDefault="00B572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4207B" w14:textId="77777777" w:rsidR="00F24389" w:rsidRDefault="00FA7258">
    <w:pPr>
      <w:pStyle w:val="Header"/>
    </w:pPr>
    <w:r>
      <w:rPr>
        <w:noProof/>
      </w:rPr>
      <w:pict w14:anchorId="712B02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86970" w14:textId="77777777" w:rsidR="00F24389" w:rsidRPr="00CA1329" w:rsidRDefault="00F24389"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1A0FD199" wp14:editId="6BE8939A">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55203F9" w14:textId="77777777" w:rsidR="00F24389" w:rsidRPr="00983AB8" w:rsidRDefault="00F2438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A0FD199"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55203F9" w14:textId="77777777" w:rsidR="00F24389" w:rsidRPr="00983AB8" w:rsidRDefault="00F24389"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54735D8D" wp14:editId="68D8C58F">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E8BBE74" w14:textId="77777777" w:rsidR="00F24389" w:rsidRPr="00983AB8" w:rsidRDefault="00F2438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735D8D"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5E8BBE74" w14:textId="77777777" w:rsidR="00F24389" w:rsidRPr="00983AB8" w:rsidRDefault="00F24389"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F1FE8E5" wp14:editId="6636933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C6C5AA8" w14:textId="77777777" w:rsidR="00F24389" w:rsidRPr="00983AB8" w:rsidRDefault="00F2438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1FE8E5"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1C6C5AA8" w14:textId="77777777" w:rsidR="00F24389" w:rsidRPr="00983AB8" w:rsidRDefault="00F24389"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56BBD3F8" wp14:editId="7EBFA323">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0AF4879" w14:textId="77777777" w:rsidR="00F24389" w:rsidRPr="00CD62FB" w:rsidRDefault="00F2438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BBD3F8"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0AF4879" w14:textId="77777777" w:rsidR="00F24389" w:rsidRPr="00CD62FB" w:rsidRDefault="00F24389" w:rsidP="00CA1329">
                    <w:pPr>
                      <w:spacing w:before="240"/>
                      <w:rPr>
                        <w:rFonts w:ascii="Arial" w:hAnsi="Arial" w:cs="Arial"/>
                        <w:b/>
                        <w:color w:val="FDDE00"/>
                        <w:sz w:val="18"/>
                        <w:szCs w:val="18"/>
                      </w:rPr>
                    </w:pPr>
                  </w:p>
                </w:txbxContent>
              </v:textbox>
            </v:shape>
          </w:pict>
        </mc:Fallback>
      </mc:AlternateContent>
    </w:r>
    <w:r w:rsidR="00FA7258">
      <w:pict w14:anchorId="18E271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19A1C3EF" w14:textId="77777777" w:rsidR="00F24389" w:rsidRDefault="00F24389"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A0312" w14:textId="77777777" w:rsidR="00F24389" w:rsidRDefault="00FA7258">
    <w:pPr>
      <w:pStyle w:val="Header"/>
    </w:pPr>
    <w:r>
      <w:rPr>
        <w:noProof/>
      </w:rPr>
      <w:pict w14:anchorId="166B88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F24389">
      <w:rPr>
        <w:noProof/>
      </w:rPr>
      <w:drawing>
        <wp:inline distT="0" distB="0" distL="0" distR="0" wp14:anchorId="365739E6" wp14:editId="4B54F1F0">
          <wp:extent cx="8679815" cy="812165"/>
          <wp:effectExtent l="0" t="0" r="0" b="0"/>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D54EF" w14:textId="77777777" w:rsidR="00F24389" w:rsidRDefault="00FA7258">
    <w:pPr>
      <w:pStyle w:val="Header"/>
    </w:pPr>
    <w:r>
      <w:rPr>
        <w:noProof/>
      </w:rPr>
      <w:pict w14:anchorId="38B2BC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A42E9" w14:textId="77777777" w:rsidR="00F24389" w:rsidRDefault="00FA7258">
    <w:pPr>
      <w:pStyle w:val="Header"/>
    </w:pPr>
    <w:r>
      <w:rPr>
        <w:noProof/>
      </w:rPr>
      <w:pict w14:anchorId="3BEB7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F567A" w14:textId="77777777" w:rsidR="00F24389" w:rsidRDefault="00FA7258">
    <w:pPr>
      <w:pStyle w:val="Header"/>
    </w:pPr>
    <w:r>
      <w:rPr>
        <w:noProof/>
      </w:rPr>
      <w:pict w14:anchorId="545DB3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49E95" w14:textId="77777777" w:rsidR="00F24389" w:rsidRDefault="00FA7258">
    <w:pPr>
      <w:pStyle w:val="Header"/>
    </w:pPr>
    <w:r>
      <w:rPr>
        <w:noProof/>
      </w:rPr>
      <w:pict w14:anchorId="29AACD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7B7D4" w14:textId="77777777" w:rsidR="00F24389" w:rsidRDefault="00F24389"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18AB76B0" wp14:editId="04F4F324">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52620EF" w14:textId="77777777" w:rsidR="00F24389" w:rsidRPr="00983AB8" w:rsidRDefault="00F24389"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8AB76B0"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452620EF" w14:textId="77777777" w:rsidR="00F24389" w:rsidRPr="00983AB8" w:rsidRDefault="00F24389"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44205E35" wp14:editId="28CADE96">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C4E2C6" w14:textId="77777777" w:rsidR="00F24389" w:rsidRPr="00983AB8" w:rsidRDefault="00F24389"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205E3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03C4E2C6" w14:textId="77777777" w:rsidR="00F24389" w:rsidRPr="00983AB8" w:rsidRDefault="00F24389"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09C9F756" wp14:editId="242265BA">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063CF77" w14:textId="77777777" w:rsidR="00F24389" w:rsidRPr="00CD62FB" w:rsidRDefault="00F24389"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C9F756"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3063CF77" w14:textId="77777777" w:rsidR="00F24389" w:rsidRPr="00CD62FB" w:rsidRDefault="00F24389"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56A54EFC" wp14:editId="1ED3FF27">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11ACCD4" w14:textId="77777777" w:rsidR="00F24389" w:rsidRPr="00983AB8" w:rsidRDefault="00F24389"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A54EFC"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211ACCD4" w14:textId="77777777" w:rsidR="00F24389" w:rsidRPr="00983AB8" w:rsidRDefault="00F24389" w:rsidP="00F16E2A">
                    <w:pPr>
                      <w:spacing w:before="240"/>
                      <w:rPr>
                        <w:rFonts w:ascii="Arial" w:hAnsi="Arial" w:cs="Arial"/>
                        <w:b/>
                        <w:color w:val="FFFFFF" w:themeColor="background1"/>
                        <w:sz w:val="18"/>
                        <w:szCs w:val="18"/>
                      </w:rPr>
                    </w:pPr>
                  </w:p>
                </w:txbxContent>
              </v:textbox>
            </v:shape>
          </w:pict>
        </mc:Fallback>
      </mc:AlternateContent>
    </w:r>
    <w:r w:rsidR="00FA7258">
      <w:rPr>
        <w:noProof/>
      </w:rPr>
      <w:pict w14:anchorId="45F03A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1D44264C" w14:textId="77777777" w:rsidR="00F24389" w:rsidRPr="00552F21" w:rsidRDefault="00F24389"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02EBE" w14:textId="77777777" w:rsidR="00F24389" w:rsidRDefault="00FA7258">
    <w:pPr>
      <w:pStyle w:val="Header"/>
    </w:pPr>
    <w:r>
      <w:rPr>
        <w:noProof/>
      </w:rPr>
      <w:pict w14:anchorId="08CEEC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B051D4"/>
    <w:multiLevelType w:val="hybridMultilevel"/>
    <w:tmpl w:val="D916A65C"/>
    <w:lvl w:ilvl="0" w:tplc="A48C218E">
      <w:start w:val="1"/>
      <w:numFmt w:val="bullet"/>
      <w:lvlText w:val="•"/>
      <w:lvlJc w:val="left"/>
      <w:pPr>
        <w:tabs>
          <w:tab w:val="num" w:pos="360"/>
        </w:tabs>
        <w:ind w:left="360" w:hanging="360"/>
      </w:pPr>
      <w:rPr>
        <w:rFonts w:ascii="Arial" w:hAnsi="Arial" w:hint="default"/>
      </w:rPr>
    </w:lvl>
    <w:lvl w:ilvl="1" w:tplc="ADEE336E" w:tentative="1">
      <w:start w:val="1"/>
      <w:numFmt w:val="bullet"/>
      <w:lvlText w:val="•"/>
      <w:lvlJc w:val="left"/>
      <w:pPr>
        <w:tabs>
          <w:tab w:val="num" w:pos="1080"/>
        </w:tabs>
        <w:ind w:left="1080" w:hanging="360"/>
      </w:pPr>
      <w:rPr>
        <w:rFonts w:ascii="Arial" w:hAnsi="Arial" w:hint="default"/>
      </w:rPr>
    </w:lvl>
    <w:lvl w:ilvl="2" w:tplc="77D224DA" w:tentative="1">
      <w:start w:val="1"/>
      <w:numFmt w:val="bullet"/>
      <w:lvlText w:val="•"/>
      <w:lvlJc w:val="left"/>
      <w:pPr>
        <w:tabs>
          <w:tab w:val="num" w:pos="1800"/>
        </w:tabs>
        <w:ind w:left="1800" w:hanging="360"/>
      </w:pPr>
      <w:rPr>
        <w:rFonts w:ascii="Arial" w:hAnsi="Arial" w:hint="default"/>
      </w:rPr>
    </w:lvl>
    <w:lvl w:ilvl="3" w:tplc="36E09C1E" w:tentative="1">
      <w:start w:val="1"/>
      <w:numFmt w:val="bullet"/>
      <w:lvlText w:val="•"/>
      <w:lvlJc w:val="left"/>
      <w:pPr>
        <w:tabs>
          <w:tab w:val="num" w:pos="2520"/>
        </w:tabs>
        <w:ind w:left="2520" w:hanging="360"/>
      </w:pPr>
      <w:rPr>
        <w:rFonts w:ascii="Arial" w:hAnsi="Arial" w:hint="default"/>
      </w:rPr>
    </w:lvl>
    <w:lvl w:ilvl="4" w:tplc="9140B70A" w:tentative="1">
      <w:start w:val="1"/>
      <w:numFmt w:val="bullet"/>
      <w:lvlText w:val="•"/>
      <w:lvlJc w:val="left"/>
      <w:pPr>
        <w:tabs>
          <w:tab w:val="num" w:pos="3240"/>
        </w:tabs>
        <w:ind w:left="3240" w:hanging="360"/>
      </w:pPr>
      <w:rPr>
        <w:rFonts w:ascii="Arial" w:hAnsi="Arial" w:hint="default"/>
      </w:rPr>
    </w:lvl>
    <w:lvl w:ilvl="5" w:tplc="A3D8213E" w:tentative="1">
      <w:start w:val="1"/>
      <w:numFmt w:val="bullet"/>
      <w:lvlText w:val="•"/>
      <w:lvlJc w:val="left"/>
      <w:pPr>
        <w:tabs>
          <w:tab w:val="num" w:pos="3960"/>
        </w:tabs>
        <w:ind w:left="3960" w:hanging="360"/>
      </w:pPr>
      <w:rPr>
        <w:rFonts w:ascii="Arial" w:hAnsi="Arial" w:hint="default"/>
      </w:rPr>
    </w:lvl>
    <w:lvl w:ilvl="6" w:tplc="AD3A3EEE" w:tentative="1">
      <w:start w:val="1"/>
      <w:numFmt w:val="bullet"/>
      <w:lvlText w:val="•"/>
      <w:lvlJc w:val="left"/>
      <w:pPr>
        <w:tabs>
          <w:tab w:val="num" w:pos="4680"/>
        </w:tabs>
        <w:ind w:left="4680" w:hanging="360"/>
      </w:pPr>
      <w:rPr>
        <w:rFonts w:ascii="Arial" w:hAnsi="Arial" w:hint="default"/>
      </w:rPr>
    </w:lvl>
    <w:lvl w:ilvl="7" w:tplc="A1C6B5DA" w:tentative="1">
      <w:start w:val="1"/>
      <w:numFmt w:val="bullet"/>
      <w:lvlText w:val="•"/>
      <w:lvlJc w:val="left"/>
      <w:pPr>
        <w:tabs>
          <w:tab w:val="num" w:pos="5400"/>
        </w:tabs>
        <w:ind w:left="5400" w:hanging="360"/>
      </w:pPr>
      <w:rPr>
        <w:rFonts w:ascii="Arial" w:hAnsi="Arial" w:hint="default"/>
      </w:rPr>
    </w:lvl>
    <w:lvl w:ilvl="8" w:tplc="1C5EB23A"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5E4112F"/>
    <w:multiLevelType w:val="hybridMultilevel"/>
    <w:tmpl w:val="D1842D0C"/>
    <w:lvl w:ilvl="0" w:tplc="A3AA340C">
      <w:start w:val="1"/>
      <w:numFmt w:val="bullet"/>
      <w:lvlText w:val="•"/>
      <w:lvlJc w:val="left"/>
      <w:pPr>
        <w:tabs>
          <w:tab w:val="num" w:pos="360"/>
        </w:tabs>
        <w:ind w:left="360" w:hanging="360"/>
      </w:pPr>
      <w:rPr>
        <w:rFonts w:ascii="Arial" w:hAnsi="Arial" w:hint="default"/>
      </w:rPr>
    </w:lvl>
    <w:lvl w:ilvl="1" w:tplc="0186C806" w:tentative="1">
      <w:start w:val="1"/>
      <w:numFmt w:val="bullet"/>
      <w:lvlText w:val="•"/>
      <w:lvlJc w:val="left"/>
      <w:pPr>
        <w:tabs>
          <w:tab w:val="num" w:pos="1080"/>
        </w:tabs>
        <w:ind w:left="1080" w:hanging="360"/>
      </w:pPr>
      <w:rPr>
        <w:rFonts w:ascii="Arial" w:hAnsi="Arial" w:hint="default"/>
      </w:rPr>
    </w:lvl>
    <w:lvl w:ilvl="2" w:tplc="0A747B92" w:tentative="1">
      <w:start w:val="1"/>
      <w:numFmt w:val="bullet"/>
      <w:lvlText w:val="•"/>
      <w:lvlJc w:val="left"/>
      <w:pPr>
        <w:tabs>
          <w:tab w:val="num" w:pos="1800"/>
        </w:tabs>
        <w:ind w:left="1800" w:hanging="360"/>
      </w:pPr>
      <w:rPr>
        <w:rFonts w:ascii="Arial" w:hAnsi="Arial" w:hint="default"/>
      </w:rPr>
    </w:lvl>
    <w:lvl w:ilvl="3" w:tplc="0CF465A4" w:tentative="1">
      <w:start w:val="1"/>
      <w:numFmt w:val="bullet"/>
      <w:lvlText w:val="•"/>
      <w:lvlJc w:val="left"/>
      <w:pPr>
        <w:tabs>
          <w:tab w:val="num" w:pos="2520"/>
        </w:tabs>
        <w:ind w:left="2520" w:hanging="360"/>
      </w:pPr>
      <w:rPr>
        <w:rFonts w:ascii="Arial" w:hAnsi="Arial" w:hint="default"/>
      </w:rPr>
    </w:lvl>
    <w:lvl w:ilvl="4" w:tplc="9C2609D2" w:tentative="1">
      <w:start w:val="1"/>
      <w:numFmt w:val="bullet"/>
      <w:lvlText w:val="•"/>
      <w:lvlJc w:val="left"/>
      <w:pPr>
        <w:tabs>
          <w:tab w:val="num" w:pos="3240"/>
        </w:tabs>
        <w:ind w:left="3240" w:hanging="360"/>
      </w:pPr>
      <w:rPr>
        <w:rFonts w:ascii="Arial" w:hAnsi="Arial" w:hint="default"/>
      </w:rPr>
    </w:lvl>
    <w:lvl w:ilvl="5" w:tplc="0A20DF7C" w:tentative="1">
      <w:start w:val="1"/>
      <w:numFmt w:val="bullet"/>
      <w:lvlText w:val="•"/>
      <w:lvlJc w:val="left"/>
      <w:pPr>
        <w:tabs>
          <w:tab w:val="num" w:pos="3960"/>
        </w:tabs>
        <w:ind w:left="3960" w:hanging="360"/>
      </w:pPr>
      <w:rPr>
        <w:rFonts w:ascii="Arial" w:hAnsi="Arial" w:hint="default"/>
      </w:rPr>
    </w:lvl>
    <w:lvl w:ilvl="6" w:tplc="5DC4B424" w:tentative="1">
      <w:start w:val="1"/>
      <w:numFmt w:val="bullet"/>
      <w:lvlText w:val="•"/>
      <w:lvlJc w:val="left"/>
      <w:pPr>
        <w:tabs>
          <w:tab w:val="num" w:pos="4680"/>
        </w:tabs>
        <w:ind w:left="4680" w:hanging="360"/>
      </w:pPr>
      <w:rPr>
        <w:rFonts w:ascii="Arial" w:hAnsi="Arial" w:hint="default"/>
      </w:rPr>
    </w:lvl>
    <w:lvl w:ilvl="7" w:tplc="35AC5A76" w:tentative="1">
      <w:start w:val="1"/>
      <w:numFmt w:val="bullet"/>
      <w:lvlText w:val="•"/>
      <w:lvlJc w:val="left"/>
      <w:pPr>
        <w:tabs>
          <w:tab w:val="num" w:pos="5400"/>
        </w:tabs>
        <w:ind w:left="5400" w:hanging="360"/>
      </w:pPr>
      <w:rPr>
        <w:rFonts w:ascii="Arial" w:hAnsi="Arial" w:hint="default"/>
      </w:rPr>
    </w:lvl>
    <w:lvl w:ilvl="8" w:tplc="F87667A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3407FC1"/>
    <w:multiLevelType w:val="hybridMultilevel"/>
    <w:tmpl w:val="B3F66C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3DAA735F"/>
    <w:multiLevelType w:val="multilevel"/>
    <w:tmpl w:val="B4105A26"/>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sz w:val="36"/>
      </w:rPr>
    </w:lvl>
    <w:lvl w:ilvl="2">
      <w:start w:val="1"/>
      <w:numFmt w:val="decimal"/>
      <w:pStyle w:val="Heading3"/>
      <w:lvlText w:val="%1.%2.%3."/>
      <w:lvlJc w:val="left"/>
      <w:pPr>
        <w:ind w:left="504" w:hanging="504"/>
      </w:pPr>
      <w:rPr>
        <w:sz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70704751"/>
    <w:multiLevelType w:val="hybridMultilevel"/>
    <w:tmpl w:val="76AC1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
  </w:num>
  <w:num w:numId="4">
    <w:abstractNumId w:val="4"/>
  </w:num>
  <w:num w:numId="5">
    <w:abstractNumId w:val="16"/>
  </w:num>
  <w:num w:numId="6">
    <w:abstractNumId w:val="10"/>
  </w:num>
  <w:num w:numId="7">
    <w:abstractNumId w:val="14"/>
  </w:num>
  <w:num w:numId="8">
    <w:abstractNumId w:val="9"/>
  </w:num>
  <w:num w:numId="9">
    <w:abstractNumId w:val="8"/>
  </w:num>
  <w:num w:numId="10">
    <w:abstractNumId w:val="13"/>
  </w:num>
  <w:num w:numId="11">
    <w:abstractNumId w:val="12"/>
  </w:num>
  <w:num w:numId="12">
    <w:abstractNumId w:val="5"/>
  </w:num>
  <w:num w:numId="13">
    <w:abstractNumId w:val="7"/>
  </w:num>
  <w:num w:numId="14">
    <w:abstractNumId w:val="3"/>
  </w:num>
  <w:num w:numId="15">
    <w:abstractNumId w:val="2"/>
  </w:num>
  <w:num w:numId="16">
    <w:abstractNumId w:val="11"/>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6"/>
  </w:num>
  <w:num w:numId="26">
    <w:abstractNumId w:val="17"/>
  </w:num>
  <w:num w:numId="27">
    <w:abstractNumId w:val="11"/>
  </w:num>
  <w:num w:numId="28">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mirrorMargin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s-ES" w:vendorID="64" w:dllVersion="6" w:nlCheck="1" w:checkStyle="0"/>
  <w:activeWritingStyle w:appName="MSWord" w:lang="en-CA" w:vendorID="64" w:dllVersion="0"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en-CA" w:vendorID="64" w:dllVersion="131078" w:nlCheck="1" w:checkStyle="1"/>
  <w:activeWritingStyle w:appName="MSWord" w:lang="en-US" w:vendorID="64" w:dllVersion="131078" w:nlCheck="1" w:checkStyle="1"/>
  <w:activeWritingStyle w:appName="MSWord" w:lang="es-ES" w:vendorID="64" w:dllVersion="131078" w:nlCheck="1" w:checkStyle="0"/>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C88"/>
    <w:rsid w:val="00001CE1"/>
    <w:rsid w:val="00004714"/>
    <w:rsid w:val="000058FC"/>
    <w:rsid w:val="000114DA"/>
    <w:rsid w:val="000148E1"/>
    <w:rsid w:val="00014EF6"/>
    <w:rsid w:val="00015CEB"/>
    <w:rsid w:val="00016DCC"/>
    <w:rsid w:val="000232FD"/>
    <w:rsid w:val="0002681F"/>
    <w:rsid w:val="00034F1B"/>
    <w:rsid w:val="00035E64"/>
    <w:rsid w:val="00044B84"/>
    <w:rsid w:val="00044DC6"/>
    <w:rsid w:val="0005052A"/>
    <w:rsid w:val="00052192"/>
    <w:rsid w:val="00061432"/>
    <w:rsid w:val="00073D2C"/>
    <w:rsid w:val="00075261"/>
    <w:rsid w:val="00082E13"/>
    <w:rsid w:val="000855FA"/>
    <w:rsid w:val="00092B35"/>
    <w:rsid w:val="000963E9"/>
    <w:rsid w:val="00096D96"/>
    <w:rsid w:val="000A6EFC"/>
    <w:rsid w:val="000B5A4B"/>
    <w:rsid w:val="000B6DD0"/>
    <w:rsid w:val="000C410E"/>
    <w:rsid w:val="000D3655"/>
    <w:rsid w:val="000E5D57"/>
    <w:rsid w:val="000E5E51"/>
    <w:rsid w:val="000E7088"/>
    <w:rsid w:val="000F1D39"/>
    <w:rsid w:val="000F6BDA"/>
    <w:rsid w:val="00101692"/>
    <w:rsid w:val="00101AC2"/>
    <w:rsid w:val="00101D9A"/>
    <w:rsid w:val="00106BB4"/>
    <w:rsid w:val="00115559"/>
    <w:rsid w:val="00120C6E"/>
    <w:rsid w:val="00121FC8"/>
    <w:rsid w:val="00122A24"/>
    <w:rsid w:val="0013486F"/>
    <w:rsid w:val="00136DFD"/>
    <w:rsid w:val="00137EE9"/>
    <w:rsid w:val="00141FE4"/>
    <w:rsid w:val="00154143"/>
    <w:rsid w:val="001571C4"/>
    <w:rsid w:val="0016489C"/>
    <w:rsid w:val="00170CE0"/>
    <w:rsid w:val="00176AD3"/>
    <w:rsid w:val="00184B1D"/>
    <w:rsid w:val="00187B71"/>
    <w:rsid w:val="00191DF0"/>
    <w:rsid w:val="001A4429"/>
    <w:rsid w:val="001B3769"/>
    <w:rsid w:val="001B578E"/>
    <w:rsid w:val="001B59AB"/>
    <w:rsid w:val="001B62FC"/>
    <w:rsid w:val="001C08C4"/>
    <w:rsid w:val="001C53B4"/>
    <w:rsid w:val="001D4982"/>
    <w:rsid w:val="001D4FB6"/>
    <w:rsid w:val="001E4EB6"/>
    <w:rsid w:val="001F24EC"/>
    <w:rsid w:val="001F3389"/>
    <w:rsid w:val="001F3556"/>
    <w:rsid w:val="001F7379"/>
    <w:rsid w:val="001F7D75"/>
    <w:rsid w:val="00202ABB"/>
    <w:rsid w:val="00217584"/>
    <w:rsid w:val="002424C3"/>
    <w:rsid w:val="00243705"/>
    <w:rsid w:val="00245205"/>
    <w:rsid w:val="0024789A"/>
    <w:rsid w:val="00251940"/>
    <w:rsid w:val="00254BB2"/>
    <w:rsid w:val="00255500"/>
    <w:rsid w:val="00255FCA"/>
    <w:rsid w:val="00260DB0"/>
    <w:rsid w:val="002612DA"/>
    <w:rsid w:val="00261D43"/>
    <w:rsid w:val="00262366"/>
    <w:rsid w:val="00280B2C"/>
    <w:rsid w:val="0028786B"/>
    <w:rsid w:val="0029202D"/>
    <w:rsid w:val="002B16DF"/>
    <w:rsid w:val="002B3895"/>
    <w:rsid w:val="002B7A18"/>
    <w:rsid w:val="002C207E"/>
    <w:rsid w:val="002C4192"/>
    <w:rsid w:val="002C64DF"/>
    <w:rsid w:val="002C777C"/>
    <w:rsid w:val="002D0775"/>
    <w:rsid w:val="002D1902"/>
    <w:rsid w:val="002D4574"/>
    <w:rsid w:val="002D6F83"/>
    <w:rsid w:val="002E6CBA"/>
    <w:rsid w:val="002F1580"/>
    <w:rsid w:val="002F5A13"/>
    <w:rsid w:val="0031018A"/>
    <w:rsid w:val="00325330"/>
    <w:rsid w:val="00325574"/>
    <w:rsid w:val="003279DE"/>
    <w:rsid w:val="00332739"/>
    <w:rsid w:val="00332E86"/>
    <w:rsid w:val="00337680"/>
    <w:rsid w:val="0034067C"/>
    <w:rsid w:val="00344E11"/>
    <w:rsid w:val="0034792B"/>
    <w:rsid w:val="003504C5"/>
    <w:rsid w:val="00353B09"/>
    <w:rsid w:val="00355CEC"/>
    <w:rsid w:val="00356554"/>
    <w:rsid w:val="003643C6"/>
    <w:rsid w:val="00367F61"/>
    <w:rsid w:val="00371234"/>
    <w:rsid w:val="00372513"/>
    <w:rsid w:val="00385B9D"/>
    <w:rsid w:val="00385EB1"/>
    <w:rsid w:val="00390862"/>
    <w:rsid w:val="003930DB"/>
    <w:rsid w:val="00396719"/>
    <w:rsid w:val="003A0D32"/>
    <w:rsid w:val="003A2111"/>
    <w:rsid w:val="003B7C74"/>
    <w:rsid w:val="003C59B5"/>
    <w:rsid w:val="003D3085"/>
    <w:rsid w:val="003D5984"/>
    <w:rsid w:val="003E065A"/>
    <w:rsid w:val="003E5E8D"/>
    <w:rsid w:val="003F4A80"/>
    <w:rsid w:val="003F64B3"/>
    <w:rsid w:val="003F7623"/>
    <w:rsid w:val="003F7D77"/>
    <w:rsid w:val="004002A3"/>
    <w:rsid w:val="00404198"/>
    <w:rsid w:val="00405F99"/>
    <w:rsid w:val="00412A16"/>
    <w:rsid w:val="00412E07"/>
    <w:rsid w:val="00422FA7"/>
    <w:rsid w:val="00425642"/>
    <w:rsid w:val="004274F3"/>
    <w:rsid w:val="00430B98"/>
    <w:rsid w:val="00434783"/>
    <w:rsid w:val="004417DE"/>
    <w:rsid w:val="00443991"/>
    <w:rsid w:val="00444D55"/>
    <w:rsid w:val="00450914"/>
    <w:rsid w:val="004519EC"/>
    <w:rsid w:val="00461DE8"/>
    <w:rsid w:val="00463A27"/>
    <w:rsid w:val="00463EF7"/>
    <w:rsid w:val="00474496"/>
    <w:rsid w:val="00477C41"/>
    <w:rsid w:val="00480D28"/>
    <w:rsid w:val="004823A4"/>
    <w:rsid w:val="00482D34"/>
    <w:rsid w:val="004849E7"/>
    <w:rsid w:val="00495DAE"/>
    <w:rsid w:val="00497DAE"/>
    <w:rsid w:val="004B3B12"/>
    <w:rsid w:val="004C6296"/>
    <w:rsid w:val="004D6CEE"/>
    <w:rsid w:val="004E2636"/>
    <w:rsid w:val="004E31B5"/>
    <w:rsid w:val="004E33AD"/>
    <w:rsid w:val="004E33EF"/>
    <w:rsid w:val="004E5EA8"/>
    <w:rsid w:val="004F081D"/>
    <w:rsid w:val="005004DE"/>
    <w:rsid w:val="0050763B"/>
    <w:rsid w:val="00512272"/>
    <w:rsid w:val="00515F21"/>
    <w:rsid w:val="005164DD"/>
    <w:rsid w:val="00517AC6"/>
    <w:rsid w:val="00521818"/>
    <w:rsid w:val="0052643B"/>
    <w:rsid w:val="005320A8"/>
    <w:rsid w:val="00540F82"/>
    <w:rsid w:val="005429E6"/>
    <w:rsid w:val="00552F21"/>
    <w:rsid w:val="005624DD"/>
    <w:rsid w:val="00562855"/>
    <w:rsid w:val="00564D66"/>
    <w:rsid w:val="0057258B"/>
    <w:rsid w:val="005725A1"/>
    <w:rsid w:val="00575741"/>
    <w:rsid w:val="00576856"/>
    <w:rsid w:val="00581E5A"/>
    <w:rsid w:val="0058394B"/>
    <w:rsid w:val="00585913"/>
    <w:rsid w:val="00585A82"/>
    <w:rsid w:val="005867CA"/>
    <w:rsid w:val="00591FCD"/>
    <w:rsid w:val="0059777B"/>
    <w:rsid w:val="005A5438"/>
    <w:rsid w:val="005B0C03"/>
    <w:rsid w:val="005B17A1"/>
    <w:rsid w:val="005B1B92"/>
    <w:rsid w:val="005C0FC3"/>
    <w:rsid w:val="005C260A"/>
    <w:rsid w:val="005D59E1"/>
    <w:rsid w:val="005E3F29"/>
    <w:rsid w:val="005E6831"/>
    <w:rsid w:val="005F2894"/>
    <w:rsid w:val="005F5049"/>
    <w:rsid w:val="00606C29"/>
    <w:rsid w:val="006102F2"/>
    <w:rsid w:val="00610BD0"/>
    <w:rsid w:val="00613088"/>
    <w:rsid w:val="006220EC"/>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67EF"/>
    <w:rsid w:val="006974E6"/>
    <w:rsid w:val="006A09C9"/>
    <w:rsid w:val="006A22E9"/>
    <w:rsid w:val="006B1831"/>
    <w:rsid w:val="006B556E"/>
    <w:rsid w:val="006D0919"/>
    <w:rsid w:val="006D1036"/>
    <w:rsid w:val="006D1FCC"/>
    <w:rsid w:val="006F039C"/>
    <w:rsid w:val="006F6159"/>
    <w:rsid w:val="006F7B0A"/>
    <w:rsid w:val="00701017"/>
    <w:rsid w:val="00705ED7"/>
    <w:rsid w:val="00706723"/>
    <w:rsid w:val="007116BE"/>
    <w:rsid w:val="007172D6"/>
    <w:rsid w:val="0071798E"/>
    <w:rsid w:val="0072393E"/>
    <w:rsid w:val="007248C4"/>
    <w:rsid w:val="00730257"/>
    <w:rsid w:val="0073239F"/>
    <w:rsid w:val="00732DD5"/>
    <w:rsid w:val="0073343B"/>
    <w:rsid w:val="00740142"/>
    <w:rsid w:val="0074201F"/>
    <w:rsid w:val="007438D9"/>
    <w:rsid w:val="00744DE3"/>
    <w:rsid w:val="00757361"/>
    <w:rsid w:val="0076076F"/>
    <w:rsid w:val="00762A44"/>
    <w:rsid w:val="0076415A"/>
    <w:rsid w:val="0077558B"/>
    <w:rsid w:val="00780AA8"/>
    <w:rsid w:val="007845B8"/>
    <w:rsid w:val="007855DE"/>
    <w:rsid w:val="00793A4A"/>
    <w:rsid w:val="00793F43"/>
    <w:rsid w:val="007956F4"/>
    <w:rsid w:val="007970A8"/>
    <w:rsid w:val="007A073E"/>
    <w:rsid w:val="007A3776"/>
    <w:rsid w:val="007A7857"/>
    <w:rsid w:val="007B248F"/>
    <w:rsid w:val="007B2816"/>
    <w:rsid w:val="007D5FE9"/>
    <w:rsid w:val="007E4615"/>
    <w:rsid w:val="007E6ECF"/>
    <w:rsid w:val="007E785D"/>
    <w:rsid w:val="007F11B0"/>
    <w:rsid w:val="007F52AE"/>
    <w:rsid w:val="007F5607"/>
    <w:rsid w:val="00806EC9"/>
    <w:rsid w:val="008170E4"/>
    <w:rsid w:val="00820777"/>
    <w:rsid w:val="00830B05"/>
    <w:rsid w:val="00831AB4"/>
    <w:rsid w:val="00840EEE"/>
    <w:rsid w:val="0084117B"/>
    <w:rsid w:val="00850745"/>
    <w:rsid w:val="0085354D"/>
    <w:rsid w:val="00853A04"/>
    <w:rsid w:val="008638ED"/>
    <w:rsid w:val="00870665"/>
    <w:rsid w:val="0087578D"/>
    <w:rsid w:val="008771E9"/>
    <w:rsid w:val="00877E78"/>
    <w:rsid w:val="008820FA"/>
    <w:rsid w:val="00886051"/>
    <w:rsid w:val="00890266"/>
    <w:rsid w:val="00890FD8"/>
    <w:rsid w:val="00892E17"/>
    <w:rsid w:val="00893E24"/>
    <w:rsid w:val="008A47E6"/>
    <w:rsid w:val="008B1EBA"/>
    <w:rsid w:val="008B57B1"/>
    <w:rsid w:val="008C1E85"/>
    <w:rsid w:val="008C2386"/>
    <w:rsid w:val="008C51C5"/>
    <w:rsid w:val="008C73F0"/>
    <w:rsid w:val="008E6754"/>
    <w:rsid w:val="008E7E2B"/>
    <w:rsid w:val="008F2E68"/>
    <w:rsid w:val="008F538E"/>
    <w:rsid w:val="009135D7"/>
    <w:rsid w:val="009165F0"/>
    <w:rsid w:val="00923394"/>
    <w:rsid w:val="009239F9"/>
    <w:rsid w:val="0093046E"/>
    <w:rsid w:val="00932EF1"/>
    <w:rsid w:val="00940508"/>
    <w:rsid w:val="00944D2B"/>
    <w:rsid w:val="00945400"/>
    <w:rsid w:val="00946E1F"/>
    <w:rsid w:val="0095206A"/>
    <w:rsid w:val="00952E6D"/>
    <w:rsid w:val="00953A7E"/>
    <w:rsid w:val="00953CF7"/>
    <w:rsid w:val="009653FE"/>
    <w:rsid w:val="00975759"/>
    <w:rsid w:val="00977AFD"/>
    <w:rsid w:val="00981F09"/>
    <w:rsid w:val="00992CF0"/>
    <w:rsid w:val="009A148E"/>
    <w:rsid w:val="009A237D"/>
    <w:rsid w:val="009A2AA2"/>
    <w:rsid w:val="009A4CE5"/>
    <w:rsid w:val="009B2879"/>
    <w:rsid w:val="009C3C8C"/>
    <w:rsid w:val="009E041D"/>
    <w:rsid w:val="009F01B8"/>
    <w:rsid w:val="00A009F8"/>
    <w:rsid w:val="00A016A0"/>
    <w:rsid w:val="00A034F4"/>
    <w:rsid w:val="00A12D1F"/>
    <w:rsid w:val="00A15BE6"/>
    <w:rsid w:val="00A227FD"/>
    <w:rsid w:val="00A26FBB"/>
    <w:rsid w:val="00A368F7"/>
    <w:rsid w:val="00A42651"/>
    <w:rsid w:val="00A431E2"/>
    <w:rsid w:val="00A43B47"/>
    <w:rsid w:val="00A55A3B"/>
    <w:rsid w:val="00A61AF5"/>
    <w:rsid w:val="00A62C80"/>
    <w:rsid w:val="00A70E06"/>
    <w:rsid w:val="00A76053"/>
    <w:rsid w:val="00A924BC"/>
    <w:rsid w:val="00A935F0"/>
    <w:rsid w:val="00A9494A"/>
    <w:rsid w:val="00AA6D61"/>
    <w:rsid w:val="00AA6EBB"/>
    <w:rsid w:val="00AB1CD0"/>
    <w:rsid w:val="00AB26B6"/>
    <w:rsid w:val="00AB3408"/>
    <w:rsid w:val="00AC038B"/>
    <w:rsid w:val="00AC2034"/>
    <w:rsid w:val="00AC5C62"/>
    <w:rsid w:val="00AD588F"/>
    <w:rsid w:val="00AD68BE"/>
    <w:rsid w:val="00AE62B2"/>
    <w:rsid w:val="00AF2DBB"/>
    <w:rsid w:val="00AF5483"/>
    <w:rsid w:val="00AF62CC"/>
    <w:rsid w:val="00B13605"/>
    <w:rsid w:val="00B15FCD"/>
    <w:rsid w:val="00B204C9"/>
    <w:rsid w:val="00B21B26"/>
    <w:rsid w:val="00B23AE2"/>
    <w:rsid w:val="00B249AE"/>
    <w:rsid w:val="00B24BFC"/>
    <w:rsid w:val="00B348CC"/>
    <w:rsid w:val="00B34EDF"/>
    <w:rsid w:val="00B3594C"/>
    <w:rsid w:val="00B41A20"/>
    <w:rsid w:val="00B4273E"/>
    <w:rsid w:val="00B51C88"/>
    <w:rsid w:val="00B51D2A"/>
    <w:rsid w:val="00B52A89"/>
    <w:rsid w:val="00B52B00"/>
    <w:rsid w:val="00B572D0"/>
    <w:rsid w:val="00B61C55"/>
    <w:rsid w:val="00B67569"/>
    <w:rsid w:val="00B70316"/>
    <w:rsid w:val="00B76D54"/>
    <w:rsid w:val="00B83672"/>
    <w:rsid w:val="00B8493E"/>
    <w:rsid w:val="00B8520B"/>
    <w:rsid w:val="00B919C4"/>
    <w:rsid w:val="00B933D7"/>
    <w:rsid w:val="00B9505B"/>
    <w:rsid w:val="00B97561"/>
    <w:rsid w:val="00BA0DF1"/>
    <w:rsid w:val="00BA3501"/>
    <w:rsid w:val="00BB29D9"/>
    <w:rsid w:val="00BB5346"/>
    <w:rsid w:val="00BC0480"/>
    <w:rsid w:val="00BC2AD1"/>
    <w:rsid w:val="00BD2205"/>
    <w:rsid w:val="00BD50C5"/>
    <w:rsid w:val="00BD6272"/>
    <w:rsid w:val="00BF3B38"/>
    <w:rsid w:val="00BF4394"/>
    <w:rsid w:val="00BF5219"/>
    <w:rsid w:val="00C027EB"/>
    <w:rsid w:val="00C06E59"/>
    <w:rsid w:val="00C12356"/>
    <w:rsid w:val="00C22BF9"/>
    <w:rsid w:val="00C2382E"/>
    <w:rsid w:val="00C256FF"/>
    <w:rsid w:val="00C2672A"/>
    <w:rsid w:val="00C51575"/>
    <w:rsid w:val="00C52FB4"/>
    <w:rsid w:val="00C60E68"/>
    <w:rsid w:val="00C72E7B"/>
    <w:rsid w:val="00C757FB"/>
    <w:rsid w:val="00C76927"/>
    <w:rsid w:val="00C81192"/>
    <w:rsid w:val="00C93876"/>
    <w:rsid w:val="00C9562F"/>
    <w:rsid w:val="00CA0F65"/>
    <w:rsid w:val="00CA1329"/>
    <w:rsid w:val="00CA43B8"/>
    <w:rsid w:val="00CB44E5"/>
    <w:rsid w:val="00CB54DF"/>
    <w:rsid w:val="00CC27DF"/>
    <w:rsid w:val="00CD23F7"/>
    <w:rsid w:val="00CD5982"/>
    <w:rsid w:val="00CE0CD5"/>
    <w:rsid w:val="00CE2B5E"/>
    <w:rsid w:val="00CE3705"/>
    <w:rsid w:val="00D103D5"/>
    <w:rsid w:val="00D13A8A"/>
    <w:rsid w:val="00D14641"/>
    <w:rsid w:val="00D16A81"/>
    <w:rsid w:val="00D21D56"/>
    <w:rsid w:val="00D27100"/>
    <w:rsid w:val="00D27920"/>
    <w:rsid w:val="00D35E11"/>
    <w:rsid w:val="00D458D2"/>
    <w:rsid w:val="00D4626D"/>
    <w:rsid w:val="00D4641D"/>
    <w:rsid w:val="00D52AE6"/>
    <w:rsid w:val="00D53FB3"/>
    <w:rsid w:val="00D550C2"/>
    <w:rsid w:val="00D570FA"/>
    <w:rsid w:val="00D57282"/>
    <w:rsid w:val="00D604CD"/>
    <w:rsid w:val="00D62B33"/>
    <w:rsid w:val="00D6315B"/>
    <w:rsid w:val="00D64739"/>
    <w:rsid w:val="00D66B54"/>
    <w:rsid w:val="00D67A83"/>
    <w:rsid w:val="00D712F4"/>
    <w:rsid w:val="00D737A5"/>
    <w:rsid w:val="00D83932"/>
    <w:rsid w:val="00D84526"/>
    <w:rsid w:val="00D918DA"/>
    <w:rsid w:val="00D93434"/>
    <w:rsid w:val="00D93749"/>
    <w:rsid w:val="00DA0F8B"/>
    <w:rsid w:val="00DA15B5"/>
    <w:rsid w:val="00DA351B"/>
    <w:rsid w:val="00DB0A7A"/>
    <w:rsid w:val="00DB62D6"/>
    <w:rsid w:val="00DB6D75"/>
    <w:rsid w:val="00DC23CC"/>
    <w:rsid w:val="00DC34A2"/>
    <w:rsid w:val="00DC3980"/>
    <w:rsid w:val="00DE1F5C"/>
    <w:rsid w:val="00DE475C"/>
    <w:rsid w:val="00DE7F0C"/>
    <w:rsid w:val="00DF048D"/>
    <w:rsid w:val="00DF0698"/>
    <w:rsid w:val="00DF0C8C"/>
    <w:rsid w:val="00DF11E9"/>
    <w:rsid w:val="00DF2823"/>
    <w:rsid w:val="00E03891"/>
    <w:rsid w:val="00E05D84"/>
    <w:rsid w:val="00E119AA"/>
    <w:rsid w:val="00E14146"/>
    <w:rsid w:val="00E1483D"/>
    <w:rsid w:val="00E21DB5"/>
    <w:rsid w:val="00E268F8"/>
    <w:rsid w:val="00E26FC5"/>
    <w:rsid w:val="00E3157F"/>
    <w:rsid w:val="00E32F46"/>
    <w:rsid w:val="00E35252"/>
    <w:rsid w:val="00E504B0"/>
    <w:rsid w:val="00E510FE"/>
    <w:rsid w:val="00E5178D"/>
    <w:rsid w:val="00E72E00"/>
    <w:rsid w:val="00E74B48"/>
    <w:rsid w:val="00E81693"/>
    <w:rsid w:val="00E85D58"/>
    <w:rsid w:val="00E91ED5"/>
    <w:rsid w:val="00E94817"/>
    <w:rsid w:val="00E974FA"/>
    <w:rsid w:val="00EA328E"/>
    <w:rsid w:val="00EA7A8F"/>
    <w:rsid w:val="00EB57D9"/>
    <w:rsid w:val="00EC6A77"/>
    <w:rsid w:val="00EE4C5A"/>
    <w:rsid w:val="00EE5C09"/>
    <w:rsid w:val="00EE707B"/>
    <w:rsid w:val="00EE7BDD"/>
    <w:rsid w:val="00EF3F25"/>
    <w:rsid w:val="00F04C69"/>
    <w:rsid w:val="00F06020"/>
    <w:rsid w:val="00F16E2A"/>
    <w:rsid w:val="00F203B0"/>
    <w:rsid w:val="00F24389"/>
    <w:rsid w:val="00F27B69"/>
    <w:rsid w:val="00F27D6B"/>
    <w:rsid w:val="00F33E67"/>
    <w:rsid w:val="00F42699"/>
    <w:rsid w:val="00F466FC"/>
    <w:rsid w:val="00F553D5"/>
    <w:rsid w:val="00F5639B"/>
    <w:rsid w:val="00F56959"/>
    <w:rsid w:val="00F621C6"/>
    <w:rsid w:val="00F628FC"/>
    <w:rsid w:val="00F71598"/>
    <w:rsid w:val="00F80C40"/>
    <w:rsid w:val="00F81697"/>
    <w:rsid w:val="00F85283"/>
    <w:rsid w:val="00F86F73"/>
    <w:rsid w:val="00F8702F"/>
    <w:rsid w:val="00F9208C"/>
    <w:rsid w:val="00F92674"/>
    <w:rsid w:val="00F9294E"/>
    <w:rsid w:val="00F96EF1"/>
    <w:rsid w:val="00FA611D"/>
    <w:rsid w:val="00FA689A"/>
    <w:rsid w:val="00FA7258"/>
    <w:rsid w:val="00FB07F0"/>
    <w:rsid w:val="00FB099C"/>
    <w:rsid w:val="00FB1179"/>
    <w:rsid w:val="00FB225B"/>
    <w:rsid w:val="00FB50D9"/>
    <w:rsid w:val="00FB673F"/>
    <w:rsid w:val="00FC10C1"/>
    <w:rsid w:val="00FC67D4"/>
    <w:rsid w:val="00FC7C4F"/>
    <w:rsid w:val="00FD06CF"/>
    <w:rsid w:val="00FE08AE"/>
    <w:rsid w:val="00FE5700"/>
    <w:rsid w:val="00FE7CA4"/>
    <w:rsid w:val="00FF02F4"/>
    <w:rsid w:val="00FF16D3"/>
    <w:rsid w:val="00FF239F"/>
    <w:rsid w:val="00FF4DC3"/>
    <w:rsid w:val="00FF638C"/>
    <w:rsid w:val="453378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699E796B"/>
  <w15:docId w15:val="{D445EFE7-7E2F-4339-968F-E22A2575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uiPriority="0"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30B05"/>
  </w:style>
  <w:style w:type="paragraph" w:styleId="Heading1">
    <w:name w:val="heading 1"/>
    <w:next w:val="Normal"/>
    <w:link w:val="Heading1Char"/>
    <w:qFormat/>
    <w:rsid w:val="0057258B"/>
    <w:pPr>
      <w:pageBreakBefore/>
      <w:numPr>
        <w:numId w:val="16"/>
      </w:numPr>
      <w:spacing w:after="240" w:line="440" w:lineRule="exact"/>
      <w:ind w:left="357" w:hanging="357"/>
      <w:outlineLvl w:val="0"/>
    </w:pPr>
    <w:rPr>
      <w:rFonts w:asciiTheme="majorHAnsi" w:hAnsiTheme="majorHAnsi" w:cstheme="majorHAnsi"/>
      <w:b/>
      <w:color w:val="937A46" w:themeColor="accent2"/>
      <w:spacing w:val="-5"/>
      <w:sz w:val="40"/>
      <w:szCs w:val="40"/>
    </w:rPr>
  </w:style>
  <w:style w:type="paragraph" w:styleId="Heading2">
    <w:name w:val="heading 2"/>
    <w:basedOn w:val="BodyText"/>
    <w:next w:val="Normal"/>
    <w:link w:val="Heading2Char"/>
    <w:qFormat/>
    <w:rsid w:val="001B59AB"/>
    <w:pPr>
      <w:numPr>
        <w:ilvl w:val="1"/>
        <w:numId w:val="16"/>
      </w:numPr>
      <w:spacing w:before="300" w:after="40" w:line="340" w:lineRule="exact"/>
      <w:ind w:hanging="792"/>
      <w:outlineLvl w:val="1"/>
    </w:pPr>
    <w:rPr>
      <w:rFonts w:asciiTheme="majorHAnsi" w:hAnsiTheme="majorHAnsi" w:cstheme="majorHAnsi"/>
      <w:b/>
      <w:color w:val="0097A9"/>
      <w:spacing w:val="-5"/>
      <w:sz w:val="36"/>
      <w:szCs w:val="32"/>
    </w:rPr>
  </w:style>
  <w:style w:type="paragraph" w:styleId="Heading3">
    <w:name w:val="heading 3"/>
    <w:basedOn w:val="Heading2"/>
    <w:next w:val="Normal"/>
    <w:link w:val="Heading3Char"/>
    <w:qFormat/>
    <w:rsid w:val="0057258B"/>
    <w:pPr>
      <w:numPr>
        <w:ilvl w:val="2"/>
      </w:numPr>
      <w:ind w:left="851" w:hanging="851"/>
      <w:outlineLvl w:val="2"/>
    </w:pPr>
    <w:rPr>
      <w:b w:val="0"/>
      <w:color w:val="937A46" w:themeColor="accent2"/>
      <w:sz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255FCA"/>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255FCA"/>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57258B"/>
    <w:pPr>
      <w:spacing w:after="0" w:line="600" w:lineRule="exact"/>
    </w:pPr>
    <w:rPr>
      <w:rFonts w:asciiTheme="majorHAnsi" w:hAnsiTheme="majorHAnsi" w:cstheme="majorHAnsi"/>
      <w:color w:val="808474" w:themeColor="accent6" w:themeShade="BF"/>
      <w:spacing w:val="-10"/>
      <w:kern w:val="64"/>
      <w:sz w:val="44"/>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rsid w:val="0057258B"/>
    <w:rPr>
      <w:rFonts w:asciiTheme="majorHAnsi" w:hAnsiTheme="majorHAnsi" w:cstheme="majorHAnsi"/>
      <w:b/>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rsid w:val="001B59AB"/>
    <w:rPr>
      <w:rFonts w:asciiTheme="majorHAnsi" w:hAnsiTheme="majorHAnsi" w:cstheme="majorHAnsi"/>
      <w:b/>
      <w:color w:val="0097A9"/>
      <w:spacing w:val="-5"/>
      <w:sz w:val="36"/>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rsid w:val="0057258B"/>
    <w:rPr>
      <w:rFonts w:asciiTheme="majorHAnsi" w:hAnsiTheme="majorHAnsi" w:cstheme="majorHAnsi"/>
      <w:color w:val="937A46" w:themeColor="accent2"/>
      <w:spacing w:val="-5"/>
      <w:sz w:val="32"/>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DB62D6"/>
    <w:pPr>
      <w:tabs>
        <w:tab w:val="left" w:pos="6120"/>
      </w:tabs>
      <w:spacing w:after="80"/>
      <w:ind w:left="216" w:right="5040"/>
    </w:pPr>
    <w:rPr>
      <w:noProof/>
      <w:color w:val="937A46" w:themeColor="accent2"/>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B67569"/>
    <w:pPr>
      <w:spacing w:after="0" w:line="240" w:lineRule="auto"/>
    </w:pPr>
    <w:rPr>
      <w:rFonts w:ascii="Calibri" w:eastAsia="Calibri" w:hAnsi="Calibri" w:cs="Times New Roman"/>
      <w:lang w:val="en-US" w:eastAsia="en-US"/>
    </w:rPr>
  </w:style>
  <w:style w:type="table" w:styleId="LightList-Accent5">
    <w:name w:val="Light List Accent 5"/>
    <w:basedOn w:val="TableNormal"/>
    <w:uiPriority w:val="61"/>
    <w:rsid w:val="00B67569"/>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Pr>
    <w:tcPr>
      <w:shd w:val="clear" w:color="auto" w:fill="auto"/>
    </w:tcPr>
    <w:tblStylePr w:type="firstRow">
      <w:pPr>
        <w:spacing w:before="0" w:after="0" w:line="240" w:lineRule="auto"/>
      </w:pPr>
      <w:rPr>
        <w:b/>
        <w:bCs/>
        <w:color w:val="FFFFFF" w:themeColor="background1"/>
      </w:rPr>
      <w:tblPr/>
      <w:tcPr>
        <w:shd w:val="clear" w:color="auto" w:fill="356195" w:themeFill="accent5"/>
      </w:tcPr>
    </w:tblStylePr>
    <w:tblStylePr w:type="lastRow">
      <w:pPr>
        <w:spacing w:before="0" w:after="0" w:line="240" w:lineRule="auto"/>
      </w:pPr>
      <w:rPr>
        <w:b/>
        <w:bCs/>
      </w:rPr>
      <w:tblPr/>
      <w:tcPr>
        <w:tcBorders>
          <w:top w:val="double" w:sz="6" w:space="0" w:color="356195" w:themeColor="accent5"/>
          <w:left w:val="single" w:sz="8" w:space="0" w:color="356195" w:themeColor="accent5"/>
          <w:bottom w:val="single" w:sz="8" w:space="0" w:color="356195" w:themeColor="accent5"/>
          <w:right w:val="single" w:sz="8" w:space="0" w:color="356195" w:themeColor="accent5"/>
        </w:tcBorders>
      </w:tcPr>
    </w:tblStylePr>
    <w:tblStylePr w:type="firstCol">
      <w:rPr>
        <w:b/>
        <w:bCs/>
      </w:rPr>
    </w:tblStylePr>
    <w:tblStylePr w:type="lastCol">
      <w:rPr>
        <w:b/>
        <w:bCs/>
      </w:rPr>
    </w:tblStylePr>
    <w:tblStylePr w:type="band1Vert">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tblStylePr w:type="band1Horz">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style>
  <w:style w:type="paragraph" w:customStyle="1" w:styleId="Body">
    <w:name w:val="Body"/>
    <w:basedOn w:val="Normal"/>
    <w:link w:val="BodyChar"/>
    <w:qFormat/>
    <w:rsid w:val="00B67569"/>
    <w:pPr>
      <w:ind w:left="1440"/>
      <w:jc w:val="both"/>
    </w:pPr>
    <w:rPr>
      <w:rFonts w:ascii="Arial" w:eastAsiaTheme="minorHAnsi" w:hAnsi="Arial" w:cs="Arial"/>
      <w:sz w:val="18"/>
      <w:szCs w:val="18"/>
      <w:lang w:val="en-US" w:eastAsia="en-US"/>
    </w:rPr>
  </w:style>
  <w:style w:type="character" w:customStyle="1" w:styleId="BodyChar">
    <w:name w:val="Body Char"/>
    <w:basedOn w:val="DefaultParagraphFont"/>
    <w:link w:val="Body"/>
    <w:rsid w:val="00B67569"/>
    <w:rPr>
      <w:rFonts w:ascii="Arial" w:eastAsiaTheme="minorHAnsi" w:hAnsi="Arial" w:cs="Arial"/>
      <w:sz w:val="18"/>
      <w:szCs w:val="18"/>
      <w:lang w:val="en-US" w:eastAsia="en-US"/>
    </w:rPr>
  </w:style>
  <w:style w:type="table" w:customStyle="1" w:styleId="LightList-Accent51">
    <w:name w:val="Light List - Accent 51"/>
    <w:basedOn w:val="TableNormal"/>
    <w:next w:val="LightList-Accent5"/>
    <w:uiPriority w:val="61"/>
    <w:rsid w:val="00A70E06"/>
    <w:pPr>
      <w:spacing w:after="0" w:line="240" w:lineRule="auto"/>
    </w:pPr>
    <w:rPr>
      <w:rFonts w:ascii="Calibri" w:eastAsia="Calibri" w:hAnsi="Calibri" w:cs="Times New Roman"/>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styleId="CommentReference">
    <w:name w:val="annotation reference"/>
    <w:basedOn w:val="DefaultParagraphFont"/>
    <w:uiPriority w:val="99"/>
    <w:semiHidden/>
    <w:unhideWhenUsed/>
    <w:rsid w:val="00E35252"/>
    <w:rPr>
      <w:sz w:val="16"/>
      <w:szCs w:val="16"/>
    </w:rPr>
  </w:style>
  <w:style w:type="paragraph" w:styleId="CommentText">
    <w:name w:val="annotation text"/>
    <w:basedOn w:val="Normal"/>
    <w:link w:val="CommentTextChar"/>
    <w:uiPriority w:val="99"/>
    <w:semiHidden/>
    <w:unhideWhenUsed/>
    <w:rsid w:val="00E35252"/>
    <w:pPr>
      <w:spacing w:line="240" w:lineRule="auto"/>
    </w:pPr>
    <w:rPr>
      <w:sz w:val="20"/>
      <w:szCs w:val="20"/>
    </w:rPr>
  </w:style>
  <w:style w:type="character" w:customStyle="1" w:styleId="CommentTextChar">
    <w:name w:val="Comment Text Char"/>
    <w:basedOn w:val="DefaultParagraphFont"/>
    <w:link w:val="CommentText"/>
    <w:uiPriority w:val="99"/>
    <w:semiHidden/>
    <w:rsid w:val="00E35252"/>
    <w:rPr>
      <w:sz w:val="20"/>
      <w:szCs w:val="20"/>
    </w:rPr>
  </w:style>
  <w:style w:type="paragraph" w:styleId="CommentSubject">
    <w:name w:val="annotation subject"/>
    <w:basedOn w:val="CommentText"/>
    <w:next w:val="CommentText"/>
    <w:link w:val="CommentSubjectChar"/>
    <w:uiPriority w:val="99"/>
    <w:semiHidden/>
    <w:unhideWhenUsed/>
    <w:rsid w:val="00E35252"/>
    <w:rPr>
      <w:b/>
      <w:bCs/>
    </w:rPr>
  </w:style>
  <w:style w:type="character" w:customStyle="1" w:styleId="CommentSubjectChar">
    <w:name w:val="Comment Subject Char"/>
    <w:basedOn w:val="CommentTextChar"/>
    <w:link w:val="CommentSubject"/>
    <w:uiPriority w:val="99"/>
    <w:semiHidden/>
    <w:rsid w:val="00E35252"/>
    <w:rPr>
      <w:b/>
      <w:bCs/>
      <w:sz w:val="20"/>
      <w:szCs w:val="20"/>
    </w:rPr>
  </w:style>
  <w:style w:type="paragraph" w:styleId="Revision">
    <w:name w:val="Revision"/>
    <w:hidden/>
    <w:uiPriority w:val="99"/>
    <w:semiHidden/>
    <w:rsid w:val="00517A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669884">
      <w:bodyDiv w:val="1"/>
      <w:marLeft w:val="0"/>
      <w:marRight w:val="0"/>
      <w:marTop w:val="0"/>
      <w:marBottom w:val="0"/>
      <w:divBdr>
        <w:top w:val="none" w:sz="0" w:space="0" w:color="auto"/>
        <w:left w:val="none" w:sz="0" w:space="0" w:color="auto"/>
        <w:bottom w:val="none" w:sz="0" w:space="0" w:color="auto"/>
        <w:right w:val="none" w:sz="0" w:space="0" w:color="auto"/>
      </w:divBdr>
    </w:div>
    <w:div w:id="383255171">
      <w:bodyDiv w:val="1"/>
      <w:marLeft w:val="0"/>
      <w:marRight w:val="0"/>
      <w:marTop w:val="0"/>
      <w:marBottom w:val="0"/>
      <w:divBdr>
        <w:top w:val="none" w:sz="0" w:space="0" w:color="auto"/>
        <w:left w:val="none" w:sz="0" w:space="0" w:color="auto"/>
        <w:bottom w:val="none" w:sz="0" w:space="0" w:color="auto"/>
        <w:right w:val="none" w:sz="0" w:space="0" w:color="auto"/>
      </w:divBdr>
    </w:div>
    <w:div w:id="405372922">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78044378">
      <w:bodyDiv w:val="1"/>
      <w:marLeft w:val="0"/>
      <w:marRight w:val="0"/>
      <w:marTop w:val="0"/>
      <w:marBottom w:val="0"/>
      <w:divBdr>
        <w:top w:val="none" w:sz="0" w:space="0" w:color="auto"/>
        <w:left w:val="none" w:sz="0" w:space="0" w:color="auto"/>
        <w:bottom w:val="none" w:sz="0" w:space="0" w:color="auto"/>
        <w:right w:val="none" w:sz="0" w:space="0" w:color="auto"/>
      </w:divBdr>
    </w:div>
    <w:div w:id="798760887">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017632">
      <w:bodyDiv w:val="1"/>
      <w:marLeft w:val="0"/>
      <w:marRight w:val="0"/>
      <w:marTop w:val="0"/>
      <w:marBottom w:val="0"/>
      <w:divBdr>
        <w:top w:val="none" w:sz="0" w:space="0" w:color="auto"/>
        <w:left w:val="none" w:sz="0" w:space="0" w:color="auto"/>
        <w:bottom w:val="none" w:sz="0" w:space="0" w:color="auto"/>
        <w:right w:val="none" w:sz="0" w:space="0" w:color="auto"/>
      </w:divBdr>
    </w:div>
    <w:div w:id="139496083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34359836">
      <w:bodyDiv w:val="1"/>
      <w:marLeft w:val="0"/>
      <w:marRight w:val="0"/>
      <w:marTop w:val="0"/>
      <w:marBottom w:val="0"/>
      <w:divBdr>
        <w:top w:val="none" w:sz="0" w:space="0" w:color="auto"/>
        <w:left w:val="none" w:sz="0" w:space="0" w:color="auto"/>
        <w:bottom w:val="none" w:sz="0" w:space="0" w:color="auto"/>
        <w:right w:val="none" w:sz="0" w:space="0" w:color="auto"/>
      </w:divBdr>
    </w:div>
    <w:div w:id="1690180081">
      <w:bodyDiv w:val="1"/>
      <w:marLeft w:val="0"/>
      <w:marRight w:val="0"/>
      <w:marTop w:val="0"/>
      <w:marBottom w:val="0"/>
      <w:divBdr>
        <w:top w:val="none" w:sz="0" w:space="0" w:color="auto"/>
        <w:left w:val="none" w:sz="0" w:space="0" w:color="auto"/>
        <w:bottom w:val="none" w:sz="0" w:space="0" w:color="auto"/>
        <w:right w:val="none" w:sz="0" w:space="0" w:color="auto"/>
      </w:divBdr>
    </w:div>
    <w:div w:id="1721857528">
      <w:bodyDiv w:val="1"/>
      <w:marLeft w:val="0"/>
      <w:marRight w:val="0"/>
      <w:marTop w:val="0"/>
      <w:marBottom w:val="0"/>
      <w:divBdr>
        <w:top w:val="none" w:sz="0" w:space="0" w:color="auto"/>
        <w:left w:val="none" w:sz="0" w:space="0" w:color="auto"/>
        <w:bottom w:val="none" w:sz="0" w:space="0" w:color="auto"/>
        <w:right w:val="none" w:sz="0" w:space="0" w:color="auto"/>
      </w:divBdr>
    </w:div>
    <w:div w:id="189805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yperlink" Target="https://sp.cwb.local/departments/is/is/architecture/SitePages/IT%20Engagement%20Model.aspx" TargetMode="External"/><Relationship Id="rId17" Type="http://schemas.openxmlformats.org/officeDocument/2006/relationships/footer" Target="footer2.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8985F910FD40E4841EE16A762A7158"/>
        <w:category>
          <w:name w:val="General"/>
          <w:gallery w:val="placeholder"/>
        </w:category>
        <w:types>
          <w:type w:val="bbPlcHdr"/>
        </w:types>
        <w:behaviors>
          <w:behavior w:val="content"/>
        </w:behaviors>
        <w:guid w:val="{3FA5E400-EA69-4372-9595-40E62E8DED4B}"/>
      </w:docPartPr>
      <w:docPartBody>
        <w:p w:rsidR="00E9736D" w:rsidRDefault="00E9736D">
          <w:pPr>
            <w:pStyle w:val="D58985F910FD40E4841EE16A762A7158"/>
          </w:pPr>
          <w:r w:rsidRPr="00CA0FE7">
            <w:rPr>
              <w:rStyle w:val="PlaceholderText"/>
            </w:rPr>
            <w:t>[Title]</w:t>
          </w:r>
        </w:p>
      </w:docPartBody>
    </w:docPart>
    <w:docPart>
      <w:docPartPr>
        <w:name w:val="E83B94C2F37E468A812A3B3386F13449"/>
        <w:category>
          <w:name w:val="General"/>
          <w:gallery w:val="placeholder"/>
        </w:category>
        <w:types>
          <w:type w:val="bbPlcHdr"/>
        </w:types>
        <w:behaviors>
          <w:behavior w:val="content"/>
        </w:behaviors>
        <w:guid w:val="{6D4FCDC3-E707-48E4-AA95-6F3E2A49150A}"/>
      </w:docPartPr>
      <w:docPartBody>
        <w:p w:rsidR="0097159B" w:rsidRDefault="00BF3542" w:rsidP="00BF3542">
          <w:pPr>
            <w:pStyle w:val="E83B94C2F37E468A812A3B3386F13449"/>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erdana,Bold">
    <w:altName w:val="Verdan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36D"/>
    <w:rsid w:val="002D04F1"/>
    <w:rsid w:val="004361E8"/>
    <w:rsid w:val="00443558"/>
    <w:rsid w:val="00461EFB"/>
    <w:rsid w:val="004D3162"/>
    <w:rsid w:val="007D1BA5"/>
    <w:rsid w:val="00931F0C"/>
    <w:rsid w:val="0097159B"/>
    <w:rsid w:val="00BF3542"/>
    <w:rsid w:val="00C050FC"/>
    <w:rsid w:val="00E9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F3542"/>
    <w:rPr>
      <w:color w:val="808080"/>
    </w:rPr>
  </w:style>
  <w:style w:type="paragraph" w:customStyle="1" w:styleId="633AFEE3F4BD49C390C47EC64AA365EC">
    <w:name w:val="633AFEE3F4BD49C390C47EC64AA365EC"/>
  </w:style>
  <w:style w:type="paragraph" w:customStyle="1" w:styleId="E0B5FE7C0850470AA5D870AC68062C05">
    <w:name w:val="E0B5FE7C0850470AA5D870AC68062C05"/>
  </w:style>
  <w:style w:type="paragraph" w:customStyle="1" w:styleId="59828392211643C28F812C459E142E5E">
    <w:name w:val="59828392211643C28F812C459E142E5E"/>
  </w:style>
  <w:style w:type="paragraph" w:customStyle="1" w:styleId="A65CF1E99BDB4056A1CBAD421C027792">
    <w:name w:val="A65CF1E99BDB4056A1CBAD421C027792"/>
  </w:style>
  <w:style w:type="paragraph" w:customStyle="1" w:styleId="D58985F910FD40E4841EE16A762A7158">
    <w:name w:val="D58985F910FD40E4841EE16A762A7158"/>
  </w:style>
  <w:style w:type="paragraph" w:customStyle="1" w:styleId="59807B4F34944132B9F43A14D53CB5F5">
    <w:name w:val="59807B4F34944132B9F43A14D53CB5F5"/>
    <w:rsid w:val="00BF3542"/>
  </w:style>
  <w:style w:type="paragraph" w:customStyle="1" w:styleId="2034636D40824DE6874B4E1DD865659A">
    <w:name w:val="2034636D40824DE6874B4E1DD865659A"/>
    <w:rsid w:val="00BF3542"/>
  </w:style>
  <w:style w:type="paragraph" w:customStyle="1" w:styleId="1B6ECC72D0FD4A42BD333D3284BA579D">
    <w:name w:val="1B6ECC72D0FD4A42BD333D3284BA579D"/>
    <w:rsid w:val="00BF3542"/>
  </w:style>
  <w:style w:type="paragraph" w:customStyle="1" w:styleId="E83B94C2F37E468A812A3B3386F13449">
    <w:name w:val="E83B94C2F37E468A812A3B3386F13449"/>
    <w:rsid w:val="00BF3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2019-09-19T00:00:00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A661AD-9CA7-4FD5-8115-F959433485EC}">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B71D0E0C-6E88-4FC7-A076-A8A3538CA622}">
  <ds:schemaRefs>
    <ds:schemaRef ds:uri="http://schemas.microsoft.com/sharepoint/v3/contenttype/forms"/>
  </ds:schemaRefs>
</ds:datastoreItem>
</file>

<file path=customXml/itemProps4.xml><?xml version="1.0" encoding="utf-8"?>
<ds:datastoreItem xmlns:ds="http://schemas.openxmlformats.org/officeDocument/2006/customXml" ds:itemID="{DE613EF3-D4F1-493B-B2AE-E5232E1AEF89}"/>
</file>

<file path=customXml/itemProps5.xml><?xml version="1.0" encoding="utf-8"?>
<ds:datastoreItem xmlns:ds="http://schemas.openxmlformats.org/officeDocument/2006/customXml" ds:itemID="{0210DE33-2CA3-45B4-B3A0-75E7A341C005}">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5544</Words>
  <Characters>31604</Characters>
  <Application>Microsoft Office Word</Application>
  <DocSecurity>4</DocSecurity>
  <Lines>263</Lines>
  <Paragraphs>74</Paragraphs>
  <ScaleCrop>false</ScaleCrop>
  <HeadingPairs>
    <vt:vector size="2" baseType="variant">
      <vt:variant>
        <vt:lpstr>Title</vt:lpstr>
      </vt:variant>
      <vt:variant>
        <vt:i4>1</vt:i4>
      </vt:variant>
    </vt:vector>
  </HeadingPairs>
  <TitlesOfParts>
    <vt:vector size="1" baseType="lpstr">
      <vt:lpstr>Cloud Assessment Template</vt:lpstr>
    </vt:vector>
  </TitlesOfParts>
  <Company>Canadian Western Bank</Company>
  <LinksUpToDate>false</LinksUpToDate>
  <CharactersWithSpaces>37074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Assessment Template</dc:title>
  <dc:creator>Jose Barril</dc:creator>
  <dc:description>Branch/Department</dc:description>
  <cp:lastModifiedBy>Kate Jekabson</cp:lastModifiedBy>
  <cp:revision>2</cp:revision>
  <cp:lastPrinted>2017-01-31T23:14:00Z</cp:lastPrinted>
  <dcterms:created xsi:type="dcterms:W3CDTF">2020-05-21T20:51:00Z</dcterms:created>
  <dcterms:modified xsi:type="dcterms:W3CDTF">2020-05-21T20:51:00Z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169300</vt:r8>
  </property>
  <property fmtid="{D5CDD505-2E9C-101B-9397-08002B2CF9AE}" pid="4" name="URL">
    <vt:lpwstr/>
  </property>
  <property fmtid="{D5CDD505-2E9C-101B-9397-08002B2CF9AE}" pid="5" name="MediaServiceImageTags">
    <vt:lpwstr/>
  </property>
</Properties>
</file>