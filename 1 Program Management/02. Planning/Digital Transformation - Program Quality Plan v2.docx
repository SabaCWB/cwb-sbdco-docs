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b w:val="0"/>
        </w:rPr>
        <w:alias w:val="Title"/>
        <w:tag w:val=""/>
        <w:id w:val="-1461955582"/>
        <w:placeholder>
          <w:docPart w:val="5968D5CC10344737B0D05D8FE2B8E6DC"/>
        </w:placeholder>
        <w:dataBinding w:prefixMappings="xmlns:ns0='http://purl.org/dc/elements/1.1/' xmlns:ns1='http://schemas.openxmlformats.org/package/2006/metadata/core-properties' " w:xpath="/ns1:coreProperties[1]/ns0:title[1]" w:storeItemID="{6C3C8BC8-F283-45AE-878A-BAB7291924A1}"/>
        <w:text/>
      </w:sdtPr>
      <w:sdtEndPr/>
      <w:sdtContent>
        <w:p w14:paraId="0A0B406A" w14:textId="2CAB7B62" w:rsidR="00E5178D" w:rsidRPr="00337680" w:rsidRDefault="006D69B9" w:rsidP="00CA1329">
          <w:pPr>
            <w:pStyle w:val="TitleCover"/>
          </w:pPr>
          <w:r>
            <w:rPr>
              <w:b w:val="0"/>
            </w:rPr>
            <w:t>Digital Transformation - Program Quality Plan</w:t>
          </w:r>
        </w:p>
      </w:sdtContent>
    </w:sdt>
    <w:p w14:paraId="6CB2E1BF" w14:textId="74CDAC52" w:rsidR="00793F43" w:rsidRPr="00CA1329" w:rsidRDefault="002831A4" w:rsidP="00793F43">
      <w:pPr>
        <w:pStyle w:val="SubtitleCover"/>
        <w:rPr>
          <w:color w:val="808474" w:themeColor="accent6" w:themeShade="BF"/>
        </w:rPr>
      </w:pPr>
      <w:r>
        <w:rPr>
          <w:color w:val="808474" w:themeColor="accent6" w:themeShade="BF"/>
        </w:rPr>
        <w:t>Pro</w:t>
      </w:r>
      <w:r w:rsidR="006D69B9">
        <w:rPr>
          <w:color w:val="808474" w:themeColor="accent6" w:themeShade="BF"/>
        </w:rPr>
        <w:t>gram</w:t>
      </w:r>
      <w:r>
        <w:rPr>
          <w:color w:val="808474" w:themeColor="accent6" w:themeShade="BF"/>
        </w:rPr>
        <w:t xml:space="preserve"> Management Plan</w:t>
      </w:r>
    </w:p>
    <w:p w14:paraId="258B41EB" w14:textId="77777777" w:rsidR="00793F43" w:rsidRPr="00CA1329" w:rsidRDefault="00793F43" w:rsidP="00793F43">
      <w:pPr>
        <w:pStyle w:val="SubtitleCover"/>
        <w:rPr>
          <w:color w:val="808474" w:themeColor="accent6" w:themeShade="BF"/>
        </w:rPr>
      </w:pPr>
    </w:p>
    <w:p w14:paraId="6A6C8CA4" w14:textId="77777777" w:rsidR="00793F43" w:rsidRPr="00CA1329" w:rsidRDefault="00793F43" w:rsidP="00793F43">
      <w:pPr>
        <w:pStyle w:val="Sub-subtitlingCover"/>
        <w:rPr>
          <w:color w:val="808474" w:themeColor="accent6" w:themeShade="BF"/>
        </w:rPr>
      </w:pPr>
    </w:p>
    <w:p w14:paraId="615C593A" w14:textId="77777777" w:rsidR="00396719" w:rsidRPr="00CA1329" w:rsidRDefault="00396719" w:rsidP="00E81693">
      <w:pPr>
        <w:pStyle w:val="Sub-subtitlingCover"/>
        <w:rPr>
          <w:color w:val="808474" w:themeColor="accent6" w:themeShade="BF"/>
        </w:rPr>
      </w:pPr>
    </w:p>
    <w:p w14:paraId="2ED7E442" w14:textId="77777777" w:rsidR="00D4641D" w:rsidRPr="00CA1329" w:rsidRDefault="00D4641D" w:rsidP="00E81693">
      <w:pPr>
        <w:pStyle w:val="Sub-subtitlingCover"/>
        <w:rPr>
          <w:color w:val="808474" w:themeColor="accent6" w:themeShade="BF"/>
        </w:rPr>
      </w:pPr>
      <w:r w:rsidRPr="00CA1329">
        <w:rPr>
          <w:color w:val="808474" w:themeColor="accent6" w:themeShade="BF"/>
        </w:rPr>
        <w:br/>
      </w:r>
      <w:r w:rsidR="00C51575" w:rsidRPr="00CA1329">
        <w:rPr>
          <w:color w:val="808474" w:themeColor="accent6" w:themeShade="BF"/>
        </w:rPr>
        <w:fldChar w:fldCharType="begin"/>
      </w:r>
      <w:r w:rsidR="00C51575" w:rsidRPr="00CA1329">
        <w:rPr>
          <w:color w:val="808474" w:themeColor="accent6" w:themeShade="BF"/>
        </w:rPr>
        <w:instrText xml:space="preserve"> Branch/Department </w:instrText>
      </w:r>
      <w:r w:rsidR="00C51575" w:rsidRPr="00CA1329">
        <w:rPr>
          <w:color w:val="808474" w:themeColor="accent6" w:themeShade="BF"/>
        </w:rPr>
        <w:fldChar w:fldCharType="end"/>
      </w:r>
    </w:p>
    <w:p w14:paraId="6E6F948C" w14:textId="77777777" w:rsidR="003D3085" w:rsidRDefault="003D3085" w:rsidP="00E81693">
      <w:pPr>
        <w:pStyle w:val="Sub-subtitlingCover"/>
        <w:sectPr w:rsidR="003D3085"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p>
    <w:p w14:paraId="49A2AB35" w14:textId="77777777" w:rsidR="002831A4" w:rsidRPr="003752EC" w:rsidRDefault="00D263E3" w:rsidP="002831A4">
      <w:pPr>
        <w:pStyle w:val="Heading1"/>
        <w:keepNext/>
        <w:numPr>
          <w:ilvl w:val="0"/>
          <w:numId w:val="25"/>
        </w:numPr>
        <w:spacing w:after="120" w:line="240" w:lineRule="auto"/>
        <w:rPr>
          <w:lang w:val="en-US"/>
        </w:rPr>
      </w:pPr>
      <w:bookmarkStart w:id="0" w:name="_Toc451349543"/>
      <w:bookmarkStart w:id="1" w:name="_Toc488311429"/>
      <w:bookmarkStart w:id="2" w:name="_Toc488316543"/>
      <w:bookmarkStart w:id="3" w:name="_Toc473637800"/>
      <w:bookmarkStart w:id="4" w:name="_Toc379182382"/>
      <w:bookmarkStart w:id="5" w:name="_Toc379183389"/>
      <w:r>
        <w:rPr>
          <w:lang w:val="en-US"/>
        </w:rPr>
        <w:lastRenderedPageBreak/>
        <w:t>I</w:t>
      </w:r>
      <w:r w:rsidR="002831A4" w:rsidRPr="003752EC">
        <w:rPr>
          <w:lang w:val="en-US"/>
        </w:rPr>
        <w:t>ntroduction</w:t>
      </w:r>
      <w:bookmarkEnd w:id="0"/>
      <w:bookmarkEnd w:id="1"/>
      <w:bookmarkEnd w:id="2"/>
    </w:p>
    <w:p w14:paraId="008EDCE9" w14:textId="77777777" w:rsidR="002831A4" w:rsidRPr="003752EC" w:rsidRDefault="002831A4" w:rsidP="002831A4">
      <w:pPr>
        <w:pStyle w:val="Heading2"/>
        <w:keepNext/>
        <w:numPr>
          <w:ilvl w:val="1"/>
          <w:numId w:val="25"/>
        </w:numPr>
        <w:spacing w:before="360" w:after="120" w:line="240" w:lineRule="auto"/>
        <w:ind w:hanging="11"/>
        <w:rPr>
          <w:lang w:val="en-US"/>
        </w:rPr>
      </w:pPr>
      <w:bookmarkStart w:id="6" w:name="_Toc451349544"/>
      <w:bookmarkStart w:id="7" w:name="_Toc488311430"/>
      <w:r w:rsidRPr="003752EC">
        <w:rPr>
          <w:lang w:val="en-US"/>
        </w:rPr>
        <w:t>Purpose</w:t>
      </w:r>
      <w:bookmarkEnd w:id="6"/>
      <w:bookmarkEnd w:id="7"/>
    </w:p>
    <w:p w14:paraId="03BD8328" w14:textId="55443A1C" w:rsidR="002831A4" w:rsidRDefault="002831A4" w:rsidP="002831A4">
      <w:pPr>
        <w:pStyle w:val="BodyTextIndent"/>
        <w:ind w:left="1418"/>
        <w:rPr>
          <w:lang w:val="en-US"/>
        </w:rPr>
      </w:pPr>
      <w:r w:rsidRPr="00295EF8">
        <w:rPr>
          <w:lang w:val="en-US"/>
        </w:rPr>
        <w:t>The objective of t</w:t>
      </w:r>
      <w:r>
        <w:rPr>
          <w:lang w:val="en-US"/>
        </w:rPr>
        <w:t xml:space="preserve">his document is to provide the </w:t>
      </w:r>
      <w:r w:rsidR="006D69B9">
        <w:rPr>
          <w:lang w:val="en-US"/>
        </w:rPr>
        <w:t>Program</w:t>
      </w:r>
      <w:r>
        <w:rPr>
          <w:lang w:val="en-US"/>
        </w:rPr>
        <w:t xml:space="preserve"> with a systematic </w:t>
      </w:r>
      <w:r w:rsidR="006D69B9">
        <w:rPr>
          <w:lang w:val="en-US"/>
        </w:rPr>
        <w:t>Program</w:t>
      </w:r>
      <w:r>
        <w:rPr>
          <w:lang w:val="en-US"/>
        </w:rPr>
        <w:t xml:space="preserve"> quality plan, comprised of the identification of standards and best practices, methods and metrics, and active reporting to manage the quality of </w:t>
      </w:r>
      <w:r w:rsidR="006D69B9">
        <w:rPr>
          <w:lang w:val="en-US"/>
        </w:rPr>
        <w:t>Program</w:t>
      </w:r>
      <w:r>
        <w:rPr>
          <w:lang w:val="en-US"/>
        </w:rPr>
        <w:t xml:space="preserve"> deliverables and processes.</w:t>
      </w:r>
    </w:p>
    <w:p w14:paraId="185D44F7" w14:textId="77777777" w:rsidR="002831A4" w:rsidRPr="003752EC" w:rsidRDefault="002831A4" w:rsidP="002831A4">
      <w:pPr>
        <w:pStyle w:val="Heading2"/>
        <w:keepNext/>
        <w:numPr>
          <w:ilvl w:val="1"/>
          <w:numId w:val="25"/>
        </w:numPr>
        <w:tabs>
          <w:tab w:val="clear" w:pos="720"/>
        </w:tabs>
        <w:spacing w:before="360" w:after="120" w:line="240" w:lineRule="auto"/>
        <w:ind w:left="1418"/>
        <w:rPr>
          <w:lang w:val="en-US"/>
        </w:rPr>
      </w:pPr>
      <w:bookmarkStart w:id="8" w:name="_Toc451349545"/>
      <w:bookmarkStart w:id="9" w:name="_Toc488311431"/>
      <w:r w:rsidRPr="003752EC">
        <w:rPr>
          <w:lang w:val="en-US"/>
        </w:rPr>
        <w:t>Scope</w:t>
      </w:r>
      <w:bookmarkEnd w:id="8"/>
      <w:bookmarkEnd w:id="9"/>
      <w:r>
        <w:rPr>
          <w:lang w:val="en-US"/>
        </w:rPr>
        <w:t xml:space="preserve"> </w:t>
      </w:r>
    </w:p>
    <w:p w14:paraId="4D2B75E1" w14:textId="5FCDC942" w:rsidR="002831A4" w:rsidRDefault="002831A4" w:rsidP="002831A4">
      <w:pPr>
        <w:pStyle w:val="BodyTextIndent"/>
        <w:ind w:left="1418"/>
        <w:rPr>
          <w:rFonts w:cs="Calibri"/>
          <w:lang w:eastAsia="ar-SA"/>
        </w:rPr>
      </w:pPr>
      <w:r w:rsidRPr="003752EC">
        <w:rPr>
          <w:lang w:val="en-US"/>
        </w:rPr>
        <w:t>The scope of this</w:t>
      </w:r>
      <w:r>
        <w:rPr>
          <w:lang w:val="en-US"/>
        </w:rPr>
        <w:t xml:space="preserve"> plan</w:t>
      </w:r>
      <w:r w:rsidRPr="003752EC">
        <w:rPr>
          <w:lang w:val="en-US"/>
        </w:rPr>
        <w:t xml:space="preserve"> document is</w:t>
      </w:r>
      <w:r>
        <w:rPr>
          <w:lang w:val="en-US"/>
        </w:rPr>
        <w:t xml:space="preserve"> to</w:t>
      </w:r>
      <w:r w:rsidRPr="00295EF8">
        <w:rPr>
          <w:lang w:val="en-US"/>
        </w:rPr>
        <w:t xml:space="preserve"> align with</w:t>
      </w:r>
      <w:r>
        <w:rPr>
          <w:lang w:val="en-US"/>
        </w:rPr>
        <w:t xml:space="preserve">, and build upon, the approach to </w:t>
      </w:r>
      <w:r w:rsidR="006D69B9">
        <w:rPr>
          <w:lang w:val="en-US"/>
        </w:rPr>
        <w:t>Program</w:t>
      </w:r>
      <w:r>
        <w:rPr>
          <w:lang w:val="en-US"/>
        </w:rPr>
        <w:t xml:space="preserve"> quality defined within the </w:t>
      </w:r>
      <w:r w:rsidR="006D69B9">
        <w:rPr>
          <w:lang w:val="en-US"/>
        </w:rPr>
        <w:t>Program</w:t>
      </w:r>
      <w:r w:rsidRPr="00FC675D">
        <w:rPr>
          <w:lang w:val="en-US"/>
        </w:rPr>
        <w:t xml:space="preserve"> Management Plan</w:t>
      </w:r>
      <w:r>
        <w:rPr>
          <w:lang w:val="en-US"/>
        </w:rPr>
        <w:t>.</w:t>
      </w:r>
      <w:r w:rsidRPr="003752EC">
        <w:rPr>
          <w:lang w:val="en-US"/>
        </w:rPr>
        <w:t xml:space="preserve"> </w:t>
      </w:r>
      <w:r>
        <w:rPr>
          <w:lang w:val="en-US"/>
        </w:rPr>
        <w:t xml:space="preserve">  </w:t>
      </w:r>
    </w:p>
    <w:p w14:paraId="17561183" w14:textId="77777777" w:rsidR="002831A4" w:rsidRDefault="002831A4" w:rsidP="002831A4">
      <w:pPr>
        <w:pStyle w:val="BodyTextIndent"/>
        <w:ind w:left="1418"/>
        <w:rPr>
          <w:rFonts w:cs="Calibri"/>
          <w:lang w:eastAsia="ar-SA"/>
        </w:rPr>
      </w:pPr>
      <w:r w:rsidRPr="00295EF8">
        <w:rPr>
          <w:rFonts w:cs="Calibri"/>
          <w:lang w:eastAsia="ar-SA"/>
        </w:rPr>
        <w:t>The scope of work requir</w:t>
      </w:r>
      <w:r>
        <w:rPr>
          <w:rFonts w:cs="Calibri"/>
          <w:lang w:eastAsia="ar-SA"/>
        </w:rPr>
        <w:t>ed to achieve the objectives is to:</w:t>
      </w:r>
    </w:p>
    <w:p w14:paraId="5BEA934C" w14:textId="781FE36A" w:rsidR="002831A4" w:rsidRPr="00445A97" w:rsidRDefault="002831A4" w:rsidP="002831A4">
      <w:pPr>
        <w:numPr>
          <w:ilvl w:val="0"/>
          <w:numId w:val="27"/>
        </w:numPr>
        <w:spacing w:before="60" w:after="60" w:line="240" w:lineRule="auto"/>
        <w:ind w:left="1843"/>
        <w:rPr>
          <w:lang w:val="en-US" w:eastAsia="ar-SA"/>
        </w:rPr>
      </w:pPr>
      <w:r w:rsidRPr="00445A97">
        <w:rPr>
          <w:lang w:val="en-US" w:eastAsia="ar-SA"/>
        </w:rPr>
        <w:t xml:space="preserve">Identify the </w:t>
      </w:r>
      <w:r w:rsidR="006D69B9">
        <w:rPr>
          <w:lang w:val="en-US" w:eastAsia="ar-SA"/>
        </w:rPr>
        <w:t>Program</w:t>
      </w:r>
      <w:r w:rsidRPr="00445A97">
        <w:rPr>
          <w:lang w:val="en-US" w:eastAsia="ar-SA"/>
        </w:rPr>
        <w:t xml:space="preserve"> Quality Plan strategies and me</w:t>
      </w:r>
      <w:r>
        <w:rPr>
          <w:lang w:val="en-US" w:eastAsia="ar-SA"/>
        </w:rPr>
        <w:t>thods</w:t>
      </w:r>
      <w:r w:rsidRPr="00445A97">
        <w:rPr>
          <w:lang w:val="en-US" w:eastAsia="ar-SA"/>
        </w:rPr>
        <w:t>.</w:t>
      </w:r>
    </w:p>
    <w:p w14:paraId="5121BA1A" w14:textId="6E38EECC" w:rsidR="002831A4" w:rsidRDefault="002831A4" w:rsidP="002831A4">
      <w:pPr>
        <w:numPr>
          <w:ilvl w:val="0"/>
          <w:numId w:val="27"/>
        </w:numPr>
        <w:spacing w:before="60" w:after="60" w:line="240" w:lineRule="auto"/>
        <w:ind w:left="1843"/>
        <w:rPr>
          <w:lang w:val="en-US" w:eastAsia="ar-SA"/>
        </w:rPr>
      </w:pPr>
      <w:r w:rsidRPr="00445A97">
        <w:rPr>
          <w:lang w:val="en-US" w:eastAsia="ar-SA"/>
        </w:rPr>
        <w:t xml:space="preserve">Define, develop, and implement the delivery of </w:t>
      </w:r>
      <w:r w:rsidR="006D69B9">
        <w:rPr>
          <w:lang w:val="en-US" w:eastAsia="ar-SA"/>
        </w:rPr>
        <w:t>Program</w:t>
      </w:r>
      <w:r w:rsidRPr="00445A97">
        <w:rPr>
          <w:lang w:val="en-US" w:eastAsia="ar-SA"/>
        </w:rPr>
        <w:t xml:space="preserve"> Quality Repo</w:t>
      </w:r>
      <w:r>
        <w:rPr>
          <w:lang w:val="en-US" w:eastAsia="ar-SA"/>
        </w:rPr>
        <w:t>rting</w:t>
      </w:r>
      <w:r w:rsidRPr="00445A97">
        <w:rPr>
          <w:lang w:val="en-US" w:eastAsia="ar-SA"/>
        </w:rPr>
        <w:t>.</w:t>
      </w:r>
    </w:p>
    <w:p w14:paraId="192E022C" w14:textId="2DA6A1A4" w:rsidR="00917864" w:rsidRDefault="00917864" w:rsidP="00917864">
      <w:pPr>
        <w:spacing w:before="60" w:after="60" w:line="240" w:lineRule="auto"/>
        <w:rPr>
          <w:lang w:val="en-US" w:eastAsia="ar-SA"/>
        </w:rPr>
      </w:pPr>
    </w:p>
    <w:p w14:paraId="00F80D1A" w14:textId="31FC6A6F" w:rsidR="00917864" w:rsidRDefault="00917864" w:rsidP="00917864">
      <w:pPr>
        <w:pStyle w:val="BodyTextIndent"/>
        <w:ind w:left="1418"/>
        <w:rPr>
          <w:rFonts w:cs="Calibri"/>
          <w:lang w:eastAsia="ar-SA"/>
        </w:rPr>
      </w:pPr>
      <w:r>
        <w:rPr>
          <w:lang w:val="en-US"/>
        </w:rPr>
        <w:t xml:space="preserve">Specific quality plans to address quality on solutions and services delivered throughout the Program will be developed and reviewed with the appropriate stakeholders to ensure that all products and services met the expected quality level before being operationalized. </w:t>
      </w:r>
    </w:p>
    <w:p w14:paraId="15ED5C14" w14:textId="77777777" w:rsidR="002831A4" w:rsidRDefault="002831A4" w:rsidP="002831A4">
      <w:pPr>
        <w:ind w:left="1418"/>
        <w:rPr>
          <w:rFonts w:cs="Calibri"/>
          <w:i/>
          <w:sz w:val="20"/>
        </w:rPr>
      </w:pPr>
      <w:bookmarkStart w:id="10" w:name="_Toc488141443"/>
      <w:bookmarkStart w:id="11" w:name="_Toc488141617"/>
      <w:bookmarkEnd w:id="10"/>
      <w:bookmarkEnd w:id="11"/>
    </w:p>
    <w:p w14:paraId="4DF21C91" w14:textId="77777777" w:rsidR="002831A4" w:rsidRPr="003752EC" w:rsidRDefault="002831A4" w:rsidP="002831A4">
      <w:pPr>
        <w:pStyle w:val="Heading1"/>
        <w:keepNext/>
        <w:numPr>
          <w:ilvl w:val="0"/>
          <w:numId w:val="25"/>
        </w:numPr>
        <w:spacing w:after="120" w:line="240" w:lineRule="auto"/>
        <w:rPr>
          <w:lang w:val="en-US"/>
        </w:rPr>
      </w:pPr>
      <w:bookmarkStart w:id="12" w:name="_Toc451349548"/>
      <w:bookmarkStart w:id="13" w:name="_Toc488311434"/>
      <w:bookmarkStart w:id="14" w:name="_Toc488316544"/>
      <w:r>
        <w:rPr>
          <w:lang w:val="en-US"/>
        </w:rPr>
        <w:t>Quality Plan Roles &amp; Responsibilities</w:t>
      </w:r>
      <w:bookmarkEnd w:id="12"/>
      <w:bookmarkEnd w:id="13"/>
      <w:bookmarkEnd w:id="14"/>
    </w:p>
    <w:p w14:paraId="5C3ED472" w14:textId="7B6B0034" w:rsidR="002831A4" w:rsidRDefault="002831A4" w:rsidP="002831A4">
      <w:pPr>
        <w:ind w:left="720"/>
        <w:rPr>
          <w:lang w:val="en-US" w:eastAsia="ar-SA"/>
        </w:rPr>
      </w:pPr>
      <w:r>
        <w:rPr>
          <w:lang w:val="en-US" w:eastAsia="ar-SA"/>
        </w:rPr>
        <w:t xml:space="preserve">All members of the </w:t>
      </w:r>
      <w:r w:rsidR="006D69B9">
        <w:rPr>
          <w:lang w:val="en-US" w:eastAsia="ar-SA"/>
        </w:rPr>
        <w:t>Program</w:t>
      </w:r>
      <w:r>
        <w:rPr>
          <w:lang w:val="en-US" w:eastAsia="ar-SA"/>
        </w:rPr>
        <w:t xml:space="preserve"> team will play a role in quality management. It is imperative that the team ensures that work </w:t>
      </w:r>
      <w:proofErr w:type="gramStart"/>
      <w:r>
        <w:rPr>
          <w:lang w:val="en-US" w:eastAsia="ar-SA"/>
        </w:rPr>
        <w:t>is completed</w:t>
      </w:r>
      <w:proofErr w:type="gramEnd"/>
      <w:r>
        <w:rPr>
          <w:lang w:val="en-US" w:eastAsia="ar-SA"/>
        </w:rPr>
        <w:t xml:space="preserve"> at an adequate level of quality from individual tasks to the final </w:t>
      </w:r>
      <w:r w:rsidR="006D69B9">
        <w:rPr>
          <w:lang w:val="en-US" w:eastAsia="ar-SA"/>
        </w:rPr>
        <w:t>Program</w:t>
      </w:r>
      <w:r>
        <w:rPr>
          <w:lang w:val="en-US" w:eastAsia="ar-SA"/>
        </w:rPr>
        <w:t xml:space="preserve"> deliverable.  There are key roles and responsibilities associated with this plan and the following section outlines the roles.</w:t>
      </w:r>
    </w:p>
    <w:p w14:paraId="7168F739" w14:textId="77777777" w:rsidR="002831A4" w:rsidRPr="006856E5" w:rsidRDefault="002831A4" w:rsidP="002831A4">
      <w:pPr>
        <w:pStyle w:val="Heading2"/>
        <w:keepNext/>
        <w:numPr>
          <w:ilvl w:val="1"/>
          <w:numId w:val="25"/>
        </w:numPr>
        <w:tabs>
          <w:tab w:val="clear" w:pos="720"/>
        </w:tabs>
        <w:spacing w:before="360" w:after="120" w:line="240" w:lineRule="auto"/>
        <w:ind w:left="1418"/>
        <w:rPr>
          <w:rFonts w:cs="Calibri"/>
          <w:lang w:val="en-US"/>
        </w:rPr>
      </w:pPr>
      <w:bookmarkStart w:id="15" w:name="_Toc451349549"/>
      <w:bookmarkStart w:id="16" w:name="_Toc488311435"/>
      <w:r w:rsidRPr="006856E5">
        <w:rPr>
          <w:rFonts w:cs="Calibri"/>
          <w:lang w:val="en-US"/>
        </w:rPr>
        <w:t>Individual Roles</w:t>
      </w:r>
      <w:bookmarkEnd w:id="15"/>
      <w:bookmarkEnd w:id="16"/>
    </w:p>
    <w:p w14:paraId="62E12F6E" w14:textId="1C24F151" w:rsidR="002831A4" w:rsidRDefault="002831A4" w:rsidP="002831A4">
      <w:pPr>
        <w:pStyle w:val="Heading3"/>
        <w:keepNext/>
        <w:numPr>
          <w:ilvl w:val="2"/>
          <w:numId w:val="25"/>
        </w:numPr>
        <w:tabs>
          <w:tab w:val="clear" w:pos="720"/>
        </w:tabs>
        <w:spacing w:before="240" w:after="120" w:line="240" w:lineRule="auto"/>
        <w:ind w:left="2127"/>
        <w:rPr>
          <w:lang w:val="en-US"/>
        </w:rPr>
      </w:pPr>
      <w:bookmarkStart w:id="17" w:name="_Toc451349550"/>
      <w:bookmarkStart w:id="18" w:name="_Toc488311436"/>
      <w:r>
        <w:rPr>
          <w:lang w:val="en-US"/>
        </w:rPr>
        <w:t>Executive Sponsor</w:t>
      </w:r>
      <w:bookmarkEnd w:id="17"/>
      <w:bookmarkEnd w:id="18"/>
      <w:r w:rsidR="00917864">
        <w:rPr>
          <w:lang w:val="en-US"/>
        </w:rPr>
        <w:t>s</w:t>
      </w:r>
    </w:p>
    <w:p w14:paraId="73E57430" w14:textId="3B1CBC26" w:rsidR="002831A4" w:rsidRDefault="002831A4" w:rsidP="002831A4">
      <w:pPr>
        <w:ind w:left="1418"/>
        <w:rPr>
          <w:lang w:val="en-US" w:eastAsia="ar-SA"/>
        </w:rPr>
      </w:pPr>
      <w:r>
        <w:rPr>
          <w:lang w:val="en-US" w:eastAsia="ar-SA"/>
        </w:rPr>
        <w:t>The responsibility of the Executive Sponsor</w:t>
      </w:r>
      <w:r w:rsidR="00917864">
        <w:rPr>
          <w:lang w:val="en-US" w:eastAsia="ar-SA"/>
        </w:rPr>
        <w:t>s</w:t>
      </w:r>
      <w:r>
        <w:rPr>
          <w:lang w:val="en-US" w:eastAsia="ar-SA"/>
        </w:rPr>
        <w:t xml:space="preserve"> is to:</w:t>
      </w:r>
    </w:p>
    <w:p w14:paraId="44A73E7D" w14:textId="05D04B0E" w:rsidR="002831A4" w:rsidRDefault="002831A4" w:rsidP="002831A4">
      <w:pPr>
        <w:numPr>
          <w:ilvl w:val="0"/>
          <w:numId w:val="26"/>
        </w:numPr>
        <w:spacing w:before="60" w:after="60" w:line="240" w:lineRule="auto"/>
        <w:ind w:left="1843"/>
        <w:rPr>
          <w:lang w:val="en-US" w:eastAsia="ar-SA"/>
        </w:rPr>
      </w:pPr>
      <w:r>
        <w:rPr>
          <w:lang w:val="en-US" w:eastAsia="ar-SA"/>
        </w:rPr>
        <w:t xml:space="preserve">Review and approve </w:t>
      </w:r>
      <w:r w:rsidR="006D69B9">
        <w:rPr>
          <w:lang w:val="en-US" w:eastAsia="ar-SA"/>
        </w:rPr>
        <w:t>Program</w:t>
      </w:r>
      <w:r>
        <w:rPr>
          <w:lang w:val="en-US" w:eastAsia="ar-SA"/>
        </w:rPr>
        <w:t xml:space="preserve"> Quality Plan metrics and targets.</w:t>
      </w:r>
    </w:p>
    <w:p w14:paraId="5F150E5C" w14:textId="00C26B18" w:rsidR="002831A4" w:rsidRDefault="006D69B9" w:rsidP="002831A4">
      <w:pPr>
        <w:pStyle w:val="Heading3"/>
        <w:keepNext/>
        <w:numPr>
          <w:ilvl w:val="2"/>
          <w:numId w:val="25"/>
        </w:numPr>
        <w:tabs>
          <w:tab w:val="clear" w:pos="720"/>
        </w:tabs>
        <w:spacing w:before="240" w:after="120" w:line="240" w:lineRule="auto"/>
        <w:ind w:left="2127"/>
        <w:rPr>
          <w:lang w:val="en-US"/>
        </w:rPr>
      </w:pPr>
      <w:bookmarkStart w:id="19" w:name="_Toc358110057"/>
      <w:bookmarkStart w:id="20" w:name="_Toc358110208"/>
      <w:bookmarkStart w:id="21" w:name="_Toc451349551"/>
      <w:bookmarkStart w:id="22" w:name="_Toc488311437"/>
      <w:bookmarkEnd w:id="19"/>
      <w:bookmarkEnd w:id="20"/>
      <w:r>
        <w:rPr>
          <w:lang w:val="en-US"/>
        </w:rPr>
        <w:t>Program</w:t>
      </w:r>
      <w:r w:rsidR="002831A4">
        <w:rPr>
          <w:lang w:val="en-US"/>
        </w:rPr>
        <w:t xml:space="preserve"> Owner</w:t>
      </w:r>
      <w:bookmarkEnd w:id="21"/>
      <w:bookmarkEnd w:id="22"/>
      <w:r w:rsidR="00917864">
        <w:rPr>
          <w:lang w:val="en-US"/>
        </w:rPr>
        <w:t>s</w:t>
      </w:r>
    </w:p>
    <w:p w14:paraId="45D4CE2A" w14:textId="76A3C080" w:rsidR="002831A4" w:rsidRDefault="002831A4" w:rsidP="002831A4">
      <w:pPr>
        <w:ind w:left="1418"/>
        <w:rPr>
          <w:lang w:val="en-US" w:eastAsia="ar-SA"/>
        </w:rPr>
      </w:pPr>
      <w:r>
        <w:rPr>
          <w:lang w:val="en-US" w:eastAsia="ar-SA"/>
        </w:rPr>
        <w:t xml:space="preserve">The responsibility of the </w:t>
      </w:r>
      <w:r w:rsidR="006D69B9">
        <w:rPr>
          <w:lang w:val="en-US" w:eastAsia="ar-SA"/>
        </w:rPr>
        <w:t>Program</w:t>
      </w:r>
      <w:r>
        <w:rPr>
          <w:lang w:val="en-US" w:eastAsia="ar-SA"/>
        </w:rPr>
        <w:t xml:space="preserve"> Owner</w:t>
      </w:r>
      <w:r w:rsidR="00917864">
        <w:rPr>
          <w:lang w:val="en-US" w:eastAsia="ar-SA"/>
        </w:rPr>
        <w:t>s</w:t>
      </w:r>
      <w:r>
        <w:rPr>
          <w:lang w:val="en-US" w:eastAsia="ar-SA"/>
        </w:rPr>
        <w:t xml:space="preserve"> is to:</w:t>
      </w:r>
    </w:p>
    <w:p w14:paraId="0FF60CEF" w14:textId="0C863A3A" w:rsidR="002831A4" w:rsidRDefault="002831A4" w:rsidP="002831A4">
      <w:pPr>
        <w:numPr>
          <w:ilvl w:val="0"/>
          <w:numId w:val="26"/>
        </w:numPr>
        <w:spacing w:before="60" w:after="60" w:line="240" w:lineRule="auto"/>
        <w:ind w:left="1843"/>
        <w:rPr>
          <w:lang w:val="en-US" w:eastAsia="ar-SA"/>
        </w:rPr>
      </w:pPr>
      <w:r>
        <w:rPr>
          <w:lang w:val="en-US" w:eastAsia="ar-SA"/>
        </w:rPr>
        <w:t xml:space="preserve">Recommend </w:t>
      </w:r>
      <w:r w:rsidR="006D69B9">
        <w:rPr>
          <w:lang w:val="en-US" w:eastAsia="ar-SA"/>
        </w:rPr>
        <w:t>Program</w:t>
      </w:r>
      <w:r>
        <w:rPr>
          <w:lang w:val="en-US" w:eastAsia="ar-SA"/>
        </w:rPr>
        <w:t xml:space="preserve"> Quality Plan metrics and targets.</w:t>
      </w:r>
    </w:p>
    <w:p w14:paraId="6D5AE0F9" w14:textId="520EB4E0" w:rsidR="002831A4" w:rsidRDefault="002831A4" w:rsidP="002831A4">
      <w:pPr>
        <w:numPr>
          <w:ilvl w:val="0"/>
          <w:numId w:val="26"/>
        </w:numPr>
        <w:spacing w:before="60" w:after="60" w:line="240" w:lineRule="auto"/>
        <w:ind w:left="1843"/>
        <w:rPr>
          <w:lang w:val="en-US" w:eastAsia="ar-SA"/>
        </w:rPr>
      </w:pPr>
      <w:r>
        <w:rPr>
          <w:lang w:val="en-US" w:eastAsia="ar-SA"/>
        </w:rPr>
        <w:t xml:space="preserve">Review and approve </w:t>
      </w:r>
      <w:r w:rsidR="006D69B9">
        <w:rPr>
          <w:lang w:val="en-US" w:eastAsia="ar-SA"/>
        </w:rPr>
        <w:t>Program</w:t>
      </w:r>
      <w:r>
        <w:rPr>
          <w:lang w:val="en-US" w:eastAsia="ar-SA"/>
        </w:rPr>
        <w:t xml:space="preserve"> Quality Plan metrics and targets.</w:t>
      </w:r>
    </w:p>
    <w:p w14:paraId="52759A7B" w14:textId="769BDC1C" w:rsidR="002831A4" w:rsidRPr="00BF654E" w:rsidRDefault="002831A4" w:rsidP="002831A4">
      <w:pPr>
        <w:numPr>
          <w:ilvl w:val="0"/>
          <w:numId w:val="26"/>
        </w:numPr>
        <w:spacing w:before="60" w:after="60" w:line="240" w:lineRule="auto"/>
        <w:ind w:left="1843"/>
        <w:rPr>
          <w:lang w:val="en-US" w:eastAsia="ar-SA"/>
        </w:rPr>
      </w:pPr>
      <w:r>
        <w:rPr>
          <w:lang w:val="en-US" w:eastAsia="ar-SA"/>
        </w:rPr>
        <w:lastRenderedPageBreak/>
        <w:t xml:space="preserve">Make decisions/trade-offs with respect to quality against the </w:t>
      </w:r>
      <w:r w:rsidR="006D69B9">
        <w:rPr>
          <w:lang w:val="en-US" w:eastAsia="ar-SA"/>
        </w:rPr>
        <w:t>Program</w:t>
      </w:r>
      <w:r>
        <w:rPr>
          <w:lang w:val="en-US" w:eastAsia="ar-SA"/>
        </w:rPr>
        <w:t xml:space="preserve"> constraints of scope, time, cost, and risk.</w:t>
      </w:r>
    </w:p>
    <w:p w14:paraId="04B43B6D" w14:textId="536F9C2C" w:rsidR="002831A4" w:rsidRDefault="002831A4" w:rsidP="002831A4">
      <w:pPr>
        <w:numPr>
          <w:ilvl w:val="0"/>
          <w:numId w:val="26"/>
        </w:numPr>
        <w:spacing w:before="60" w:after="60" w:line="240" w:lineRule="auto"/>
        <w:ind w:left="1843"/>
        <w:rPr>
          <w:lang w:val="en-US" w:eastAsia="ar-SA"/>
        </w:rPr>
      </w:pPr>
      <w:r>
        <w:rPr>
          <w:lang w:val="en-US" w:eastAsia="ar-SA"/>
        </w:rPr>
        <w:t xml:space="preserve">Review and approve changes to </w:t>
      </w:r>
      <w:r w:rsidR="006D69B9">
        <w:rPr>
          <w:lang w:val="en-US" w:eastAsia="ar-SA"/>
        </w:rPr>
        <w:t>Program</w:t>
      </w:r>
      <w:r>
        <w:rPr>
          <w:lang w:val="en-US" w:eastAsia="ar-SA"/>
        </w:rPr>
        <w:t xml:space="preserve"> Quality Plan targets.</w:t>
      </w:r>
    </w:p>
    <w:p w14:paraId="09D264C7" w14:textId="1150E357" w:rsidR="002831A4" w:rsidRDefault="002831A4" w:rsidP="002831A4">
      <w:pPr>
        <w:numPr>
          <w:ilvl w:val="0"/>
          <w:numId w:val="26"/>
        </w:numPr>
        <w:spacing w:before="60" w:after="60" w:line="240" w:lineRule="auto"/>
        <w:ind w:left="1843"/>
        <w:rPr>
          <w:lang w:val="en-US" w:eastAsia="ar-SA"/>
        </w:rPr>
      </w:pPr>
      <w:r>
        <w:rPr>
          <w:lang w:val="en-US" w:eastAsia="ar-SA"/>
        </w:rPr>
        <w:t>Facilitate Executive Sponsor</w:t>
      </w:r>
      <w:r w:rsidR="00917864">
        <w:rPr>
          <w:lang w:val="en-US" w:eastAsia="ar-SA"/>
        </w:rPr>
        <w:t>s</w:t>
      </w:r>
      <w:r>
        <w:rPr>
          <w:lang w:val="en-US" w:eastAsia="ar-SA"/>
        </w:rPr>
        <w:t>,</w:t>
      </w:r>
      <w:r w:rsidRPr="001C4EC6">
        <w:rPr>
          <w:lang w:val="en-US" w:eastAsia="ar-SA"/>
        </w:rPr>
        <w:t xml:space="preserve"> and/or </w:t>
      </w:r>
      <w:r w:rsidR="006D69B9">
        <w:rPr>
          <w:lang w:val="en-US" w:eastAsia="ar-SA"/>
        </w:rPr>
        <w:t>Program</w:t>
      </w:r>
      <w:r>
        <w:rPr>
          <w:lang w:val="en-US" w:eastAsia="ar-SA"/>
        </w:rPr>
        <w:t xml:space="preserve"> </w:t>
      </w:r>
      <w:r w:rsidR="00917864">
        <w:rPr>
          <w:lang w:val="en-US" w:eastAsia="ar-SA"/>
        </w:rPr>
        <w:t xml:space="preserve">Executive </w:t>
      </w:r>
      <w:r w:rsidRPr="001C4EC6">
        <w:rPr>
          <w:lang w:val="en-US" w:eastAsia="ar-SA"/>
        </w:rPr>
        <w:t>Steering Committee r</w:t>
      </w:r>
      <w:r>
        <w:rPr>
          <w:lang w:val="en-US" w:eastAsia="ar-SA"/>
        </w:rPr>
        <w:t xml:space="preserve">eviews of the </w:t>
      </w:r>
      <w:r w:rsidR="006D69B9">
        <w:rPr>
          <w:lang w:val="en-US" w:eastAsia="ar-SA"/>
        </w:rPr>
        <w:t>Program</w:t>
      </w:r>
      <w:r>
        <w:rPr>
          <w:lang w:val="en-US" w:eastAsia="ar-SA"/>
        </w:rPr>
        <w:t xml:space="preserve"> Quality Plan.</w:t>
      </w:r>
    </w:p>
    <w:p w14:paraId="6770D2A6" w14:textId="002F4091" w:rsidR="002831A4" w:rsidRDefault="006D69B9" w:rsidP="002831A4">
      <w:pPr>
        <w:pStyle w:val="Heading3"/>
        <w:keepNext/>
        <w:numPr>
          <w:ilvl w:val="2"/>
          <w:numId w:val="25"/>
        </w:numPr>
        <w:tabs>
          <w:tab w:val="clear" w:pos="720"/>
        </w:tabs>
        <w:spacing w:before="240" w:after="120" w:line="240" w:lineRule="auto"/>
        <w:ind w:left="2127"/>
        <w:rPr>
          <w:lang w:val="en-US"/>
        </w:rPr>
      </w:pPr>
      <w:bookmarkStart w:id="23" w:name="_Toc451349552"/>
      <w:bookmarkStart w:id="24" w:name="_Toc488311438"/>
      <w:r>
        <w:rPr>
          <w:lang w:val="en-US"/>
        </w:rPr>
        <w:t>Program</w:t>
      </w:r>
      <w:r w:rsidR="002831A4">
        <w:rPr>
          <w:lang w:val="en-US"/>
        </w:rPr>
        <w:t xml:space="preserve"> Manager</w:t>
      </w:r>
      <w:bookmarkEnd w:id="23"/>
      <w:bookmarkEnd w:id="24"/>
    </w:p>
    <w:p w14:paraId="6E4E1886" w14:textId="63CDF4CF" w:rsidR="002831A4" w:rsidRDefault="002831A4" w:rsidP="002831A4">
      <w:pPr>
        <w:ind w:left="1418"/>
        <w:rPr>
          <w:lang w:val="en-US" w:eastAsia="ar-SA"/>
        </w:rPr>
      </w:pPr>
      <w:r>
        <w:rPr>
          <w:lang w:val="en-US" w:eastAsia="ar-SA"/>
        </w:rPr>
        <w:t xml:space="preserve">The responsibility of the </w:t>
      </w:r>
      <w:r w:rsidR="006D69B9">
        <w:rPr>
          <w:lang w:val="en-US" w:eastAsia="ar-SA"/>
        </w:rPr>
        <w:t>Program</w:t>
      </w:r>
      <w:r>
        <w:rPr>
          <w:lang w:val="en-US" w:eastAsia="ar-SA"/>
        </w:rPr>
        <w:t xml:space="preserve"> Manager is to:</w:t>
      </w:r>
    </w:p>
    <w:p w14:paraId="450FADF0" w14:textId="7712B8B6" w:rsidR="002831A4" w:rsidRDefault="002831A4" w:rsidP="002831A4">
      <w:pPr>
        <w:numPr>
          <w:ilvl w:val="0"/>
          <w:numId w:val="26"/>
        </w:numPr>
        <w:spacing w:before="60" w:after="60" w:line="240" w:lineRule="auto"/>
        <w:ind w:left="1843"/>
        <w:rPr>
          <w:lang w:val="en-US" w:eastAsia="ar-SA"/>
        </w:rPr>
      </w:pPr>
      <w:r>
        <w:rPr>
          <w:lang w:val="en-US" w:eastAsia="ar-SA"/>
        </w:rPr>
        <w:t xml:space="preserve">Recommend </w:t>
      </w:r>
      <w:r w:rsidR="006D69B9">
        <w:rPr>
          <w:lang w:val="en-US" w:eastAsia="ar-SA"/>
        </w:rPr>
        <w:t>Program</w:t>
      </w:r>
      <w:r>
        <w:rPr>
          <w:lang w:val="en-US" w:eastAsia="ar-SA"/>
        </w:rPr>
        <w:t xml:space="preserve"> Quality Plan metrics and targets.</w:t>
      </w:r>
    </w:p>
    <w:p w14:paraId="0590A157" w14:textId="078FA53C" w:rsidR="002831A4" w:rsidRDefault="002831A4" w:rsidP="002831A4">
      <w:pPr>
        <w:numPr>
          <w:ilvl w:val="0"/>
          <w:numId w:val="26"/>
        </w:numPr>
        <w:spacing w:before="60" w:after="60" w:line="240" w:lineRule="auto"/>
        <w:ind w:left="1843"/>
        <w:rPr>
          <w:lang w:val="en-US" w:eastAsia="ar-SA"/>
        </w:rPr>
      </w:pPr>
      <w:r>
        <w:rPr>
          <w:lang w:val="en-US" w:eastAsia="ar-SA"/>
        </w:rPr>
        <w:t xml:space="preserve">Review and approve </w:t>
      </w:r>
      <w:r w:rsidR="006D69B9">
        <w:rPr>
          <w:lang w:val="en-US" w:eastAsia="ar-SA"/>
        </w:rPr>
        <w:t>Program</w:t>
      </w:r>
      <w:r>
        <w:rPr>
          <w:lang w:val="en-US" w:eastAsia="ar-SA"/>
        </w:rPr>
        <w:t xml:space="preserve"> Quality Plan metrics and targets.</w:t>
      </w:r>
    </w:p>
    <w:p w14:paraId="188A2F38" w14:textId="40CCD521" w:rsidR="002831A4" w:rsidRDefault="002831A4" w:rsidP="002831A4">
      <w:pPr>
        <w:numPr>
          <w:ilvl w:val="0"/>
          <w:numId w:val="26"/>
        </w:numPr>
        <w:spacing w:before="60" w:after="60" w:line="240" w:lineRule="auto"/>
        <w:ind w:left="1843"/>
        <w:rPr>
          <w:lang w:val="en-US" w:eastAsia="ar-SA"/>
        </w:rPr>
      </w:pPr>
      <w:r>
        <w:rPr>
          <w:lang w:val="en-US" w:eastAsia="ar-SA"/>
        </w:rPr>
        <w:t>Accept</w:t>
      </w:r>
      <w:r w:rsidRPr="001C4EC6">
        <w:rPr>
          <w:lang w:val="en-US" w:eastAsia="ar-SA"/>
        </w:rPr>
        <w:t xml:space="preserve"> full responsibility for</w:t>
      </w:r>
      <w:r>
        <w:rPr>
          <w:lang w:val="en-US" w:eastAsia="ar-SA"/>
        </w:rPr>
        <w:t xml:space="preserve"> facilitating or executing the </w:t>
      </w:r>
      <w:r w:rsidR="006D69B9">
        <w:rPr>
          <w:lang w:val="en-US" w:eastAsia="ar-SA"/>
        </w:rPr>
        <w:t>Program</w:t>
      </w:r>
      <w:r>
        <w:rPr>
          <w:lang w:val="en-US" w:eastAsia="ar-SA"/>
        </w:rPr>
        <w:t xml:space="preserve"> Quality Plan.</w:t>
      </w:r>
    </w:p>
    <w:p w14:paraId="08423C0F" w14:textId="01254984" w:rsidR="002831A4" w:rsidRPr="00285E41" w:rsidRDefault="002831A4" w:rsidP="002831A4">
      <w:pPr>
        <w:numPr>
          <w:ilvl w:val="0"/>
          <w:numId w:val="26"/>
        </w:numPr>
        <w:spacing w:before="60" w:after="60" w:line="240" w:lineRule="auto"/>
        <w:ind w:left="1843"/>
        <w:rPr>
          <w:lang w:val="en-US" w:eastAsia="ar-SA"/>
        </w:rPr>
      </w:pPr>
      <w:r w:rsidRPr="00285E41">
        <w:rPr>
          <w:lang w:val="en-US" w:eastAsia="ar-SA"/>
        </w:rPr>
        <w:t xml:space="preserve">Ensure the </w:t>
      </w:r>
      <w:r w:rsidR="006D69B9">
        <w:rPr>
          <w:lang w:val="en-US" w:eastAsia="ar-SA"/>
        </w:rPr>
        <w:t>Program</w:t>
      </w:r>
      <w:r w:rsidRPr="00285E41">
        <w:rPr>
          <w:lang w:val="en-US" w:eastAsia="ar-SA"/>
        </w:rPr>
        <w:t xml:space="preserve"> Quality Plan </w:t>
      </w:r>
      <w:proofErr w:type="gramStart"/>
      <w:r w:rsidRPr="00285E41">
        <w:rPr>
          <w:lang w:val="en-US" w:eastAsia="ar-SA"/>
        </w:rPr>
        <w:t xml:space="preserve">is being practiced and managed within the </w:t>
      </w:r>
      <w:r w:rsidR="006D69B9">
        <w:rPr>
          <w:lang w:val="en-US" w:eastAsia="ar-SA"/>
        </w:rPr>
        <w:t>Program</w:t>
      </w:r>
      <w:r w:rsidRPr="00285E41">
        <w:rPr>
          <w:lang w:val="en-US" w:eastAsia="ar-SA"/>
        </w:rPr>
        <w:t xml:space="preserve"> and specifically by the responsible team members identified</w:t>
      </w:r>
      <w:proofErr w:type="gramEnd"/>
      <w:r w:rsidRPr="00285E41">
        <w:rPr>
          <w:lang w:val="en-US" w:eastAsia="ar-SA"/>
        </w:rPr>
        <w:t xml:space="preserve">. </w:t>
      </w:r>
    </w:p>
    <w:p w14:paraId="7006AE37" w14:textId="007ED1BF" w:rsidR="002831A4" w:rsidRDefault="002831A4" w:rsidP="002831A4">
      <w:pPr>
        <w:numPr>
          <w:ilvl w:val="0"/>
          <w:numId w:val="26"/>
        </w:numPr>
        <w:spacing w:before="60" w:after="60" w:line="240" w:lineRule="auto"/>
        <w:ind w:left="1843"/>
        <w:rPr>
          <w:lang w:val="en-US" w:eastAsia="ar-SA"/>
        </w:rPr>
      </w:pPr>
      <w:r>
        <w:rPr>
          <w:lang w:val="en-US" w:eastAsia="ar-SA"/>
        </w:rPr>
        <w:t xml:space="preserve">Balance competing constraints of scope, time, cost, risk, and quality to manage </w:t>
      </w:r>
      <w:r w:rsidR="006D69B9">
        <w:rPr>
          <w:lang w:val="en-US" w:eastAsia="ar-SA"/>
        </w:rPr>
        <w:t>Program</w:t>
      </w:r>
      <w:r>
        <w:rPr>
          <w:lang w:val="en-US" w:eastAsia="ar-SA"/>
        </w:rPr>
        <w:t xml:space="preserve"> delivery and objectives.  Where quality </w:t>
      </w:r>
      <w:proofErr w:type="gramStart"/>
      <w:r>
        <w:rPr>
          <w:lang w:val="en-US" w:eastAsia="ar-SA"/>
        </w:rPr>
        <w:t>may be impacted</w:t>
      </w:r>
      <w:proofErr w:type="gramEnd"/>
      <w:r>
        <w:rPr>
          <w:lang w:val="en-US" w:eastAsia="ar-SA"/>
        </w:rPr>
        <w:t xml:space="preserve"> to achieve cost or schedule baselines, the </w:t>
      </w:r>
      <w:r w:rsidR="006D69B9">
        <w:rPr>
          <w:lang w:val="en-US" w:eastAsia="ar-SA"/>
        </w:rPr>
        <w:t>Program</w:t>
      </w:r>
      <w:r>
        <w:rPr>
          <w:lang w:val="en-US" w:eastAsia="ar-SA"/>
        </w:rPr>
        <w:t xml:space="preserve"> Manager will report these quality impacts through </w:t>
      </w:r>
      <w:r w:rsidR="006D69B9">
        <w:rPr>
          <w:lang w:val="en-US" w:eastAsia="ar-SA"/>
        </w:rPr>
        <w:t>Program</w:t>
      </w:r>
      <w:r>
        <w:rPr>
          <w:lang w:val="en-US" w:eastAsia="ar-SA"/>
        </w:rPr>
        <w:t xml:space="preserve"> issues, risks, or decision requests to the </w:t>
      </w:r>
      <w:r w:rsidR="006D69B9">
        <w:rPr>
          <w:lang w:val="en-US" w:eastAsia="ar-SA"/>
        </w:rPr>
        <w:t>Program</w:t>
      </w:r>
      <w:r>
        <w:rPr>
          <w:lang w:val="en-US" w:eastAsia="ar-SA"/>
        </w:rPr>
        <w:t xml:space="preserve"> Owner.</w:t>
      </w:r>
    </w:p>
    <w:p w14:paraId="4B56589C" w14:textId="0D0E008A" w:rsidR="002831A4" w:rsidRDefault="002831A4" w:rsidP="002831A4">
      <w:pPr>
        <w:numPr>
          <w:ilvl w:val="0"/>
          <w:numId w:val="26"/>
        </w:numPr>
        <w:spacing w:before="60" w:after="60" w:line="240" w:lineRule="auto"/>
        <w:ind w:left="1843"/>
        <w:rPr>
          <w:lang w:val="en-US" w:eastAsia="ar-SA"/>
        </w:rPr>
      </w:pPr>
      <w:r>
        <w:rPr>
          <w:lang w:val="en-US" w:eastAsia="ar-SA"/>
        </w:rPr>
        <w:t xml:space="preserve">Create the </w:t>
      </w:r>
      <w:r w:rsidR="006D69B9">
        <w:rPr>
          <w:lang w:val="en-US" w:eastAsia="ar-SA"/>
        </w:rPr>
        <w:t>Program</w:t>
      </w:r>
      <w:r>
        <w:rPr>
          <w:lang w:val="en-US" w:eastAsia="ar-SA"/>
        </w:rPr>
        <w:t xml:space="preserve"> Quality Plan and all associated baseline templates.</w:t>
      </w:r>
    </w:p>
    <w:p w14:paraId="4A92306A" w14:textId="19EBE67D" w:rsidR="002831A4" w:rsidRPr="006B1A64" w:rsidRDefault="002831A4" w:rsidP="002831A4">
      <w:pPr>
        <w:numPr>
          <w:ilvl w:val="0"/>
          <w:numId w:val="26"/>
        </w:numPr>
        <w:spacing w:before="60" w:after="60" w:line="240" w:lineRule="auto"/>
        <w:ind w:left="1843"/>
        <w:rPr>
          <w:lang w:val="en-US" w:eastAsia="ar-SA"/>
        </w:rPr>
      </w:pPr>
      <w:r>
        <w:t xml:space="preserve">Coordinate and schedule the required </w:t>
      </w:r>
      <w:r w:rsidR="006D69B9">
        <w:t>Program</w:t>
      </w:r>
      <w:r>
        <w:t xml:space="preserve"> Quality Plan reviews with the </w:t>
      </w:r>
      <w:r w:rsidR="006D69B9">
        <w:t>Program</w:t>
      </w:r>
      <w:r>
        <w:t xml:space="preserve"> Owner</w:t>
      </w:r>
      <w:r w:rsidR="00917864">
        <w:t>s</w:t>
      </w:r>
      <w:r>
        <w:t>.</w:t>
      </w:r>
    </w:p>
    <w:p w14:paraId="655820E1" w14:textId="78C3DB9D" w:rsidR="002831A4" w:rsidRDefault="002831A4" w:rsidP="002831A4">
      <w:pPr>
        <w:numPr>
          <w:ilvl w:val="0"/>
          <w:numId w:val="26"/>
        </w:numPr>
        <w:spacing w:before="60" w:after="60" w:line="240" w:lineRule="auto"/>
        <w:ind w:left="1843"/>
        <w:rPr>
          <w:lang w:val="en-US" w:eastAsia="ar-SA"/>
        </w:rPr>
      </w:pPr>
      <w:r>
        <w:rPr>
          <w:lang w:val="en-US" w:eastAsia="ar-SA"/>
        </w:rPr>
        <w:t>E</w:t>
      </w:r>
      <w:r w:rsidRPr="000F16D0">
        <w:rPr>
          <w:lang w:val="en-US" w:eastAsia="ar-SA"/>
        </w:rPr>
        <w:t>nsur</w:t>
      </w:r>
      <w:r>
        <w:rPr>
          <w:lang w:val="en-US" w:eastAsia="ar-SA"/>
        </w:rPr>
        <w:t>e there</w:t>
      </w:r>
      <w:r w:rsidRPr="000F16D0">
        <w:rPr>
          <w:lang w:val="en-US" w:eastAsia="ar-SA"/>
        </w:rPr>
        <w:t xml:space="preserve"> is appropriate support </w:t>
      </w:r>
      <w:r>
        <w:rPr>
          <w:lang w:val="en-US" w:eastAsia="ar-SA"/>
        </w:rPr>
        <w:t xml:space="preserve">and expectations set </w:t>
      </w:r>
      <w:r w:rsidRPr="000F16D0">
        <w:rPr>
          <w:lang w:val="en-US" w:eastAsia="ar-SA"/>
        </w:rPr>
        <w:t xml:space="preserve">for the </w:t>
      </w:r>
      <w:r w:rsidR="006D69B9">
        <w:rPr>
          <w:lang w:val="en-US" w:eastAsia="ar-SA"/>
        </w:rPr>
        <w:t>Program</w:t>
      </w:r>
      <w:r>
        <w:rPr>
          <w:lang w:val="en-US" w:eastAsia="ar-SA"/>
        </w:rPr>
        <w:t xml:space="preserve"> Team Members </w:t>
      </w:r>
      <w:r w:rsidRPr="000F16D0">
        <w:rPr>
          <w:lang w:val="en-US" w:eastAsia="ar-SA"/>
        </w:rPr>
        <w:t>to mainta</w:t>
      </w:r>
      <w:r>
        <w:rPr>
          <w:lang w:val="en-US" w:eastAsia="ar-SA"/>
        </w:rPr>
        <w:t xml:space="preserve">in focus on the quality targets for the duration of the </w:t>
      </w:r>
      <w:r w:rsidR="006D69B9">
        <w:rPr>
          <w:lang w:val="en-US" w:eastAsia="ar-SA"/>
        </w:rPr>
        <w:t>Program</w:t>
      </w:r>
      <w:r>
        <w:rPr>
          <w:lang w:val="en-US" w:eastAsia="ar-SA"/>
        </w:rPr>
        <w:t xml:space="preserve">.  </w:t>
      </w:r>
    </w:p>
    <w:p w14:paraId="00F257CB" w14:textId="2EF580B6" w:rsidR="002831A4" w:rsidRDefault="002831A4" w:rsidP="002831A4">
      <w:pPr>
        <w:numPr>
          <w:ilvl w:val="0"/>
          <w:numId w:val="26"/>
        </w:numPr>
        <w:spacing w:before="60" w:after="60" w:line="240" w:lineRule="auto"/>
        <w:ind w:left="1843"/>
        <w:rPr>
          <w:lang w:val="en-US" w:eastAsia="ar-SA"/>
        </w:rPr>
      </w:pPr>
      <w:r>
        <w:rPr>
          <w:lang w:val="en-US" w:eastAsia="ar-SA"/>
        </w:rPr>
        <w:t xml:space="preserve">Continually seek out process improvement opportunities throughout the </w:t>
      </w:r>
      <w:r w:rsidR="006D69B9">
        <w:rPr>
          <w:lang w:val="en-US" w:eastAsia="ar-SA"/>
        </w:rPr>
        <w:t>Program</w:t>
      </w:r>
      <w:r>
        <w:rPr>
          <w:lang w:val="en-US" w:eastAsia="ar-SA"/>
        </w:rPr>
        <w:t>.</w:t>
      </w:r>
    </w:p>
    <w:p w14:paraId="6C1ECA7B" w14:textId="77777777" w:rsidR="002831A4" w:rsidRDefault="002831A4" w:rsidP="002831A4">
      <w:pPr>
        <w:spacing w:before="60" w:after="60" w:line="240" w:lineRule="auto"/>
        <w:ind w:left="1483"/>
        <w:rPr>
          <w:lang w:val="en-US" w:eastAsia="ar-SA"/>
        </w:rPr>
      </w:pPr>
    </w:p>
    <w:p w14:paraId="744AB250" w14:textId="07649C6F" w:rsidR="002831A4" w:rsidRPr="003B4C06" w:rsidRDefault="006D69B9" w:rsidP="002831A4">
      <w:pPr>
        <w:pStyle w:val="Heading3"/>
        <w:widowControl w:val="0"/>
        <w:numPr>
          <w:ilvl w:val="2"/>
          <w:numId w:val="25"/>
        </w:numPr>
        <w:tabs>
          <w:tab w:val="clear" w:pos="720"/>
        </w:tabs>
        <w:spacing w:before="120" w:after="120" w:line="240" w:lineRule="auto"/>
        <w:ind w:left="2127"/>
        <w:jc w:val="both"/>
        <w:rPr>
          <w:lang w:val="en-US" w:eastAsia="ar-SA"/>
        </w:rPr>
      </w:pPr>
      <w:bookmarkStart w:id="25" w:name="_Toc128208852"/>
      <w:bookmarkStart w:id="26" w:name="_Toc128209451"/>
      <w:bookmarkStart w:id="27" w:name="_Toc128213966"/>
      <w:bookmarkStart w:id="28" w:name="_Toc135044107"/>
      <w:bookmarkStart w:id="29" w:name="_Toc292954283"/>
      <w:bookmarkStart w:id="30" w:name="_Toc451349555"/>
      <w:bookmarkStart w:id="31" w:name="_Toc488311440"/>
      <w:bookmarkEnd w:id="25"/>
      <w:bookmarkEnd w:id="26"/>
      <w:bookmarkEnd w:id="27"/>
      <w:r>
        <w:t>Program</w:t>
      </w:r>
      <w:r w:rsidR="002831A4">
        <w:t xml:space="preserve"> Team M</w:t>
      </w:r>
      <w:r w:rsidR="002831A4" w:rsidRPr="00027910">
        <w:t>embers</w:t>
      </w:r>
      <w:bookmarkEnd w:id="28"/>
      <w:bookmarkEnd w:id="29"/>
      <w:bookmarkEnd w:id="30"/>
      <w:bookmarkEnd w:id="31"/>
    </w:p>
    <w:p w14:paraId="70A7A683" w14:textId="4FE73F7E" w:rsidR="002831A4" w:rsidRDefault="002831A4" w:rsidP="002831A4">
      <w:pPr>
        <w:ind w:left="1418"/>
        <w:rPr>
          <w:lang w:val="en-US" w:eastAsia="ar-SA"/>
        </w:rPr>
      </w:pPr>
      <w:r>
        <w:rPr>
          <w:lang w:val="en-US" w:eastAsia="ar-SA"/>
        </w:rPr>
        <w:t xml:space="preserve">The responsibility of all </w:t>
      </w:r>
      <w:r w:rsidR="006D69B9">
        <w:rPr>
          <w:lang w:val="en-US" w:eastAsia="ar-SA"/>
        </w:rPr>
        <w:t>Program</w:t>
      </w:r>
      <w:r>
        <w:rPr>
          <w:lang w:val="en-US" w:eastAsia="ar-SA"/>
        </w:rPr>
        <w:t xml:space="preserve"> Team Members is to:</w:t>
      </w:r>
    </w:p>
    <w:p w14:paraId="6AABEEBE" w14:textId="77777777" w:rsidR="002831A4" w:rsidRPr="00011C37" w:rsidRDefault="002831A4" w:rsidP="002831A4">
      <w:pPr>
        <w:numPr>
          <w:ilvl w:val="0"/>
          <w:numId w:val="28"/>
        </w:numPr>
        <w:spacing w:before="60" w:after="60" w:line="240" w:lineRule="auto"/>
        <w:ind w:left="1843"/>
        <w:rPr>
          <w:lang w:val="en-US" w:eastAsia="ar-SA"/>
        </w:rPr>
      </w:pPr>
      <w:r>
        <w:rPr>
          <w:lang w:val="en-US" w:eastAsia="ar-SA"/>
        </w:rPr>
        <w:t>Monitor the</w:t>
      </w:r>
      <w:r w:rsidRPr="00011C37">
        <w:rPr>
          <w:lang w:val="en-US" w:eastAsia="ar-SA"/>
        </w:rPr>
        <w:t xml:space="preserve"> quality of work they produce.</w:t>
      </w:r>
    </w:p>
    <w:p w14:paraId="60F2D24D" w14:textId="2477C814" w:rsidR="002831A4" w:rsidRDefault="002831A4" w:rsidP="002831A4">
      <w:pPr>
        <w:numPr>
          <w:ilvl w:val="0"/>
          <w:numId w:val="28"/>
        </w:numPr>
        <w:spacing w:before="60" w:after="60" w:line="240" w:lineRule="auto"/>
        <w:ind w:left="1843"/>
        <w:rPr>
          <w:lang w:val="en-US" w:eastAsia="ar-SA"/>
        </w:rPr>
      </w:pPr>
      <w:r>
        <w:rPr>
          <w:lang w:val="en-US" w:eastAsia="ar-SA"/>
        </w:rPr>
        <w:t xml:space="preserve">Report any factors, issues, or events to </w:t>
      </w:r>
      <w:r w:rsidR="006D69B9">
        <w:rPr>
          <w:lang w:val="en-US" w:eastAsia="ar-SA"/>
        </w:rPr>
        <w:t>Program</w:t>
      </w:r>
      <w:r>
        <w:rPr>
          <w:lang w:val="en-US" w:eastAsia="ar-SA"/>
        </w:rPr>
        <w:t xml:space="preserve"> </w:t>
      </w:r>
      <w:proofErr w:type="gramStart"/>
      <w:r>
        <w:rPr>
          <w:lang w:val="en-US" w:eastAsia="ar-SA"/>
        </w:rPr>
        <w:t>Manager</w:t>
      </w:r>
      <w:r w:rsidRPr="00011C37">
        <w:rPr>
          <w:lang w:val="en-US" w:eastAsia="ar-SA"/>
        </w:rPr>
        <w:t xml:space="preserve"> which</w:t>
      </w:r>
      <w:proofErr w:type="gramEnd"/>
      <w:r w:rsidRPr="00011C37">
        <w:rPr>
          <w:lang w:val="en-US" w:eastAsia="ar-SA"/>
        </w:rPr>
        <w:t xml:space="preserve"> could adversely affect quality.</w:t>
      </w:r>
    </w:p>
    <w:p w14:paraId="5E7AC7A9" w14:textId="1633252F" w:rsidR="002831A4" w:rsidRDefault="002831A4" w:rsidP="002831A4">
      <w:pPr>
        <w:numPr>
          <w:ilvl w:val="0"/>
          <w:numId w:val="28"/>
        </w:numPr>
        <w:spacing w:before="60" w:after="60" w:line="240" w:lineRule="auto"/>
        <w:ind w:left="1843"/>
        <w:rPr>
          <w:lang w:val="en-US" w:eastAsia="ar-SA"/>
        </w:rPr>
      </w:pPr>
      <w:bookmarkStart w:id="32" w:name="_Toc135044108"/>
      <w:bookmarkStart w:id="33" w:name="_Toc292954284"/>
      <w:r>
        <w:rPr>
          <w:lang w:val="en-US" w:eastAsia="ar-SA"/>
        </w:rPr>
        <w:t xml:space="preserve">Continually seek out process improvement opportunities throughout the </w:t>
      </w:r>
      <w:r w:rsidR="006D69B9">
        <w:rPr>
          <w:lang w:val="en-US" w:eastAsia="ar-SA"/>
        </w:rPr>
        <w:t>Program</w:t>
      </w:r>
      <w:r>
        <w:rPr>
          <w:lang w:val="en-US" w:eastAsia="ar-SA"/>
        </w:rPr>
        <w:t xml:space="preserve"> and report those opportunities to the </w:t>
      </w:r>
      <w:r w:rsidR="006D69B9">
        <w:rPr>
          <w:lang w:val="en-US" w:eastAsia="ar-SA"/>
        </w:rPr>
        <w:t>Program</w:t>
      </w:r>
      <w:r>
        <w:rPr>
          <w:lang w:val="en-US" w:eastAsia="ar-SA"/>
        </w:rPr>
        <w:t xml:space="preserve"> Manager.</w:t>
      </w:r>
    </w:p>
    <w:bookmarkEnd w:id="32"/>
    <w:bookmarkEnd w:id="33"/>
    <w:p w14:paraId="274A899E" w14:textId="77777777" w:rsidR="002831A4" w:rsidRPr="00B32E40" w:rsidRDefault="002831A4" w:rsidP="002831A4">
      <w:pPr>
        <w:pStyle w:val="Heading1"/>
        <w:keepNext/>
        <w:numPr>
          <w:ilvl w:val="0"/>
          <w:numId w:val="25"/>
        </w:numPr>
        <w:spacing w:before="600" w:after="120" w:line="240" w:lineRule="auto"/>
        <w:rPr>
          <w:lang w:val="en-US"/>
        </w:rPr>
      </w:pPr>
      <w:r>
        <w:rPr>
          <w:lang w:val="en-US"/>
        </w:rPr>
        <w:t>Quality Assurance</w:t>
      </w:r>
    </w:p>
    <w:p w14:paraId="2F2D23E4" w14:textId="59A9A69B" w:rsidR="002831A4" w:rsidRDefault="002831A4" w:rsidP="00917864">
      <w:pPr>
        <w:pStyle w:val="Normal10pt"/>
        <w:rPr>
          <w:sz w:val="22"/>
        </w:rPr>
      </w:pPr>
      <w:r w:rsidRPr="00575AF7">
        <w:rPr>
          <w:sz w:val="22"/>
        </w:rPr>
        <w:t xml:space="preserve">Quality assurance for the </w:t>
      </w:r>
      <w:r w:rsidR="006D69B9">
        <w:rPr>
          <w:sz w:val="22"/>
        </w:rPr>
        <w:t>Program</w:t>
      </w:r>
      <w:r w:rsidRPr="00575AF7">
        <w:rPr>
          <w:sz w:val="22"/>
        </w:rPr>
        <w:t xml:space="preserve"> will ensure that all processes used in the completion of the </w:t>
      </w:r>
      <w:r w:rsidR="006D69B9">
        <w:rPr>
          <w:sz w:val="22"/>
        </w:rPr>
        <w:t>Program</w:t>
      </w:r>
      <w:r w:rsidRPr="00575AF7">
        <w:rPr>
          <w:sz w:val="22"/>
        </w:rPr>
        <w:t xml:space="preserve"> meet acceptable quality standards.  These process standards are in place to maximize </w:t>
      </w:r>
      <w:r w:rsidR="006D69B9">
        <w:rPr>
          <w:sz w:val="22"/>
        </w:rPr>
        <w:t>Program</w:t>
      </w:r>
      <w:r w:rsidRPr="00575AF7">
        <w:rPr>
          <w:sz w:val="22"/>
        </w:rPr>
        <w:t xml:space="preserve"> efficiency and minimize waste. For each process used throughout the </w:t>
      </w:r>
      <w:r w:rsidR="006D69B9">
        <w:rPr>
          <w:sz w:val="22"/>
        </w:rPr>
        <w:t>Program</w:t>
      </w:r>
      <w:r w:rsidRPr="00575AF7">
        <w:rPr>
          <w:sz w:val="22"/>
        </w:rPr>
        <w:t xml:space="preserve">, the </w:t>
      </w:r>
      <w:r w:rsidR="006D69B9">
        <w:rPr>
          <w:sz w:val="22"/>
        </w:rPr>
        <w:t>Program</w:t>
      </w:r>
      <w:r w:rsidRPr="00575AF7">
        <w:rPr>
          <w:sz w:val="22"/>
        </w:rPr>
        <w:t xml:space="preserve"> Manager will track and measure quality against the approved standards with the assistance of the </w:t>
      </w:r>
      <w:r w:rsidR="006D69B9">
        <w:rPr>
          <w:sz w:val="22"/>
        </w:rPr>
        <w:t>Program</w:t>
      </w:r>
      <w:r w:rsidRPr="00575AF7">
        <w:rPr>
          <w:sz w:val="22"/>
        </w:rPr>
        <w:t xml:space="preserve"> team members and ensure all quality standards </w:t>
      </w:r>
      <w:proofErr w:type="gramStart"/>
      <w:r w:rsidRPr="00575AF7">
        <w:rPr>
          <w:sz w:val="22"/>
        </w:rPr>
        <w:t>are met</w:t>
      </w:r>
      <w:proofErr w:type="gramEnd"/>
      <w:r w:rsidRPr="00575AF7">
        <w:rPr>
          <w:sz w:val="22"/>
        </w:rPr>
        <w:t xml:space="preserve">.  </w:t>
      </w:r>
    </w:p>
    <w:p w14:paraId="5C695BED" w14:textId="77777777" w:rsidR="00917864" w:rsidRPr="00917864" w:rsidRDefault="00917864" w:rsidP="00917864">
      <w:pPr>
        <w:pStyle w:val="Normal10pt"/>
        <w:rPr>
          <w:color w:val="808474" w:themeColor="accent6" w:themeShade="BF"/>
          <w:sz w:val="18"/>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3"/>
        <w:gridCol w:w="3918"/>
        <w:gridCol w:w="3260"/>
      </w:tblGrid>
      <w:tr w:rsidR="002831A4" w:rsidRPr="00917864" w14:paraId="6D57409B" w14:textId="77777777" w:rsidTr="002831A4">
        <w:trPr>
          <w:trHeight w:val="430"/>
          <w:tblHeader/>
        </w:trPr>
        <w:tc>
          <w:tcPr>
            <w:tcW w:w="10201" w:type="dxa"/>
            <w:gridSpan w:val="3"/>
            <w:shd w:val="clear" w:color="auto" w:fill="C0C0C0"/>
            <w:vAlign w:val="center"/>
          </w:tcPr>
          <w:p w14:paraId="71C6A93B" w14:textId="77777777" w:rsidR="002831A4" w:rsidRPr="00917864" w:rsidRDefault="002831A4" w:rsidP="00051B53">
            <w:pPr>
              <w:spacing w:after="0" w:line="240" w:lineRule="auto"/>
              <w:jc w:val="center"/>
              <w:rPr>
                <w:rFonts w:cs="Arial"/>
                <w:b/>
                <w:sz w:val="20"/>
              </w:rPr>
            </w:pPr>
            <w:r w:rsidRPr="00917864">
              <w:rPr>
                <w:rFonts w:cs="Arial"/>
                <w:b/>
                <w:sz w:val="20"/>
              </w:rPr>
              <w:lastRenderedPageBreak/>
              <w:t>Quality Assurance Metrics</w:t>
            </w:r>
          </w:p>
        </w:tc>
      </w:tr>
      <w:tr w:rsidR="002831A4" w:rsidRPr="00917864" w14:paraId="79656537" w14:textId="77777777" w:rsidTr="002831A4">
        <w:trPr>
          <w:trHeight w:val="519"/>
          <w:tblHeader/>
        </w:trPr>
        <w:tc>
          <w:tcPr>
            <w:tcW w:w="3023" w:type="dxa"/>
            <w:shd w:val="clear" w:color="auto" w:fill="C0C0C0"/>
            <w:vAlign w:val="center"/>
          </w:tcPr>
          <w:p w14:paraId="47566408" w14:textId="77777777" w:rsidR="002831A4" w:rsidRPr="00917864" w:rsidRDefault="002831A4" w:rsidP="00051B53">
            <w:pPr>
              <w:spacing w:after="0" w:line="240" w:lineRule="auto"/>
              <w:jc w:val="center"/>
              <w:rPr>
                <w:rFonts w:cs="Arial"/>
                <w:b/>
                <w:sz w:val="20"/>
              </w:rPr>
            </w:pPr>
            <w:r w:rsidRPr="00917864">
              <w:rPr>
                <w:rFonts w:cs="Arial"/>
                <w:b/>
                <w:sz w:val="20"/>
              </w:rPr>
              <w:t>Action</w:t>
            </w:r>
          </w:p>
        </w:tc>
        <w:tc>
          <w:tcPr>
            <w:tcW w:w="3918" w:type="dxa"/>
            <w:shd w:val="clear" w:color="auto" w:fill="C0C0C0"/>
            <w:vAlign w:val="center"/>
          </w:tcPr>
          <w:p w14:paraId="58486C22" w14:textId="77777777" w:rsidR="002831A4" w:rsidRPr="00917864" w:rsidRDefault="002831A4" w:rsidP="00051B53">
            <w:pPr>
              <w:spacing w:after="0" w:line="240" w:lineRule="auto"/>
              <w:jc w:val="center"/>
              <w:rPr>
                <w:rFonts w:cs="Arial"/>
                <w:b/>
                <w:sz w:val="20"/>
              </w:rPr>
            </w:pPr>
            <w:r w:rsidRPr="00917864">
              <w:rPr>
                <w:rFonts w:cs="Arial"/>
                <w:b/>
                <w:sz w:val="20"/>
              </w:rPr>
              <w:t>Metric</w:t>
            </w:r>
          </w:p>
        </w:tc>
        <w:tc>
          <w:tcPr>
            <w:tcW w:w="3260" w:type="dxa"/>
            <w:shd w:val="clear" w:color="auto" w:fill="C0C0C0"/>
            <w:vAlign w:val="center"/>
          </w:tcPr>
          <w:p w14:paraId="6D693D66" w14:textId="77777777" w:rsidR="002831A4" w:rsidRPr="00917864" w:rsidRDefault="002831A4" w:rsidP="00051B53">
            <w:pPr>
              <w:spacing w:after="0" w:line="240" w:lineRule="auto"/>
              <w:jc w:val="center"/>
              <w:rPr>
                <w:rFonts w:cs="Arial"/>
                <w:b/>
                <w:sz w:val="20"/>
              </w:rPr>
            </w:pPr>
            <w:r w:rsidRPr="00917864">
              <w:rPr>
                <w:rFonts w:cs="Arial"/>
                <w:b/>
                <w:sz w:val="20"/>
              </w:rPr>
              <w:t>Reporting</w:t>
            </w:r>
          </w:p>
        </w:tc>
      </w:tr>
      <w:tr w:rsidR="002831A4" w:rsidRPr="00917864" w14:paraId="169F7C79" w14:textId="77777777" w:rsidTr="002831A4">
        <w:trPr>
          <w:trHeight w:val="296"/>
        </w:trPr>
        <w:tc>
          <w:tcPr>
            <w:tcW w:w="3023" w:type="dxa"/>
            <w:vAlign w:val="center"/>
          </w:tcPr>
          <w:p w14:paraId="41E8F63A" w14:textId="5550601A" w:rsidR="002831A4" w:rsidRPr="00917864" w:rsidRDefault="002831A4" w:rsidP="00051B53">
            <w:pPr>
              <w:spacing w:after="0" w:line="240" w:lineRule="auto"/>
              <w:rPr>
                <w:sz w:val="20"/>
              </w:rPr>
            </w:pPr>
            <w:r w:rsidRPr="00917864">
              <w:rPr>
                <w:sz w:val="20"/>
              </w:rPr>
              <w:t xml:space="preserve">Key </w:t>
            </w:r>
            <w:r w:rsidR="006D69B9" w:rsidRPr="00917864">
              <w:rPr>
                <w:sz w:val="20"/>
              </w:rPr>
              <w:t>Program</w:t>
            </w:r>
            <w:r w:rsidRPr="00917864">
              <w:rPr>
                <w:sz w:val="20"/>
              </w:rPr>
              <w:t xml:space="preserve"> artifacts approved and signed off</w:t>
            </w:r>
          </w:p>
        </w:tc>
        <w:tc>
          <w:tcPr>
            <w:tcW w:w="3918" w:type="dxa"/>
          </w:tcPr>
          <w:p w14:paraId="213AE3AB" w14:textId="77777777" w:rsidR="002831A4" w:rsidRPr="00917864" w:rsidRDefault="002831A4" w:rsidP="00051B53">
            <w:pPr>
              <w:spacing w:after="0" w:line="240" w:lineRule="auto"/>
              <w:rPr>
                <w:sz w:val="20"/>
              </w:rPr>
            </w:pPr>
            <w:r w:rsidRPr="00917864">
              <w:rPr>
                <w:sz w:val="20"/>
              </w:rPr>
              <w:t>100%</w:t>
            </w:r>
          </w:p>
        </w:tc>
        <w:tc>
          <w:tcPr>
            <w:tcW w:w="3260" w:type="dxa"/>
          </w:tcPr>
          <w:p w14:paraId="6B3CCD5E" w14:textId="624B651E" w:rsidR="002831A4" w:rsidRPr="00917864" w:rsidRDefault="002831A4" w:rsidP="00051B53">
            <w:pPr>
              <w:spacing w:after="0" w:line="240" w:lineRule="auto"/>
              <w:rPr>
                <w:sz w:val="20"/>
              </w:rPr>
            </w:pPr>
            <w:r w:rsidRPr="00917864">
              <w:rPr>
                <w:sz w:val="20"/>
              </w:rPr>
              <w:t xml:space="preserve">Prior to </w:t>
            </w:r>
            <w:r w:rsidR="006D69B9" w:rsidRPr="00917864">
              <w:rPr>
                <w:sz w:val="20"/>
              </w:rPr>
              <w:t>Program</w:t>
            </w:r>
            <w:r w:rsidRPr="00917864">
              <w:rPr>
                <w:sz w:val="20"/>
              </w:rPr>
              <w:t xml:space="preserve"> transitioning to Production</w:t>
            </w:r>
          </w:p>
        </w:tc>
      </w:tr>
      <w:tr w:rsidR="002831A4" w:rsidRPr="00917864" w14:paraId="50839C22" w14:textId="77777777" w:rsidTr="002831A4">
        <w:trPr>
          <w:trHeight w:val="431"/>
        </w:trPr>
        <w:tc>
          <w:tcPr>
            <w:tcW w:w="3023" w:type="dxa"/>
            <w:vAlign w:val="center"/>
          </w:tcPr>
          <w:p w14:paraId="7F76E207" w14:textId="77777777" w:rsidR="002831A4" w:rsidRPr="00917864" w:rsidRDefault="002831A4" w:rsidP="00051B53">
            <w:pPr>
              <w:spacing w:after="0" w:line="240" w:lineRule="auto"/>
              <w:rPr>
                <w:sz w:val="20"/>
              </w:rPr>
            </w:pPr>
            <w:r w:rsidRPr="00917864">
              <w:rPr>
                <w:sz w:val="20"/>
              </w:rPr>
              <w:t>Benefits have been identified and captured</w:t>
            </w:r>
          </w:p>
        </w:tc>
        <w:tc>
          <w:tcPr>
            <w:tcW w:w="3918" w:type="dxa"/>
          </w:tcPr>
          <w:p w14:paraId="0ECA2FF7" w14:textId="2C51F1A7" w:rsidR="002831A4" w:rsidRPr="00917864" w:rsidRDefault="0025373C" w:rsidP="0025373C">
            <w:pPr>
              <w:spacing w:after="0" w:line="240" w:lineRule="auto"/>
              <w:rPr>
                <w:sz w:val="20"/>
              </w:rPr>
            </w:pPr>
            <w:r>
              <w:rPr>
                <w:sz w:val="20"/>
              </w:rPr>
              <w:t>100%</w:t>
            </w:r>
            <w:r w:rsidR="002831A4" w:rsidRPr="00917864">
              <w:rPr>
                <w:sz w:val="20"/>
              </w:rPr>
              <w:t xml:space="preserve"> </w:t>
            </w:r>
            <w:r>
              <w:rPr>
                <w:sz w:val="20"/>
              </w:rPr>
              <w:t>prior to Program Stream phase launch</w:t>
            </w:r>
          </w:p>
        </w:tc>
        <w:tc>
          <w:tcPr>
            <w:tcW w:w="3260" w:type="dxa"/>
          </w:tcPr>
          <w:p w14:paraId="7D9ECF4C" w14:textId="3BBB6B9B" w:rsidR="002831A4" w:rsidRPr="00917864" w:rsidRDefault="002831A4" w:rsidP="0025373C">
            <w:pPr>
              <w:spacing w:after="0" w:line="240" w:lineRule="auto"/>
              <w:rPr>
                <w:sz w:val="20"/>
              </w:rPr>
            </w:pPr>
            <w:r w:rsidRPr="00917864">
              <w:rPr>
                <w:sz w:val="20"/>
              </w:rPr>
              <w:t>Benefits Realization Track</w:t>
            </w:r>
            <w:r w:rsidR="00051B53" w:rsidRPr="00917864">
              <w:rPr>
                <w:sz w:val="20"/>
              </w:rPr>
              <w:t>ing in PPM</w:t>
            </w:r>
          </w:p>
        </w:tc>
      </w:tr>
      <w:tr w:rsidR="002831A4" w:rsidRPr="00917864" w14:paraId="6CA47A1D" w14:textId="77777777" w:rsidTr="002831A4">
        <w:trPr>
          <w:trHeight w:val="395"/>
        </w:trPr>
        <w:tc>
          <w:tcPr>
            <w:tcW w:w="3023" w:type="dxa"/>
            <w:vAlign w:val="center"/>
          </w:tcPr>
          <w:p w14:paraId="64099233" w14:textId="77777777" w:rsidR="002831A4" w:rsidRPr="00917864" w:rsidRDefault="002831A4" w:rsidP="00051B53">
            <w:pPr>
              <w:spacing w:after="0" w:line="240" w:lineRule="auto"/>
              <w:rPr>
                <w:sz w:val="20"/>
              </w:rPr>
            </w:pPr>
            <w:r w:rsidRPr="00917864">
              <w:rPr>
                <w:sz w:val="20"/>
              </w:rPr>
              <w:t xml:space="preserve">Stage Gate Review </w:t>
            </w:r>
          </w:p>
        </w:tc>
        <w:tc>
          <w:tcPr>
            <w:tcW w:w="3918" w:type="dxa"/>
          </w:tcPr>
          <w:p w14:paraId="5E3AA42A" w14:textId="15A07532" w:rsidR="002831A4" w:rsidRPr="00917864" w:rsidRDefault="002831A4" w:rsidP="00051B53">
            <w:pPr>
              <w:spacing w:after="0" w:line="240" w:lineRule="auto"/>
              <w:rPr>
                <w:sz w:val="20"/>
              </w:rPr>
            </w:pPr>
            <w:r w:rsidRPr="00917864">
              <w:rPr>
                <w:sz w:val="20"/>
              </w:rPr>
              <w:t>Sco</w:t>
            </w:r>
            <w:r w:rsidR="0025373C">
              <w:rPr>
                <w:sz w:val="20"/>
              </w:rPr>
              <w:t>ring of 100% at each Stage Gate</w:t>
            </w:r>
            <w:r w:rsidRPr="00917864">
              <w:rPr>
                <w:sz w:val="20"/>
              </w:rPr>
              <w:t xml:space="preserve"> or an action plan to address incomplete or partial items that are tracked to completion</w:t>
            </w:r>
          </w:p>
        </w:tc>
        <w:tc>
          <w:tcPr>
            <w:tcW w:w="3260" w:type="dxa"/>
          </w:tcPr>
          <w:p w14:paraId="0AB8BFD8" w14:textId="77777777" w:rsidR="002831A4" w:rsidRPr="00917864" w:rsidRDefault="002831A4" w:rsidP="00051B53">
            <w:pPr>
              <w:spacing w:after="0" w:line="240" w:lineRule="auto"/>
              <w:rPr>
                <w:sz w:val="20"/>
              </w:rPr>
            </w:pPr>
            <w:r w:rsidRPr="00917864">
              <w:rPr>
                <w:sz w:val="20"/>
              </w:rPr>
              <w:t>Stage Gate Checklist</w:t>
            </w:r>
          </w:p>
        </w:tc>
      </w:tr>
      <w:tr w:rsidR="002831A4" w:rsidRPr="00917864" w14:paraId="7C887C7D" w14:textId="77777777" w:rsidTr="002831A4">
        <w:trPr>
          <w:trHeight w:val="350"/>
        </w:trPr>
        <w:tc>
          <w:tcPr>
            <w:tcW w:w="3023" w:type="dxa"/>
            <w:vAlign w:val="center"/>
          </w:tcPr>
          <w:p w14:paraId="7CED90A9" w14:textId="0AA893C0" w:rsidR="002831A4" w:rsidRPr="00917864" w:rsidRDefault="002831A4" w:rsidP="00051B53">
            <w:pPr>
              <w:spacing w:after="0" w:line="240" w:lineRule="auto"/>
              <w:rPr>
                <w:sz w:val="20"/>
              </w:rPr>
            </w:pPr>
            <w:r w:rsidRPr="00917864">
              <w:rPr>
                <w:sz w:val="20"/>
              </w:rPr>
              <w:t xml:space="preserve">Use of </w:t>
            </w:r>
            <w:r w:rsidR="006D69B9" w:rsidRPr="00917864">
              <w:rPr>
                <w:sz w:val="20"/>
              </w:rPr>
              <w:t>Program</w:t>
            </w:r>
            <w:r w:rsidRPr="00917864">
              <w:rPr>
                <w:sz w:val="20"/>
              </w:rPr>
              <w:t xml:space="preserve"> Management Templates</w:t>
            </w:r>
          </w:p>
        </w:tc>
        <w:tc>
          <w:tcPr>
            <w:tcW w:w="3918" w:type="dxa"/>
          </w:tcPr>
          <w:p w14:paraId="40D3936A" w14:textId="5DEEFDDC" w:rsidR="002831A4" w:rsidRPr="00917864" w:rsidRDefault="002831A4" w:rsidP="00051B53">
            <w:pPr>
              <w:spacing w:after="0" w:line="240" w:lineRule="auto"/>
              <w:rPr>
                <w:sz w:val="20"/>
              </w:rPr>
            </w:pPr>
            <w:r w:rsidRPr="00917864">
              <w:rPr>
                <w:sz w:val="20"/>
              </w:rPr>
              <w:t xml:space="preserve">100% adherence to the PMO template standards or approval of </w:t>
            </w:r>
            <w:r w:rsidR="006D69B9" w:rsidRPr="00917864">
              <w:rPr>
                <w:sz w:val="20"/>
              </w:rPr>
              <w:t>Program</w:t>
            </w:r>
            <w:r w:rsidRPr="00917864">
              <w:rPr>
                <w:sz w:val="20"/>
              </w:rPr>
              <w:t xml:space="preserve"> Owner</w:t>
            </w:r>
            <w:r w:rsidR="00917864" w:rsidRPr="00917864">
              <w:rPr>
                <w:sz w:val="20"/>
              </w:rPr>
              <w:t>s</w:t>
            </w:r>
            <w:r w:rsidRPr="00917864">
              <w:rPr>
                <w:sz w:val="20"/>
              </w:rPr>
              <w:t xml:space="preserve"> and </w:t>
            </w:r>
            <w:r w:rsidR="00051B53" w:rsidRPr="00917864">
              <w:rPr>
                <w:sz w:val="20"/>
              </w:rPr>
              <w:t>AVP, Program Management</w:t>
            </w:r>
            <w:r w:rsidRPr="00917864">
              <w:rPr>
                <w:sz w:val="20"/>
              </w:rPr>
              <w:t xml:space="preserve"> of exceptions</w:t>
            </w:r>
          </w:p>
        </w:tc>
        <w:tc>
          <w:tcPr>
            <w:tcW w:w="3260" w:type="dxa"/>
          </w:tcPr>
          <w:p w14:paraId="0FCB1244" w14:textId="77777777" w:rsidR="002831A4" w:rsidRPr="00917864" w:rsidRDefault="002831A4" w:rsidP="00051B53">
            <w:pPr>
              <w:spacing w:after="0" w:line="240" w:lineRule="auto"/>
              <w:rPr>
                <w:sz w:val="20"/>
              </w:rPr>
            </w:pPr>
            <w:r w:rsidRPr="00917864">
              <w:rPr>
                <w:sz w:val="20"/>
              </w:rPr>
              <w:t>Artifact reviewed prior to Stage Gate</w:t>
            </w:r>
          </w:p>
        </w:tc>
      </w:tr>
      <w:tr w:rsidR="002831A4" w:rsidRPr="00917864" w14:paraId="3D11DD9F" w14:textId="77777777" w:rsidTr="002831A4">
        <w:trPr>
          <w:trHeight w:val="350"/>
        </w:trPr>
        <w:tc>
          <w:tcPr>
            <w:tcW w:w="3023" w:type="dxa"/>
            <w:vAlign w:val="center"/>
          </w:tcPr>
          <w:p w14:paraId="1B1CB3AF" w14:textId="0A6E0F58" w:rsidR="002831A4" w:rsidRPr="00917864" w:rsidRDefault="002831A4" w:rsidP="00051B53">
            <w:pPr>
              <w:spacing w:after="0" w:line="240" w:lineRule="auto"/>
              <w:rPr>
                <w:sz w:val="20"/>
              </w:rPr>
            </w:pPr>
            <w:r w:rsidRPr="00917864">
              <w:rPr>
                <w:sz w:val="20"/>
              </w:rPr>
              <w:t xml:space="preserve">Deliverables stored in </w:t>
            </w:r>
            <w:r w:rsidR="006D69B9" w:rsidRPr="00917864">
              <w:rPr>
                <w:sz w:val="20"/>
              </w:rPr>
              <w:t>Program</w:t>
            </w:r>
            <w:r w:rsidRPr="00917864">
              <w:rPr>
                <w:sz w:val="20"/>
              </w:rPr>
              <w:t xml:space="preserve"> folder</w:t>
            </w:r>
          </w:p>
        </w:tc>
        <w:tc>
          <w:tcPr>
            <w:tcW w:w="3918" w:type="dxa"/>
          </w:tcPr>
          <w:p w14:paraId="3726062F" w14:textId="77777777" w:rsidR="002831A4" w:rsidRPr="00917864" w:rsidRDefault="002831A4" w:rsidP="00051B53">
            <w:pPr>
              <w:spacing w:after="0" w:line="240" w:lineRule="auto"/>
              <w:rPr>
                <w:sz w:val="20"/>
              </w:rPr>
            </w:pPr>
            <w:r w:rsidRPr="00917864">
              <w:rPr>
                <w:sz w:val="20"/>
              </w:rPr>
              <w:t>100%</w:t>
            </w:r>
          </w:p>
        </w:tc>
        <w:tc>
          <w:tcPr>
            <w:tcW w:w="3260" w:type="dxa"/>
          </w:tcPr>
          <w:p w14:paraId="48C80919" w14:textId="77777777" w:rsidR="002831A4" w:rsidRPr="00917864" w:rsidRDefault="002831A4" w:rsidP="00051B53">
            <w:pPr>
              <w:spacing w:after="0" w:line="240" w:lineRule="auto"/>
              <w:rPr>
                <w:sz w:val="20"/>
              </w:rPr>
            </w:pPr>
            <w:r w:rsidRPr="00917864">
              <w:rPr>
                <w:sz w:val="20"/>
              </w:rPr>
              <w:t>Stage Gate Checklist</w:t>
            </w:r>
          </w:p>
        </w:tc>
      </w:tr>
      <w:tr w:rsidR="002831A4" w:rsidRPr="00917864" w14:paraId="6533F2D6" w14:textId="77777777" w:rsidTr="002831A4">
        <w:trPr>
          <w:trHeight w:val="350"/>
        </w:trPr>
        <w:tc>
          <w:tcPr>
            <w:tcW w:w="3023" w:type="dxa"/>
            <w:vAlign w:val="center"/>
          </w:tcPr>
          <w:p w14:paraId="716FF8EC" w14:textId="6E2FBF86" w:rsidR="002831A4" w:rsidRPr="00917864" w:rsidRDefault="006D69B9" w:rsidP="00051B53">
            <w:pPr>
              <w:spacing w:after="0" w:line="240" w:lineRule="auto"/>
              <w:rPr>
                <w:sz w:val="20"/>
              </w:rPr>
            </w:pPr>
            <w:r w:rsidRPr="00917864">
              <w:rPr>
                <w:sz w:val="20"/>
              </w:rPr>
              <w:t>Program</w:t>
            </w:r>
            <w:r w:rsidR="002831A4" w:rsidRPr="00917864">
              <w:rPr>
                <w:sz w:val="20"/>
              </w:rPr>
              <w:t xml:space="preserve"> Change Management Process followed </w:t>
            </w:r>
          </w:p>
        </w:tc>
        <w:tc>
          <w:tcPr>
            <w:tcW w:w="3918" w:type="dxa"/>
          </w:tcPr>
          <w:p w14:paraId="6FAD5F9B" w14:textId="77777777" w:rsidR="002831A4" w:rsidRPr="00917864" w:rsidRDefault="002831A4" w:rsidP="00051B53">
            <w:pPr>
              <w:spacing w:after="0" w:line="240" w:lineRule="auto"/>
              <w:rPr>
                <w:sz w:val="20"/>
              </w:rPr>
            </w:pPr>
            <w:r w:rsidRPr="00917864">
              <w:rPr>
                <w:sz w:val="20"/>
              </w:rPr>
              <w:t>100% for all changes to scope, budget, schedule</w:t>
            </w:r>
          </w:p>
        </w:tc>
        <w:tc>
          <w:tcPr>
            <w:tcW w:w="3260" w:type="dxa"/>
          </w:tcPr>
          <w:p w14:paraId="6939B079" w14:textId="77777777" w:rsidR="002831A4" w:rsidRPr="00917864" w:rsidRDefault="002831A4" w:rsidP="00051B53">
            <w:pPr>
              <w:spacing w:after="0" w:line="240" w:lineRule="auto"/>
              <w:rPr>
                <w:sz w:val="20"/>
              </w:rPr>
            </w:pPr>
            <w:r w:rsidRPr="00917864">
              <w:rPr>
                <w:sz w:val="20"/>
              </w:rPr>
              <w:t>Stage Gate Checklist</w:t>
            </w:r>
          </w:p>
        </w:tc>
      </w:tr>
      <w:tr w:rsidR="006F05CA" w:rsidRPr="00917864" w14:paraId="3CCB1CF0" w14:textId="77777777" w:rsidTr="002831A4">
        <w:trPr>
          <w:trHeight w:val="350"/>
          <w:ins w:id="34" w:author="Kate Jekabson" w:date="2020-06-07T19:59:00Z"/>
        </w:trPr>
        <w:tc>
          <w:tcPr>
            <w:tcW w:w="3023" w:type="dxa"/>
            <w:vAlign w:val="center"/>
          </w:tcPr>
          <w:p w14:paraId="2DFA07BE" w14:textId="6F4CC21D" w:rsidR="006F05CA" w:rsidRPr="00917864" w:rsidRDefault="006F05CA" w:rsidP="00004B01">
            <w:pPr>
              <w:spacing w:after="0" w:line="240" w:lineRule="auto"/>
              <w:rPr>
                <w:ins w:id="35" w:author="Kate Jekabson" w:date="2020-06-07T19:59:00Z"/>
                <w:sz w:val="20"/>
              </w:rPr>
            </w:pPr>
            <w:ins w:id="36" w:author="Kate Jekabson" w:date="2020-06-07T20:00:00Z">
              <w:r>
                <w:rPr>
                  <w:sz w:val="20"/>
                </w:rPr>
                <w:t>Test</w:t>
              </w:r>
            </w:ins>
            <w:ins w:id="37" w:author="Kate Jekabson" w:date="2020-06-07T20:35:00Z">
              <w:r w:rsidR="00004B01">
                <w:rPr>
                  <w:sz w:val="20"/>
                </w:rPr>
                <w:t>ing</w:t>
              </w:r>
            </w:ins>
            <w:ins w:id="38" w:author="Kate Jekabson" w:date="2020-06-07T20:00:00Z">
              <w:r>
                <w:rPr>
                  <w:sz w:val="20"/>
                </w:rPr>
                <w:t xml:space="preserve"> process followed</w:t>
              </w:r>
            </w:ins>
          </w:p>
        </w:tc>
        <w:tc>
          <w:tcPr>
            <w:tcW w:w="3918" w:type="dxa"/>
          </w:tcPr>
          <w:p w14:paraId="6C07BE04" w14:textId="088F864D" w:rsidR="006F05CA" w:rsidRPr="00917864" w:rsidRDefault="001566CC" w:rsidP="00004B01">
            <w:pPr>
              <w:spacing w:after="0" w:line="240" w:lineRule="auto"/>
              <w:rPr>
                <w:ins w:id="39" w:author="Kate Jekabson" w:date="2020-06-07T19:59:00Z"/>
                <w:sz w:val="20"/>
              </w:rPr>
            </w:pPr>
            <w:ins w:id="40" w:author="Kate Jekabson" w:date="2020-06-07T20:22:00Z">
              <w:r>
                <w:rPr>
                  <w:sz w:val="20"/>
                </w:rPr>
                <w:t xml:space="preserve">Test </w:t>
              </w:r>
            </w:ins>
            <w:ins w:id="41" w:author="Kate Jekabson" w:date="2020-06-07T20:35:00Z">
              <w:r w:rsidR="00004B01">
                <w:rPr>
                  <w:sz w:val="20"/>
                </w:rPr>
                <w:t>process followed as identified in the Test Plan</w:t>
              </w:r>
            </w:ins>
            <w:ins w:id="42" w:author="Kate Jekabson" w:date="2020-06-07T20:22:00Z">
              <w:r>
                <w:rPr>
                  <w:sz w:val="20"/>
                </w:rPr>
                <w:t>.</w:t>
              </w:r>
            </w:ins>
          </w:p>
        </w:tc>
        <w:tc>
          <w:tcPr>
            <w:tcW w:w="3260" w:type="dxa"/>
          </w:tcPr>
          <w:p w14:paraId="00118FED" w14:textId="5FA30A95" w:rsidR="006F05CA" w:rsidRPr="00917864" w:rsidRDefault="00004B01" w:rsidP="00051B53">
            <w:pPr>
              <w:spacing w:after="0" w:line="240" w:lineRule="auto"/>
              <w:rPr>
                <w:ins w:id="43" w:author="Kate Jekabson" w:date="2020-06-07T19:59:00Z"/>
                <w:sz w:val="20"/>
              </w:rPr>
            </w:pPr>
            <w:ins w:id="44" w:author="Kate Jekabson" w:date="2020-06-07T20:36:00Z">
              <w:r>
                <w:rPr>
                  <w:sz w:val="20"/>
                </w:rPr>
                <w:t xml:space="preserve">Test Plan </w:t>
              </w:r>
              <w:proofErr w:type="gramStart"/>
              <w:r>
                <w:rPr>
                  <w:sz w:val="20"/>
                </w:rPr>
                <w:t>has been approved</w:t>
              </w:r>
              <w:proofErr w:type="gramEnd"/>
              <w:r>
                <w:rPr>
                  <w:sz w:val="20"/>
                </w:rPr>
                <w:t>.</w:t>
              </w:r>
            </w:ins>
          </w:p>
        </w:tc>
      </w:tr>
    </w:tbl>
    <w:p w14:paraId="14F7F6A1" w14:textId="77777777" w:rsidR="002831A4" w:rsidRPr="00B32E40" w:rsidRDefault="002831A4" w:rsidP="002831A4">
      <w:pPr>
        <w:pStyle w:val="Normal10pt"/>
      </w:pPr>
    </w:p>
    <w:p w14:paraId="07BD2DC6" w14:textId="77777777" w:rsidR="002831A4" w:rsidRPr="00B32E40" w:rsidRDefault="002831A4" w:rsidP="002831A4">
      <w:pPr>
        <w:pStyle w:val="Heading1"/>
        <w:keepNext/>
        <w:numPr>
          <w:ilvl w:val="0"/>
          <w:numId w:val="25"/>
        </w:numPr>
        <w:spacing w:before="120" w:after="120" w:line="240" w:lineRule="auto"/>
        <w:rPr>
          <w:lang w:val="en-US"/>
        </w:rPr>
      </w:pPr>
      <w:r>
        <w:rPr>
          <w:lang w:val="en-US"/>
        </w:rPr>
        <w:t>Quality Control</w:t>
      </w:r>
    </w:p>
    <w:p w14:paraId="7F91A9A4" w14:textId="2B63A833" w:rsidR="002831A4" w:rsidRDefault="002831A4" w:rsidP="002831A4">
      <w:pPr>
        <w:pStyle w:val="Normal10pt"/>
        <w:rPr>
          <w:sz w:val="22"/>
          <w:szCs w:val="22"/>
        </w:rPr>
      </w:pPr>
      <w:r w:rsidRPr="00575AF7">
        <w:rPr>
          <w:sz w:val="22"/>
          <w:szCs w:val="22"/>
        </w:rPr>
        <w:t xml:space="preserve">Quality control for the </w:t>
      </w:r>
      <w:r w:rsidR="006D69B9">
        <w:rPr>
          <w:sz w:val="22"/>
          <w:szCs w:val="22"/>
        </w:rPr>
        <w:t>Program</w:t>
      </w:r>
      <w:r w:rsidRPr="00575AF7">
        <w:rPr>
          <w:sz w:val="22"/>
          <w:szCs w:val="22"/>
        </w:rPr>
        <w:t xml:space="preserve"> will utilize tools and methodologies for ensuring that all </w:t>
      </w:r>
      <w:r w:rsidR="006D69B9">
        <w:rPr>
          <w:sz w:val="22"/>
          <w:szCs w:val="22"/>
        </w:rPr>
        <w:t>Program</w:t>
      </w:r>
      <w:r w:rsidRPr="00575AF7">
        <w:rPr>
          <w:sz w:val="22"/>
          <w:szCs w:val="22"/>
        </w:rPr>
        <w:t xml:space="preserve"> deliverables comply with approved quality standards. The </w:t>
      </w:r>
      <w:r w:rsidR="006D69B9">
        <w:rPr>
          <w:sz w:val="22"/>
          <w:szCs w:val="22"/>
        </w:rPr>
        <w:t>Program</w:t>
      </w:r>
      <w:r w:rsidRPr="00575AF7">
        <w:rPr>
          <w:sz w:val="22"/>
          <w:szCs w:val="22"/>
        </w:rPr>
        <w:t xml:space="preserve"> Manager will ensure all quality standards and quality control activities </w:t>
      </w:r>
      <w:proofErr w:type="gramStart"/>
      <w:r w:rsidRPr="00575AF7">
        <w:rPr>
          <w:sz w:val="22"/>
          <w:szCs w:val="22"/>
        </w:rPr>
        <w:t>are met</w:t>
      </w:r>
      <w:proofErr w:type="gramEnd"/>
      <w:r w:rsidRPr="00575AF7">
        <w:rPr>
          <w:sz w:val="22"/>
          <w:szCs w:val="22"/>
        </w:rPr>
        <w:t xml:space="preserve"> throughout the </w:t>
      </w:r>
      <w:r w:rsidR="006D69B9">
        <w:rPr>
          <w:sz w:val="22"/>
          <w:szCs w:val="22"/>
        </w:rPr>
        <w:t>Program</w:t>
      </w:r>
      <w:r w:rsidRPr="00575AF7">
        <w:rPr>
          <w:sz w:val="22"/>
          <w:szCs w:val="22"/>
        </w:rPr>
        <w:t xml:space="preserve">. </w:t>
      </w:r>
    </w:p>
    <w:p w14:paraId="293886AB" w14:textId="77777777" w:rsidR="00917864" w:rsidRPr="00575AF7" w:rsidRDefault="00917864" w:rsidP="002831A4">
      <w:pPr>
        <w:pStyle w:val="Normal10pt"/>
        <w:rPr>
          <w:sz w:val="22"/>
          <w:szCs w:val="22"/>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8"/>
        <w:gridCol w:w="3147"/>
        <w:gridCol w:w="1531"/>
        <w:gridCol w:w="3005"/>
      </w:tblGrid>
      <w:tr w:rsidR="002831A4" w:rsidRPr="00917864" w14:paraId="55CBA225" w14:textId="77777777" w:rsidTr="002831A4">
        <w:trPr>
          <w:trHeight w:val="256"/>
          <w:tblHeader/>
        </w:trPr>
        <w:tc>
          <w:tcPr>
            <w:tcW w:w="10201" w:type="dxa"/>
            <w:gridSpan w:val="4"/>
            <w:shd w:val="clear" w:color="auto" w:fill="C0C0C0"/>
            <w:vAlign w:val="center"/>
          </w:tcPr>
          <w:p w14:paraId="1225F8EF" w14:textId="77777777" w:rsidR="002831A4" w:rsidRPr="00917864" w:rsidRDefault="002831A4" w:rsidP="00051B53">
            <w:pPr>
              <w:spacing w:after="0" w:line="240" w:lineRule="auto"/>
              <w:jc w:val="center"/>
              <w:rPr>
                <w:rFonts w:cs="Arial"/>
                <w:b/>
                <w:sz w:val="20"/>
              </w:rPr>
            </w:pPr>
            <w:r w:rsidRPr="00917864">
              <w:rPr>
                <w:rFonts w:cs="Arial"/>
                <w:b/>
                <w:sz w:val="20"/>
              </w:rPr>
              <w:t>Quality Control Metrics</w:t>
            </w:r>
          </w:p>
        </w:tc>
      </w:tr>
      <w:tr w:rsidR="002831A4" w:rsidRPr="00917864" w14:paraId="2C2DBF75" w14:textId="77777777" w:rsidTr="002831A4">
        <w:trPr>
          <w:trHeight w:val="519"/>
          <w:tblHeader/>
        </w:trPr>
        <w:tc>
          <w:tcPr>
            <w:tcW w:w="2518" w:type="dxa"/>
            <w:shd w:val="clear" w:color="auto" w:fill="C0C0C0"/>
            <w:vAlign w:val="center"/>
          </w:tcPr>
          <w:p w14:paraId="00183D90" w14:textId="77777777" w:rsidR="002831A4" w:rsidRPr="00917864" w:rsidRDefault="002831A4" w:rsidP="00051B53">
            <w:pPr>
              <w:spacing w:after="0" w:line="240" w:lineRule="auto"/>
              <w:jc w:val="center"/>
              <w:rPr>
                <w:rFonts w:cs="Arial"/>
                <w:b/>
                <w:sz w:val="20"/>
              </w:rPr>
            </w:pPr>
            <w:r w:rsidRPr="00917864">
              <w:rPr>
                <w:rFonts w:cs="Arial"/>
                <w:b/>
                <w:sz w:val="20"/>
              </w:rPr>
              <w:t>Deliverable</w:t>
            </w:r>
          </w:p>
        </w:tc>
        <w:tc>
          <w:tcPr>
            <w:tcW w:w="3147" w:type="dxa"/>
            <w:shd w:val="clear" w:color="auto" w:fill="C0C0C0"/>
            <w:vAlign w:val="center"/>
          </w:tcPr>
          <w:p w14:paraId="3CFE61CE" w14:textId="77777777" w:rsidR="002831A4" w:rsidRPr="00917864" w:rsidRDefault="002831A4" w:rsidP="00051B53">
            <w:pPr>
              <w:spacing w:after="0" w:line="240" w:lineRule="auto"/>
              <w:jc w:val="center"/>
              <w:rPr>
                <w:rFonts w:cs="Arial"/>
                <w:b/>
                <w:sz w:val="20"/>
              </w:rPr>
            </w:pPr>
            <w:r w:rsidRPr="00917864">
              <w:rPr>
                <w:rFonts w:cs="Arial"/>
                <w:b/>
                <w:sz w:val="20"/>
              </w:rPr>
              <w:t>Activity</w:t>
            </w:r>
          </w:p>
        </w:tc>
        <w:tc>
          <w:tcPr>
            <w:tcW w:w="1531" w:type="dxa"/>
            <w:shd w:val="clear" w:color="auto" w:fill="C0C0C0"/>
            <w:vAlign w:val="center"/>
          </w:tcPr>
          <w:p w14:paraId="05FAE0ED" w14:textId="77777777" w:rsidR="002831A4" w:rsidRPr="00917864" w:rsidRDefault="002831A4" w:rsidP="00051B53">
            <w:pPr>
              <w:spacing w:after="0" w:line="240" w:lineRule="auto"/>
              <w:jc w:val="center"/>
              <w:rPr>
                <w:rFonts w:cs="Arial"/>
                <w:b/>
                <w:sz w:val="20"/>
              </w:rPr>
            </w:pPr>
            <w:r w:rsidRPr="00917864">
              <w:rPr>
                <w:rFonts w:cs="Arial"/>
                <w:b/>
                <w:sz w:val="20"/>
              </w:rPr>
              <w:t>Metric</w:t>
            </w:r>
          </w:p>
        </w:tc>
        <w:tc>
          <w:tcPr>
            <w:tcW w:w="3005" w:type="dxa"/>
            <w:shd w:val="clear" w:color="auto" w:fill="C0C0C0"/>
            <w:vAlign w:val="center"/>
          </w:tcPr>
          <w:p w14:paraId="049390FC" w14:textId="77777777" w:rsidR="002831A4" w:rsidRPr="00917864" w:rsidRDefault="002831A4" w:rsidP="00051B53">
            <w:pPr>
              <w:spacing w:after="0" w:line="240" w:lineRule="auto"/>
              <w:jc w:val="center"/>
              <w:rPr>
                <w:rFonts w:cs="Arial"/>
                <w:b/>
                <w:sz w:val="20"/>
              </w:rPr>
            </w:pPr>
            <w:r w:rsidRPr="00917864">
              <w:rPr>
                <w:rFonts w:cs="Arial"/>
                <w:b/>
                <w:sz w:val="20"/>
              </w:rPr>
              <w:t>Calculation/Report</w:t>
            </w:r>
          </w:p>
        </w:tc>
      </w:tr>
      <w:tr w:rsidR="002831A4" w:rsidRPr="00917864" w14:paraId="1DA417F5" w14:textId="77777777" w:rsidTr="002831A4">
        <w:trPr>
          <w:trHeight w:val="384"/>
        </w:trPr>
        <w:tc>
          <w:tcPr>
            <w:tcW w:w="2518" w:type="dxa"/>
          </w:tcPr>
          <w:p w14:paraId="7216AFE9" w14:textId="20711079" w:rsidR="002831A4" w:rsidRPr="00917864" w:rsidRDefault="006D69B9" w:rsidP="00051B53">
            <w:pPr>
              <w:spacing w:after="0" w:line="240" w:lineRule="auto"/>
              <w:rPr>
                <w:sz w:val="20"/>
              </w:rPr>
            </w:pPr>
            <w:r w:rsidRPr="00917864">
              <w:rPr>
                <w:sz w:val="20"/>
              </w:rPr>
              <w:t>Program</w:t>
            </w:r>
            <w:r w:rsidR="002831A4" w:rsidRPr="00917864">
              <w:rPr>
                <w:sz w:val="20"/>
              </w:rPr>
              <w:t xml:space="preserve"> Budget</w:t>
            </w:r>
          </w:p>
        </w:tc>
        <w:tc>
          <w:tcPr>
            <w:tcW w:w="3147" w:type="dxa"/>
            <w:vAlign w:val="center"/>
          </w:tcPr>
          <w:p w14:paraId="6B6777A0" w14:textId="6C087389" w:rsidR="002831A4" w:rsidRPr="00917864" w:rsidRDefault="006D69B9" w:rsidP="00051B53">
            <w:pPr>
              <w:spacing w:after="0" w:line="240" w:lineRule="auto"/>
              <w:rPr>
                <w:sz w:val="20"/>
              </w:rPr>
            </w:pPr>
            <w:r w:rsidRPr="00917864">
              <w:rPr>
                <w:sz w:val="20"/>
              </w:rPr>
              <w:t>Program</w:t>
            </w:r>
            <w:r w:rsidR="002831A4" w:rsidRPr="00917864">
              <w:rPr>
                <w:sz w:val="20"/>
              </w:rPr>
              <w:t xml:space="preserve"> budget costs and actuals recorded on time.</w:t>
            </w:r>
          </w:p>
        </w:tc>
        <w:tc>
          <w:tcPr>
            <w:tcW w:w="1531" w:type="dxa"/>
            <w:vAlign w:val="center"/>
          </w:tcPr>
          <w:p w14:paraId="7B652A3C" w14:textId="77777777" w:rsidR="002831A4" w:rsidRPr="00917864" w:rsidRDefault="002831A4" w:rsidP="00051B53">
            <w:pPr>
              <w:spacing w:after="0" w:line="240" w:lineRule="auto"/>
              <w:rPr>
                <w:sz w:val="20"/>
              </w:rPr>
            </w:pPr>
            <w:r w:rsidRPr="00917864">
              <w:rPr>
                <w:sz w:val="20"/>
              </w:rPr>
              <w:t>100%</w:t>
            </w:r>
          </w:p>
        </w:tc>
        <w:tc>
          <w:tcPr>
            <w:tcW w:w="3005" w:type="dxa"/>
            <w:vAlign w:val="center"/>
          </w:tcPr>
          <w:p w14:paraId="73123C66" w14:textId="49FF7A24" w:rsidR="002831A4" w:rsidRPr="00917864" w:rsidRDefault="002831A4" w:rsidP="00051B53">
            <w:pPr>
              <w:spacing w:after="0" w:line="240" w:lineRule="auto"/>
              <w:rPr>
                <w:sz w:val="20"/>
              </w:rPr>
            </w:pPr>
            <w:r w:rsidRPr="00917864">
              <w:rPr>
                <w:sz w:val="20"/>
              </w:rPr>
              <w:t xml:space="preserve">Reported through the </w:t>
            </w:r>
            <w:r w:rsidR="006D69B9" w:rsidRPr="00917864">
              <w:rPr>
                <w:sz w:val="20"/>
              </w:rPr>
              <w:t>Program</w:t>
            </w:r>
            <w:r w:rsidRPr="00917864">
              <w:rPr>
                <w:sz w:val="20"/>
              </w:rPr>
              <w:t xml:space="preserve"> Status Report</w:t>
            </w:r>
          </w:p>
        </w:tc>
      </w:tr>
      <w:tr w:rsidR="002831A4" w:rsidRPr="00917864" w14:paraId="37BE5B1C" w14:textId="77777777" w:rsidTr="002831A4">
        <w:trPr>
          <w:trHeight w:val="384"/>
        </w:trPr>
        <w:tc>
          <w:tcPr>
            <w:tcW w:w="2518" w:type="dxa"/>
          </w:tcPr>
          <w:p w14:paraId="3B37D211" w14:textId="640EE922" w:rsidR="002831A4" w:rsidRPr="00917864" w:rsidRDefault="006D69B9" w:rsidP="00051B53">
            <w:pPr>
              <w:spacing w:after="0" w:line="240" w:lineRule="auto"/>
              <w:rPr>
                <w:sz w:val="20"/>
              </w:rPr>
            </w:pPr>
            <w:r w:rsidRPr="00917864">
              <w:rPr>
                <w:sz w:val="20"/>
              </w:rPr>
              <w:t>Program</w:t>
            </w:r>
            <w:r w:rsidR="002831A4" w:rsidRPr="00917864">
              <w:rPr>
                <w:sz w:val="20"/>
              </w:rPr>
              <w:t xml:space="preserve"> Schedule</w:t>
            </w:r>
          </w:p>
        </w:tc>
        <w:tc>
          <w:tcPr>
            <w:tcW w:w="3147" w:type="dxa"/>
            <w:vAlign w:val="center"/>
          </w:tcPr>
          <w:p w14:paraId="6782BBA0" w14:textId="07B43122" w:rsidR="002831A4" w:rsidRPr="00917864" w:rsidRDefault="006D69B9" w:rsidP="00051B53">
            <w:pPr>
              <w:spacing w:after="0" w:line="240" w:lineRule="auto"/>
              <w:rPr>
                <w:sz w:val="20"/>
              </w:rPr>
            </w:pPr>
            <w:r w:rsidRPr="00917864">
              <w:rPr>
                <w:sz w:val="20"/>
              </w:rPr>
              <w:t>Program</w:t>
            </w:r>
            <w:r w:rsidR="002831A4" w:rsidRPr="00917864">
              <w:rPr>
                <w:sz w:val="20"/>
              </w:rPr>
              <w:t xml:space="preserve"> schedule deviations </w:t>
            </w:r>
            <w:proofErr w:type="gramStart"/>
            <w:r w:rsidR="002831A4" w:rsidRPr="00917864">
              <w:rPr>
                <w:sz w:val="20"/>
              </w:rPr>
              <w:t>are recorded</w:t>
            </w:r>
            <w:proofErr w:type="gramEnd"/>
            <w:r w:rsidR="002831A4" w:rsidRPr="00917864">
              <w:rPr>
                <w:sz w:val="20"/>
              </w:rPr>
              <w:t xml:space="preserve"> on time. </w:t>
            </w:r>
          </w:p>
        </w:tc>
        <w:tc>
          <w:tcPr>
            <w:tcW w:w="1531" w:type="dxa"/>
            <w:vAlign w:val="center"/>
          </w:tcPr>
          <w:p w14:paraId="1D64E715" w14:textId="77777777" w:rsidR="002831A4" w:rsidRPr="00917864" w:rsidRDefault="002831A4" w:rsidP="00051B53">
            <w:pPr>
              <w:spacing w:after="0" w:line="240" w:lineRule="auto"/>
              <w:rPr>
                <w:color w:val="00737C" w:themeColor="accent1" w:themeShade="BF"/>
                <w:sz w:val="20"/>
              </w:rPr>
            </w:pPr>
            <w:r w:rsidRPr="00917864">
              <w:rPr>
                <w:sz w:val="20"/>
              </w:rPr>
              <w:t>100%</w:t>
            </w:r>
          </w:p>
        </w:tc>
        <w:tc>
          <w:tcPr>
            <w:tcW w:w="3005" w:type="dxa"/>
            <w:vAlign w:val="center"/>
          </w:tcPr>
          <w:p w14:paraId="4301D111" w14:textId="3A63D80E" w:rsidR="002831A4" w:rsidRPr="00917864" w:rsidRDefault="002831A4" w:rsidP="00051B53">
            <w:pPr>
              <w:spacing w:after="0" w:line="240" w:lineRule="auto"/>
              <w:rPr>
                <w:color w:val="00737C" w:themeColor="accent1" w:themeShade="BF"/>
                <w:sz w:val="20"/>
              </w:rPr>
            </w:pPr>
            <w:r w:rsidRPr="00917864">
              <w:rPr>
                <w:sz w:val="20"/>
              </w:rPr>
              <w:t xml:space="preserve">Reported through the </w:t>
            </w:r>
            <w:r w:rsidR="006D69B9" w:rsidRPr="00917864">
              <w:rPr>
                <w:sz w:val="20"/>
              </w:rPr>
              <w:t>Program</w:t>
            </w:r>
            <w:r w:rsidRPr="00917864">
              <w:rPr>
                <w:sz w:val="20"/>
              </w:rPr>
              <w:t xml:space="preserve"> Status Report</w:t>
            </w:r>
          </w:p>
        </w:tc>
      </w:tr>
      <w:tr w:rsidR="002831A4" w:rsidRPr="00917864" w14:paraId="3961F99B" w14:textId="77777777" w:rsidTr="002831A4">
        <w:trPr>
          <w:trHeight w:val="375"/>
        </w:trPr>
        <w:tc>
          <w:tcPr>
            <w:tcW w:w="2518" w:type="dxa"/>
          </w:tcPr>
          <w:p w14:paraId="1CBA0429" w14:textId="5F7DAB39" w:rsidR="002831A4" w:rsidRPr="00917864" w:rsidRDefault="006D69B9" w:rsidP="00051B53">
            <w:pPr>
              <w:spacing w:after="0" w:line="240" w:lineRule="auto"/>
              <w:rPr>
                <w:sz w:val="20"/>
              </w:rPr>
            </w:pPr>
            <w:r w:rsidRPr="00917864">
              <w:rPr>
                <w:sz w:val="20"/>
              </w:rPr>
              <w:t>Program</w:t>
            </w:r>
            <w:r w:rsidR="002831A4" w:rsidRPr="00917864">
              <w:rPr>
                <w:sz w:val="20"/>
              </w:rPr>
              <w:t xml:space="preserve"> resources have been allocated and assigned tasks</w:t>
            </w:r>
          </w:p>
        </w:tc>
        <w:tc>
          <w:tcPr>
            <w:tcW w:w="3147" w:type="dxa"/>
            <w:vAlign w:val="center"/>
          </w:tcPr>
          <w:p w14:paraId="273E5B35" w14:textId="77777777" w:rsidR="002831A4" w:rsidRPr="00917864" w:rsidRDefault="002831A4" w:rsidP="00051B53">
            <w:pPr>
              <w:spacing w:after="0" w:line="240" w:lineRule="auto"/>
              <w:rPr>
                <w:sz w:val="20"/>
              </w:rPr>
            </w:pPr>
            <w:r w:rsidRPr="00917864">
              <w:rPr>
                <w:sz w:val="20"/>
              </w:rPr>
              <w:t>Request and assign tasks to resources.</w:t>
            </w:r>
          </w:p>
        </w:tc>
        <w:tc>
          <w:tcPr>
            <w:tcW w:w="1531" w:type="dxa"/>
            <w:vAlign w:val="center"/>
          </w:tcPr>
          <w:p w14:paraId="1E3DD094" w14:textId="77777777" w:rsidR="002831A4" w:rsidRPr="00917864" w:rsidRDefault="002831A4" w:rsidP="00051B53">
            <w:pPr>
              <w:spacing w:after="0" w:line="240" w:lineRule="auto"/>
              <w:rPr>
                <w:sz w:val="20"/>
              </w:rPr>
            </w:pPr>
            <w:r w:rsidRPr="00917864">
              <w:rPr>
                <w:sz w:val="20"/>
              </w:rPr>
              <w:t>100%</w:t>
            </w:r>
          </w:p>
        </w:tc>
        <w:tc>
          <w:tcPr>
            <w:tcW w:w="3005" w:type="dxa"/>
            <w:vAlign w:val="center"/>
          </w:tcPr>
          <w:p w14:paraId="44778CD1" w14:textId="77EDDDE5" w:rsidR="002831A4" w:rsidRPr="00917864" w:rsidRDefault="002831A4" w:rsidP="00051B53">
            <w:pPr>
              <w:spacing w:after="0" w:line="240" w:lineRule="auto"/>
              <w:rPr>
                <w:sz w:val="20"/>
              </w:rPr>
            </w:pPr>
            <w:r w:rsidRPr="00917864">
              <w:rPr>
                <w:sz w:val="20"/>
              </w:rPr>
              <w:t xml:space="preserve">Reported through </w:t>
            </w:r>
            <w:r w:rsidR="006D69B9" w:rsidRPr="00917864">
              <w:rPr>
                <w:sz w:val="20"/>
              </w:rPr>
              <w:t>Program</w:t>
            </w:r>
            <w:r w:rsidRPr="00917864">
              <w:rPr>
                <w:sz w:val="20"/>
              </w:rPr>
              <w:t xml:space="preserve"> Status Report</w:t>
            </w:r>
          </w:p>
        </w:tc>
      </w:tr>
      <w:tr w:rsidR="002831A4" w:rsidRPr="00917864" w14:paraId="128C9004" w14:textId="77777777" w:rsidTr="002831A4">
        <w:trPr>
          <w:trHeight w:val="375"/>
        </w:trPr>
        <w:tc>
          <w:tcPr>
            <w:tcW w:w="2518" w:type="dxa"/>
            <w:vAlign w:val="center"/>
          </w:tcPr>
          <w:p w14:paraId="7EB17450" w14:textId="0C32355B" w:rsidR="002831A4" w:rsidRPr="00917864" w:rsidRDefault="002831A4" w:rsidP="00051B53">
            <w:pPr>
              <w:spacing w:after="0" w:line="240" w:lineRule="auto"/>
              <w:rPr>
                <w:sz w:val="20"/>
              </w:rPr>
            </w:pPr>
            <w:r w:rsidRPr="00917864">
              <w:rPr>
                <w:sz w:val="20"/>
              </w:rPr>
              <w:t xml:space="preserve">Follow the </w:t>
            </w:r>
            <w:r w:rsidR="006D69B9" w:rsidRPr="00917864">
              <w:rPr>
                <w:sz w:val="20"/>
              </w:rPr>
              <w:t>Program</w:t>
            </w:r>
            <w:r w:rsidRPr="00917864">
              <w:rPr>
                <w:sz w:val="20"/>
              </w:rPr>
              <w:t xml:space="preserve"> Change Control Plan for all </w:t>
            </w:r>
            <w:r w:rsidR="006D69B9" w:rsidRPr="00917864">
              <w:rPr>
                <w:sz w:val="20"/>
              </w:rPr>
              <w:t>Program</w:t>
            </w:r>
            <w:r w:rsidRPr="00917864">
              <w:rPr>
                <w:sz w:val="20"/>
              </w:rPr>
              <w:t xml:space="preserve"> change requests</w:t>
            </w:r>
          </w:p>
        </w:tc>
        <w:tc>
          <w:tcPr>
            <w:tcW w:w="3147" w:type="dxa"/>
            <w:vAlign w:val="center"/>
          </w:tcPr>
          <w:p w14:paraId="78C82C6D" w14:textId="0D2E26FF" w:rsidR="002831A4" w:rsidRPr="00917864" w:rsidRDefault="002831A4" w:rsidP="00051B53">
            <w:pPr>
              <w:spacing w:after="0" w:line="240" w:lineRule="auto"/>
              <w:rPr>
                <w:sz w:val="20"/>
              </w:rPr>
            </w:pPr>
            <w:r w:rsidRPr="00917864">
              <w:rPr>
                <w:sz w:val="20"/>
              </w:rPr>
              <w:t xml:space="preserve">Record, create the </w:t>
            </w:r>
            <w:r w:rsidR="006D69B9" w:rsidRPr="00917864">
              <w:rPr>
                <w:sz w:val="20"/>
              </w:rPr>
              <w:t>Program</w:t>
            </w:r>
            <w:r w:rsidRPr="00917864">
              <w:rPr>
                <w:sz w:val="20"/>
              </w:rPr>
              <w:t xml:space="preserve"> Change Request form and have approved.</w:t>
            </w:r>
          </w:p>
        </w:tc>
        <w:tc>
          <w:tcPr>
            <w:tcW w:w="1531" w:type="dxa"/>
            <w:vAlign w:val="center"/>
          </w:tcPr>
          <w:p w14:paraId="325D4C1B" w14:textId="77777777" w:rsidR="002831A4" w:rsidRPr="00917864" w:rsidRDefault="002831A4" w:rsidP="00051B53">
            <w:pPr>
              <w:spacing w:after="0" w:line="240" w:lineRule="auto"/>
              <w:rPr>
                <w:sz w:val="20"/>
              </w:rPr>
            </w:pPr>
            <w:r w:rsidRPr="00917864">
              <w:rPr>
                <w:sz w:val="20"/>
              </w:rPr>
              <w:t>100%</w:t>
            </w:r>
          </w:p>
        </w:tc>
        <w:tc>
          <w:tcPr>
            <w:tcW w:w="3005" w:type="dxa"/>
            <w:vAlign w:val="center"/>
          </w:tcPr>
          <w:p w14:paraId="403D810C" w14:textId="4F8D8E1B" w:rsidR="002831A4" w:rsidRPr="00917864" w:rsidRDefault="006D69B9" w:rsidP="00051B53">
            <w:pPr>
              <w:spacing w:after="0" w:line="240" w:lineRule="auto"/>
              <w:rPr>
                <w:sz w:val="20"/>
              </w:rPr>
            </w:pPr>
            <w:r w:rsidRPr="00917864">
              <w:rPr>
                <w:sz w:val="20"/>
              </w:rPr>
              <w:t>Program</w:t>
            </w:r>
            <w:r w:rsidR="002831A4" w:rsidRPr="00917864">
              <w:rPr>
                <w:sz w:val="20"/>
              </w:rPr>
              <w:t xml:space="preserve"> Change Request approved.</w:t>
            </w:r>
          </w:p>
        </w:tc>
      </w:tr>
      <w:tr w:rsidR="002831A4" w:rsidRPr="00917864" w14:paraId="35C39039" w14:textId="77777777" w:rsidTr="002831A4">
        <w:trPr>
          <w:trHeight w:val="366"/>
        </w:trPr>
        <w:tc>
          <w:tcPr>
            <w:tcW w:w="2518" w:type="dxa"/>
          </w:tcPr>
          <w:p w14:paraId="357D9716" w14:textId="77777777" w:rsidR="002831A4" w:rsidRPr="00917864" w:rsidRDefault="002831A4" w:rsidP="00051B53">
            <w:pPr>
              <w:spacing w:after="0" w:line="240" w:lineRule="auto"/>
              <w:rPr>
                <w:sz w:val="20"/>
              </w:rPr>
            </w:pPr>
            <w:r w:rsidRPr="00917864">
              <w:rPr>
                <w:sz w:val="20"/>
              </w:rPr>
              <w:t xml:space="preserve">Risks </w:t>
            </w:r>
            <w:proofErr w:type="gramStart"/>
            <w:r w:rsidRPr="00917864">
              <w:rPr>
                <w:sz w:val="20"/>
              </w:rPr>
              <w:t>have been captured and assigned</w:t>
            </w:r>
            <w:proofErr w:type="gramEnd"/>
            <w:r w:rsidRPr="00917864">
              <w:rPr>
                <w:sz w:val="20"/>
              </w:rPr>
              <w:t>.</w:t>
            </w:r>
          </w:p>
        </w:tc>
        <w:tc>
          <w:tcPr>
            <w:tcW w:w="3147" w:type="dxa"/>
            <w:vAlign w:val="center"/>
          </w:tcPr>
          <w:p w14:paraId="2E19F239" w14:textId="6DC3A875" w:rsidR="002831A4" w:rsidRPr="00917864" w:rsidRDefault="002831A4" w:rsidP="00051B53">
            <w:pPr>
              <w:spacing w:after="0" w:line="240" w:lineRule="auto"/>
              <w:rPr>
                <w:sz w:val="20"/>
              </w:rPr>
            </w:pPr>
            <w:r w:rsidRPr="00917864">
              <w:rPr>
                <w:sz w:val="20"/>
              </w:rPr>
              <w:t xml:space="preserve">Record all risks identified for the </w:t>
            </w:r>
            <w:r w:rsidR="006D69B9" w:rsidRPr="00917864">
              <w:rPr>
                <w:sz w:val="20"/>
              </w:rPr>
              <w:t>Program</w:t>
            </w:r>
            <w:r w:rsidRPr="00917864">
              <w:rPr>
                <w:sz w:val="20"/>
              </w:rPr>
              <w:t xml:space="preserve">. Report all risks where the Residual Risk Rating exceeds 3.5 on the </w:t>
            </w:r>
            <w:r w:rsidR="006D69B9" w:rsidRPr="00917864">
              <w:rPr>
                <w:sz w:val="20"/>
              </w:rPr>
              <w:t>Program</w:t>
            </w:r>
            <w:r w:rsidRPr="00917864">
              <w:rPr>
                <w:sz w:val="20"/>
              </w:rPr>
              <w:t xml:space="preserve"> Status Report.</w:t>
            </w:r>
          </w:p>
        </w:tc>
        <w:tc>
          <w:tcPr>
            <w:tcW w:w="1531" w:type="dxa"/>
            <w:vAlign w:val="center"/>
          </w:tcPr>
          <w:p w14:paraId="346E3645" w14:textId="77777777" w:rsidR="002831A4" w:rsidRPr="00917864" w:rsidRDefault="002831A4" w:rsidP="00051B53">
            <w:pPr>
              <w:spacing w:after="0" w:line="240" w:lineRule="auto"/>
              <w:rPr>
                <w:sz w:val="20"/>
              </w:rPr>
            </w:pPr>
            <w:r w:rsidRPr="00917864">
              <w:rPr>
                <w:sz w:val="20"/>
              </w:rPr>
              <w:t>100%</w:t>
            </w:r>
          </w:p>
        </w:tc>
        <w:tc>
          <w:tcPr>
            <w:tcW w:w="3005" w:type="dxa"/>
            <w:vAlign w:val="center"/>
          </w:tcPr>
          <w:p w14:paraId="0324CC70" w14:textId="755015EE" w:rsidR="002831A4" w:rsidRPr="00917864" w:rsidRDefault="002831A4" w:rsidP="00051B53">
            <w:pPr>
              <w:spacing w:after="0" w:line="240" w:lineRule="auto"/>
              <w:rPr>
                <w:sz w:val="20"/>
              </w:rPr>
            </w:pPr>
            <w:r w:rsidRPr="00917864">
              <w:rPr>
                <w:sz w:val="20"/>
              </w:rPr>
              <w:t xml:space="preserve">Risk Log and </w:t>
            </w:r>
            <w:r w:rsidR="006D69B9" w:rsidRPr="00917864">
              <w:rPr>
                <w:sz w:val="20"/>
              </w:rPr>
              <w:t>Program</w:t>
            </w:r>
            <w:r w:rsidRPr="00917864">
              <w:rPr>
                <w:sz w:val="20"/>
              </w:rPr>
              <w:t xml:space="preserve"> Status Report</w:t>
            </w:r>
          </w:p>
        </w:tc>
      </w:tr>
      <w:tr w:rsidR="00564958" w:rsidRPr="00575AF7" w14:paraId="74D88D38" w14:textId="77777777" w:rsidTr="00564958">
        <w:trPr>
          <w:trHeight w:val="366"/>
          <w:ins w:id="45" w:author="Kate Jekabson" w:date="2020-06-07T19:28:00Z"/>
        </w:trPr>
        <w:tc>
          <w:tcPr>
            <w:tcW w:w="2518" w:type="dxa"/>
            <w:tcBorders>
              <w:top w:val="single" w:sz="4" w:space="0" w:color="auto"/>
              <w:left w:val="single" w:sz="4" w:space="0" w:color="auto"/>
              <w:bottom w:val="single" w:sz="4" w:space="0" w:color="auto"/>
              <w:right w:val="single" w:sz="4" w:space="0" w:color="auto"/>
            </w:tcBorders>
          </w:tcPr>
          <w:p w14:paraId="184B25D7" w14:textId="77777777" w:rsidR="00564958" w:rsidRPr="00564958" w:rsidRDefault="00564958" w:rsidP="00AB10B1">
            <w:pPr>
              <w:spacing w:after="0" w:line="240" w:lineRule="auto"/>
              <w:rPr>
                <w:ins w:id="46" w:author="Kate Jekabson" w:date="2020-06-07T19:28:00Z"/>
                <w:sz w:val="20"/>
              </w:rPr>
            </w:pPr>
            <w:ins w:id="47" w:author="Kate Jekabson" w:date="2020-06-07T19:28:00Z">
              <w:r w:rsidRPr="00564958">
                <w:rPr>
                  <w:sz w:val="20"/>
                </w:rPr>
                <w:t>Defect log</w:t>
              </w:r>
            </w:ins>
          </w:p>
        </w:tc>
        <w:tc>
          <w:tcPr>
            <w:tcW w:w="3147" w:type="dxa"/>
            <w:tcBorders>
              <w:top w:val="single" w:sz="4" w:space="0" w:color="auto"/>
              <w:left w:val="single" w:sz="4" w:space="0" w:color="auto"/>
              <w:bottom w:val="single" w:sz="4" w:space="0" w:color="auto"/>
              <w:right w:val="single" w:sz="4" w:space="0" w:color="auto"/>
            </w:tcBorders>
            <w:vAlign w:val="center"/>
          </w:tcPr>
          <w:p w14:paraId="15F754B7" w14:textId="2F08959E" w:rsidR="00564958" w:rsidRPr="00564958" w:rsidRDefault="00564958" w:rsidP="00922555">
            <w:pPr>
              <w:spacing w:after="0" w:line="240" w:lineRule="auto"/>
              <w:rPr>
                <w:ins w:id="48" w:author="Kate Jekabson" w:date="2020-06-07T19:28:00Z"/>
                <w:sz w:val="20"/>
              </w:rPr>
            </w:pPr>
            <w:ins w:id="49" w:author="Kate Jekabson" w:date="2020-06-07T19:28:00Z">
              <w:r w:rsidRPr="00564958">
                <w:rPr>
                  <w:sz w:val="20"/>
                </w:rPr>
                <w:t xml:space="preserve">All defects identified during testing </w:t>
              </w:r>
              <w:proofErr w:type="gramStart"/>
              <w:r w:rsidRPr="00564958">
                <w:rPr>
                  <w:sz w:val="20"/>
                </w:rPr>
                <w:t>will be logged</w:t>
              </w:r>
              <w:proofErr w:type="gramEnd"/>
              <w:r w:rsidRPr="00564958">
                <w:rPr>
                  <w:sz w:val="20"/>
                </w:rPr>
                <w:t>.</w:t>
              </w:r>
            </w:ins>
          </w:p>
        </w:tc>
        <w:tc>
          <w:tcPr>
            <w:tcW w:w="1531" w:type="dxa"/>
            <w:tcBorders>
              <w:top w:val="single" w:sz="4" w:space="0" w:color="auto"/>
              <w:left w:val="single" w:sz="4" w:space="0" w:color="auto"/>
              <w:bottom w:val="single" w:sz="4" w:space="0" w:color="auto"/>
              <w:right w:val="single" w:sz="4" w:space="0" w:color="auto"/>
            </w:tcBorders>
            <w:vAlign w:val="center"/>
          </w:tcPr>
          <w:p w14:paraId="4C79BF61" w14:textId="77777777" w:rsidR="00564958" w:rsidRPr="00564958" w:rsidRDefault="00564958" w:rsidP="00AB10B1">
            <w:pPr>
              <w:spacing w:after="0" w:line="240" w:lineRule="auto"/>
              <w:rPr>
                <w:ins w:id="50" w:author="Kate Jekabson" w:date="2020-06-07T19:28:00Z"/>
                <w:sz w:val="20"/>
              </w:rPr>
            </w:pPr>
            <w:ins w:id="51" w:author="Kate Jekabson" w:date="2020-06-07T19:28:00Z">
              <w:r w:rsidRPr="00564958">
                <w:rPr>
                  <w:sz w:val="20"/>
                </w:rPr>
                <w:t>100%</w:t>
              </w:r>
            </w:ins>
          </w:p>
        </w:tc>
        <w:tc>
          <w:tcPr>
            <w:tcW w:w="3005" w:type="dxa"/>
            <w:tcBorders>
              <w:top w:val="single" w:sz="4" w:space="0" w:color="auto"/>
              <w:left w:val="single" w:sz="4" w:space="0" w:color="auto"/>
              <w:bottom w:val="single" w:sz="4" w:space="0" w:color="auto"/>
              <w:right w:val="single" w:sz="4" w:space="0" w:color="auto"/>
            </w:tcBorders>
            <w:vAlign w:val="center"/>
          </w:tcPr>
          <w:p w14:paraId="1F13AFA1" w14:textId="77777777" w:rsidR="006F05CA" w:rsidRDefault="006F05CA" w:rsidP="00AB10B1">
            <w:pPr>
              <w:spacing w:after="0" w:line="240" w:lineRule="auto"/>
              <w:rPr>
                <w:ins w:id="52" w:author="Kate Jekabson" w:date="2020-06-07T19:56:00Z"/>
                <w:sz w:val="20"/>
              </w:rPr>
            </w:pPr>
            <w:ins w:id="53" w:author="Kate Jekabson" w:date="2020-06-07T19:56:00Z">
              <w:r>
                <w:rPr>
                  <w:sz w:val="20"/>
                </w:rPr>
                <w:t>SIT testing defects logged in Jira</w:t>
              </w:r>
            </w:ins>
          </w:p>
          <w:p w14:paraId="75AFD057" w14:textId="76B3E318" w:rsidR="00564958" w:rsidRPr="00564958" w:rsidRDefault="006F05CA" w:rsidP="006F05CA">
            <w:pPr>
              <w:spacing w:after="0" w:line="240" w:lineRule="auto"/>
              <w:rPr>
                <w:ins w:id="54" w:author="Kate Jekabson" w:date="2020-06-07T19:28:00Z"/>
                <w:sz w:val="20"/>
              </w:rPr>
            </w:pPr>
            <w:ins w:id="55" w:author="Kate Jekabson" w:date="2020-06-07T19:56:00Z">
              <w:r>
                <w:rPr>
                  <w:sz w:val="20"/>
                </w:rPr>
                <w:t>BAT testing defects logged in defect log</w:t>
              </w:r>
            </w:ins>
            <w:ins w:id="56" w:author="Kate Jekabson" w:date="2020-06-07T20:17:00Z">
              <w:r w:rsidR="001566CC">
                <w:rPr>
                  <w:sz w:val="20"/>
                </w:rPr>
                <w:t xml:space="preserve"> and Jira</w:t>
              </w:r>
            </w:ins>
          </w:p>
        </w:tc>
      </w:tr>
      <w:tr w:rsidR="00564958" w:rsidRPr="00575AF7" w14:paraId="3B5F5CAC" w14:textId="77777777" w:rsidTr="00564958">
        <w:trPr>
          <w:trHeight w:val="366"/>
          <w:ins w:id="57" w:author="Kate Jekabson" w:date="2020-06-07T19:28:00Z"/>
        </w:trPr>
        <w:tc>
          <w:tcPr>
            <w:tcW w:w="2518" w:type="dxa"/>
            <w:tcBorders>
              <w:top w:val="single" w:sz="4" w:space="0" w:color="auto"/>
              <w:left w:val="single" w:sz="4" w:space="0" w:color="auto"/>
              <w:bottom w:val="single" w:sz="4" w:space="0" w:color="auto"/>
              <w:right w:val="single" w:sz="4" w:space="0" w:color="auto"/>
            </w:tcBorders>
          </w:tcPr>
          <w:p w14:paraId="32AE81AD" w14:textId="77777777" w:rsidR="00564958" w:rsidRPr="00564958" w:rsidRDefault="00564958" w:rsidP="00AB10B1">
            <w:pPr>
              <w:spacing w:after="0" w:line="240" w:lineRule="auto"/>
              <w:rPr>
                <w:ins w:id="58" w:author="Kate Jekabson" w:date="2020-06-07T19:28:00Z"/>
                <w:sz w:val="20"/>
              </w:rPr>
            </w:pPr>
            <w:ins w:id="59" w:author="Kate Jekabson" w:date="2020-06-07T19:28:00Z">
              <w:r w:rsidRPr="00564958">
                <w:rPr>
                  <w:sz w:val="20"/>
                </w:rPr>
                <w:t xml:space="preserve">Testing Traceability </w:t>
              </w:r>
            </w:ins>
          </w:p>
        </w:tc>
        <w:tc>
          <w:tcPr>
            <w:tcW w:w="3147" w:type="dxa"/>
            <w:tcBorders>
              <w:top w:val="single" w:sz="4" w:space="0" w:color="auto"/>
              <w:left w:val="single" w:sz="4" w:space="0" w:color="auto"/>
              <w:bottom w:val="single" w:sz="4" w:space="0" w:color="auto"/>
              <w:right w:val="single" w:sz="4" w:space="0" w:color="auto"/>
            </w:tcBorders>
            <w:vAlign w:val="center"/>
          </w:tcPr>
          <w:p w14:paraId="6BB185B7" w14:textId="77777777" w:rsidR="00564958" w:rsidRPr="00564958" w:rsidRDefault="00564958" w:rsidP="00AB10B1">
            <w:pPr>
              <w:spacing w:after="0" w:line="240" w:lineRule="auto"/>
              <w:rPr>
                <w:ins w:id="60" w:author="Kate Jekabson" w:date="2020-06-07T19:28:00Z"/>
                <w:sz w:val="20"/>
              </w:rPr>
            </w:pPr>
            <w:ins w:id="61" w:author="Kate Jekabson" w:date="2020-06-07T19:28:00Z">
              <w:r w:rsidRPr="00564958">
                <w:rPr>
                  <w:sz w:val="20"/>
                </w:rPr>
                <w:t xml:space="preserve">All tests </w:t>
              </w:r>
              <w:proofErr w:type="gramStart"/>
              <w:r w:rsidRPr="00564958">
                <w:rPr>
                  <w:sz w:val="20"/>
                </w:rPr>
                <w:t>will be logged</w:t>
              </w:r>
              <w:proofErr w:type="gramEnd"/>
              <w:r w:rsidRPr="00564958">
                <w:rPr>
                  <w:sz w:val="20"/>
                </w:rPr>
                <w:t xml:space="preserve"> with tester, date and status.</w:t>
              </w:r>
            </w:ins>
          </w:p>
        </w:tc>
        <w:tc>
          <w:tcPr>
            <w:tcW w:w="1531" w:type="dxa"/>
            <w:tcBorders>
              <w:top w:val="single" w:sz="4" w:space="0" w:color="auto"/>
              <w:left w:val="single" w:sz="4" w:space="0" w:color="auto"/>
              <w:bottom w:val="single" w:sz="4" w:space="0" w:color="auto"/>
              <w:right w:val="single" w:sz="4" w:space="0" w:color="auto"/>
            </w:tcBorders>
            <w:vAlign w:val="center"/>
          </w:tcPr>
          <w:p w14:paraId="14639C58" w14:textId="77777777" w:rsidR="00564958" w:rsidRPr="00564958" w:rsidRDefault="00564958" w:rsidP="00AB10B1">
            <w:pPr>
              <w:spacing w:after="0" w:line="240" w:lineRule="auto"/>
              <w:rPr>
                <w:ins w:id="62" w:author="Kate Jekabson" w:date="2020-06-07T19:28:00Z"/>
                <w:sz w:val="20"/>
              </w:rPr>
            </w:pPr>
            <w:ins w:id="63" w:author="Kate Jekabson" w:date="2020-06-07T19:28:00Z">
              <w:r w:rsidRPr="00564958">
                <w:rPr>
                  <w:sz w:val="20"/>
                </w:rPr>
                <w:t>100%</w:t>
              </w:r>
            </w:ins>
          </w:p>
        </w:tc>
        <w:tc>
          <w:tcPr>
            <w:tcW w:w="3005" w:type="dxa"/>
            <w:tcBorders>
              <w:top w:val="single" w:sz="4" w:space="0" w:color="auto"/>
              <w:left w:val="single" w:sz="4" w:space="0" w:color="auto"/>
              <w:bottom w:val="single" w:sz="4" w:space="0" w:color="auto"/>
              <w:right w:val="single" w:sz="4" w:space="0" w:color="auto"/>
            </w:tcBorders>
            <w:vAlign w:val="center"/>
          </w:tcPr>
          <w:p w14:paraId="71B46E52" w14:textId="77777777" w:rsidR="006F05CA" w:rsidRDefault="006F05CA" w:rsidP="00AB10B1">
            <w:pPr>
              <w:spacing w:after="0" w:line="240" w:lineRule="auto"/>
              <w:rPr>
                <w:ins w:id="64" w:author="Kate Jekabson" w:date="2020-06-07T19:58:00Z"/>
                <w:sz w:val="20"/>
              </w:rPr>
            </w:pPr>
            <w:ins w:id="65" w:author="Kate Jekabson" w:date="2020-06-07T19:57:00Z">
              <w:r>
                <w:rPr>
                  <w:sz w:val="20"/>
                </w:rPr>
                <w:t xml:space="preserve">SIT tests will be </w:t>
              </w:r>
            </w:ins>
            <w:ins w:id="66" w:author="Kate Jekabson" w:date="2020-06-07T19:58:00Z">
              <w:r>
                <w:rPr>
                  <w:sz w:val="20"/>
                </w:rPr>
                <w:t>logged in Jira</w:t>
              </w:r>
            </w:ins>
          </w:p>
          <w:p w14:paraId="4C718DF2" w14:textId="55283409" w:rsidR="00564958" w:rsidRPr="00564958" w:rsidRDefault="006F05CA" w:rsidP="006F05CA">
            <w:pPr>
              <w:spacing w:after="0" w:line="240" w:lineRule="auto"/>
              <w:rPr>
                <w:ins w:id="67" w:author="Kate Jekabson" w:date="2020-06-07T19:28:00Z"/>
                <w:sz w:val="20"/>
              </w:rPr>
            </w:pPr>
            <w:ins w:id="68" w:author="Kate Jekabson" w:date="2020-06-07T19:58:00Z">
              <w:r>
                <w:rPr>
                  <w:sz w:val="20"/>
                </w:rPr>
                <w:t>BAT tests will be logged in test case document</w:t>
              </w:r>
            </w:ins>
          </w:p>
        </w:tc>
      </w:tr>
      <w:tr w:rsidR="00564958" w:rsidRPr="00575AF7" w14:paraId="2811A74B" w14:textId="77777777" w:rsidTr="00564958">
        <w:trPr>
          <w:trHeight w:val="366"/>
          <w:ins w:id="69" w:author="Kate Jekabson" w:date="2020-06-07T19:28:00Z"/>
        </w:trPr>
        <w:tc>
          <w:tcPr>
            <w:tcW w:w="2518" w:type="dxa"/>
            <w:tcBorders>
              <w:top w:val="single" w:sz="4" w:space="0" w:color="auto"/>
              <w:left w:val="single" w:sz="4" w:space="0" w:color="auto"/>
              <w:bottom w:val="single" w:sz="4" w:space="0" w:color="auto"/>
              <w:right w:val="single" w:sz="4" w:space="0" w:color="auto"/>
            </w:tcBorders>
          </w:tcPr>
          <w:p w14:paraId="54731191" w14:textId="77777777" w:rsidR="00564958" w:rsidRPr="00564958" w:rsidRDefault="00564958" w:rsidP="00AB10B1">
            <w:pPr>
              <w:spacing w:after="0" w:line="240" w:lineRule="auto"/>
              <w:rPr>
                <w:ins w:id="70" w:author="Kate Jekabson" w:date="2020-06-07T19:28:00Z"/>
                <w:sz w:val="20"/>
              </w:rPr>
            </w:pPr>
            <w:ins w:id="71" w:author="Kate Jekabson" w:date="2020-06-07T19:28:00Z">
              <w:r w:rsidRPr="00564958">
                <w:rPr>
                  <w:sz w:val="20"/>
                </w:rPr>
                <w:lastRenderedPageBreak/>
                <w:t xml:space="preserve">Testing Traceability </w:t>
              </w:r>
            </w:ins>
          </w:p>
        </w:tc>
        <w:tc>
          <w:tcPr>
            <w:tcW w:w="3147" w:type="dxa"/>
            <w:tcBorders>
              <w:top w:val="single" w:sz="4" w:space="0" w:color="auto"/>
              <w:left w:val="single" w:sz="4" w:space="0" w:color="auto"/>
              <w:bottom w:val="single" w:sz="4" w:space="0" w:color="auto"/>
              <w:right w:val="single" w:sz="4" w:space="0" w:color="auto"/>
            </w:tcBorders>
            <w:vAlign w:val="center"/>
          </w:tcPr>
          <w:p w14:paraId="5D75D4C5" w14:textId="77777777" w:rsidR="00564958" w:rsidRPr="00564958" w:rsidRDefault="00564958" w:rsidP="00AB10B1">
            <w:pPr>
              <w:spacing w:after="0" w:line="240" w:lineRule="auto"/>
              <w:rPr>
                <w:ins w:id="72" w:author="Kate Jekabson" w:date="2020-06-07T19:28:00Z"/>
                <w:sz w:val="20"/>
              </w:rPr>
            </w:pPr>
            <w:ins w:id="73" w:author="Kate Jekabson" w:date="2020-06-07T19:28:00Z">
              <w:r w:rsidRPr="00564958">
                <w:rPr>
                  <w:sz w:val="20"/>
                </w:rPr>
                <w:t>Testing completes within the scheduled timeframe.</w:t>
              </w:r>
            </w:ins>
          </w:p>
        </w:tc>
        <w:tc>
          <w:tcPr>
            <w:tcW w:w="1531" w:type="dxa"/>
            <w:tcBorders>
              <w:top w:val="single" w:sz="4" w:space="0" w:color="auto"/>
              <w:left w:val="single" w:sz="4" w:space="0" w:color="auto"/>
              <w:bottom w:val="single" w:sz="4" w:space="0" w:color="auto"/>
              <w:right w:val="single" w:sz="4" w:space="0" w:color="auto"/>
            </w:tcBorders>
            <w:vAlign w:val="center"/>
          </w:tcPr>
          <w:p w14:paraId="0C707564" w14:textId="77777777" w:rsidR="00564958" w:rsidRPr="00564958" w:rsidRDefault="00564958" w:rsidP="00AB10B1">
            <w:pPr>
              <w:spacing w:after="0" w:line="240" w:lineRule="auto"/>
              <w:rPr>
                <w:ins w:id="74" w:author="Kate Jekabson" w:date="2020-06-07T19:28:00Z"/>
                <w:sz w:val="20"/>
              </w:rPr>
            </w:pPr>
            <w:ins w:id="75" w:author="Kate Jekabson" w:date="2020-06-07T19:28:00Z">
              <w:r w:rsidRPr="00564958">
                <w:rPr>
                  <w:sz w:val="20"/>
                </w:rPr>
                <w:t>100%</w:t>
              </w:r>
            </w:ins>
          </w:p>
        </w:tc>
        <w:tc>
          <w:tcPr>
            <w:tcW w:w="3005" w:type="dxa"/>
            <w:tcBorders>
              <w:top w:val="single" w:sz="4" w:space="0" w:color="auto"/>
              <w:left w:val="single" w:sz="4" w:space="0" w:color="auto"/>
              <w:bottom w:val="single" w:sz="4" w:space="0" w:color="auto"/>
              <w:right w:val="single" w:sz="4" w:space="0" w:color="auto"/>
            </w:tcBorders>
            <w:vAlign w:val="center"/>
          </w:tcPr>
          <w:p w14:paraId="51543F6A" w14:textId="77777777" w:rsidR="00564958" w:rsidRPr="00564958" w:rsidRDefault="00564958" w:rsidP="00AB10B1">
            <w:pPr>
              <w:spacing w:after="0" w:line="240" w:lineRule="auto"/>
              <w:rPr>
                <w:ins w:id="76" w:author="Kate Jekabson" w:date="2020-06-07T19:28:00Z"/>
                <w:sz w:val="20"/>
              </w:rPr>
            </w:pPr>
            <w:ins w:id="77" w:author="Kate Jekabson" w:date="2020-06-07T19:28:00Z">
              <w:r w:rsidRPr="00564958">
                <w:rPr>
                  <w:sz w:val="20"/>
                </w:rPr>
                <w:t>Tests completed within Test Plan schedule</w:t>
              </w:r>
            </w:ins>
          </w:p>
        </w:tc>
      </w:tr>
      <w:tr w:rsidR="00564958" w:rsidRPr="00575AF7" w14:paraId="48878A7B" w14:textId="77777777" w:rsidTr="00564958">
        <w:trPr>
          <w:trHeight w:val="366"/>
          <w:ins w:id="78" w:author="Kate Jekabson" w:date="2020-06-07T19:28:00Z"/>
        </w:trPr>
        <w:tc>
          <w:tcPr>
            <w:tcW w:w="2518" w:type="dxa"/>
            <w:tcBorders>
              <w:top w:val="single" w:sz="4" w:space="0" w:color="auto"/>
              <w:left w:val="single" w:sz="4" w:space="0" w:color="auto"/>
              <w:bottom w:val="single" w:sz="4" w:space="0" w:color="auto"/>
              <w:right w:val="single" w:sz="4" w:space="0" w:color="auto"/>
            </w:tcBorders>
          </w:tcPr>
          <w:p w14:paraId="484B9D4C" w14:textId="77777777" w:rsidR="00564958" w:rsidRPr="00564958" w:rsidRDefault="00564958" w:rsidP="00AB10B1">
            <w:pPr>
              <w:spacing w:after="0" w:line="240" w:lineRule="auto"/>
              <w:rPr>
                <w:ins w:id="79" w:author="Kate Jekabson" w:date="2020-06-07T19:28:00Z"/>
                <w:sz w:val="20"/>
              </w:rPr>
            </w:pPr>
            <w:ins w:id="80" w:author="Kate Jekabson" w:date="2020-06-07T19:28:00Z">
              <w:r w:rsidRPr="00564958">
                <w:rPr>
                  <w:sz w:val="20"/>
                </w:rPr>
                <w:t>Test Plan</w:t>
              </w:r>
            </w:ins>
          </w:p>
        </w:tc>
        <w:tc>
          <w:tcPr>
            <w:tcW w:w="3147" w:type="dxa"/>
            <w:tcBorders>
              <w:top w:val="single" w:sz="4" w:space="0" w:color="auto"/>
              <w:left w:val="single" w:sz="4" w:space="0" w:color="auto"/>
              <w:bottom w:val="single" w:sz="4" w:space="0" w:color="auto"/>
              <w:right w:val="single" w:sz="4" w:space="0" w:color="auto"/>
            </w:tcBorders>
            <w:vAlign w:val="center"/>
          </w:tcPr>
          <w:p w14:paraId="17DE372A" w14:textId="38F6415C" w:rsidR="00564958" w:rsidRPr="00564958" w:rsidRDefault="00564958" w:rsidP="001566CC">
            <w:pPr>
              <w:spacing w:after="0" w:line="240" w:lineRule="auto"/>
              <w:rPr>
                <w:ins w:id="81" w:author="Kate Jekabson" w:date="2020-06-07T19:28:00Z"/>
                <w:sz w:val="20"/>
              </w:rPr>
            </w:pPr>
            <w:ins w:id="82" w:author="Kate Jekabson" w:date="2020-06-07T19:28:00Z">
              <w:r w:rsidRPr="00564958">
                <w:rPr>
                  <w:sz w:val="20"/>
                </w:rPr>
                <w:t xml:space="preserve">All tests </w:t>
              </w:r>
            </w:ins>
            <w:ins w:id="83" w:author="Kate Jekabson" w:date="2020-06-07T20:21:00Z">
              <w:r w:rsidR="001566CC">
                <w:rPr>
                  <w:sz w:val="20"/>
                </w:rPr>
                <w:t>required per the</w:t>
              </w:r>
            </w:ins>
            <w:ins w:id="84" w:author="Kate Jekabson" w:date="2020-06-07T19:28:00Z">
              <w:r w:rsidRPr="00564958">
                <w:rPr>
                  <w:sz w:val="20"/>
                </w:rPr>
                <w:t xml:space="preserve"> Test Plan </w:t>
              </w:r>
              <w:proofErr w:type="gramStart"/>
              <w:r w:rsidRPr="00564958">
                <w:rPr>
                  <w:sz w:val="20"/>
                </w:rPr>
                <w:t>will be carried out</w:t>
              </w:r>
              <w:proofErr w:type="gramEnd"/>
              <w:r w:rsidRPr="00564958">
                <w:rPr>
                  <w:sz w:val="20"/>
                </w:rPr>
                <w:t>.</w:t>
              </w:r>
            </w:ins>
          </w:p>
        </w:tc>
        <w:tc>
          <w:tcPr>
            <w:tcW w:w="1531" w:type="dxa"/>
            <w:tcBorders>
              <w:top w:val="single" w:sz="4" w:space="0" w:color="auto"/>
              <w:left w:val="single" w:sz="4" w:space="0" w:color="auto"/>
              <w:bottom w:val="single" w:sz="4" w:space="0" w:color="auto"/>
              <w:right w:val="single" w:sz="4" w:space="0" w:color="auto"/>
            </w:tcBorders>
            <w:vAlign w:val="center"/>
          </w:tcPr>
          <w:p w14:paraId="42F715D5" w14:textId="77777777" w:rsidR="00564958" w:rsidRPr="00564958" w:rsidRDefault="00564958" w:rsidP="00AB10B1">
            <w:pPr>
              <w:spacing w:after="0" w:line="240" w:lineRule="auto"/>
              <w:rPr>
                <w:ins w:id="85" w:author="Kate Jekabson" w:date="2020-06-07T19:28:00Z"/>
                <w:sz w:val="20"/>
              </w:rPr>
            </w:pPr>
            <w:ins w:id="86" w:author="Kate Jekabson" w:date="2020-06-07T19:28:00Z">
              <w:r w:rsidRPr="00564958">
                <w:rPr>
                  <w:sz w:val="20"/>
                </w:rPr>
                <w:t>&gt;80%</w:t>
              </w:r>
            </w:ins>
          </w:p>
        </w:tc>
        <w:tc>
          <w:tcPr>
            <w:tcW w:w="3005" w:type="dxa"/>
            <w:tcBorders>
              <w:top w:val="single" w:sz="4" w:space="0" w:color="auto"/>
              <w:left w:val="single" w:sz="4" w:space="0" w:color="auto"/>
              <w:bottom w:val="single" w:sz="4" w:space="0" w:color="auto"/>
              <w:right w:val="single" w:sz="4" w:space="0" w:color="auto"/>
            </w:tcBorders>
            <w:vAlign w:val="center"/>
          </w:tcPr>
          <w:p w14:paraId="1C0D6279" w14:textId="35FB78D3" w:rsidR="00564958" w:rsidRPr="00564958" w:rsidRDefault="00004B01" w:rsidP="001566CC">
            <w:pPr>
              <w:spacing w:after="0" w:line="240" w:lineRule="auto"/>
              <w:rPr>
                <w:ins w:id="87" w:author="Kate Jekabson" w:date="2020-06-07T19:28:00Z"/>
                <w:sz w:val="20"/>
              </w:rPr>
            </w:pPr>
            <w:ins w:id="88" w:author="Kate Jekabson" w:date="2020-06-07T20:44:00Z">
              <w:r>
                <w:rPr>
                  <w:sz w:val="20"/>
                </w:rPr>
                <w:t>Stage Gate Checklist</w:t>
              </w:r>
            </w:ins>
            <w:bookmarkStart w:id="89" w:name="_GoBack"/>
            <w:bookmarkEnd w:id="89"/>
          </w:p>
        </w:tc>
      </w:tr>
      <w:tr w:rsidR="00D834AB" w:rsidRPr="00575AF7" w14:paraId="67583CF9" w14:textId="77777777" w:rsidTr="00564958">
        <w:trPr>
          <w:trHeight w:val="366"/>
          <w:ins w:id="90" w:author="Kate Jekabson" w:date="2020-06-07T20:28:00Z"/>
        </w:trPr>
        <w:tc>
          <w:tcPr>
            <w:tcW w:w="2518" w:type="dxa"/>
            <w:tcBorders>
              <w:top w:val="single" w:sz="4" w:space="0" w:color="auto"/>
              <w:left w:val="single" w:sz="4" w:space="0" w:color="auto"/>
              <w:bottom w:val="single" w:sz="4" w:space="0" w:color="auto"/>
              <w:right w:val="single" w:sz="4" w:space="0" w:color="auto"/>
            </w:tcBorders>
          </w:tcPr>
          <w:p w14:paraId="20A72634" w14:textId="077392E7" w:rsidR="00D834AB" w:rsidRDefault="00D834AB" w:rsidP="00D834AB">
            <w:pPr>
              <w:spacing w:after="0" w:line="240" w:lineRule="auto"/>
              <w:rPr>
                <w:ins w:id="91" w:author="Kate Jekabson" w:date="2020-06-07T20:28:00Z"/>
                <w:sz w:val="20"/>
              </w:rPr>
            </w:pPr>
            <w:ins w:id="92" w:author="Kate Jekabson" w:date="2020-06-07T20:28:00Z">
              <w:r>
                <w:rPr>
                  <w:sz w:val="20"/>
                </w:rPr>
                <w:t>Test Entry Criteria</w:t>
              </w:r>
            </w:ins>
          </w:p>
        </w:tc>
        <w:tc>
          <w:tcPr>
            <w:tcW w:w="3147" w:type="dxa"/>
            <w:tcBorders>
              <w:top w:val="single" w:sz="4" w:space="0" w:color="auto"/>
              <w:left w:val="single" w:sz="4" w:space="0" w:color="auto"/>
              <w:bottom w:val="single" w:sz="4" w:space="0" w:color="auto"/>
              <w:right w:val="single" w:sz="4" w:space="0" w:color="auto"/>
            </w:tcBorders>
            <w:vAlign w:val="center"/>
          </w:tcPr>
          <w:p w14:paraId="47716B3D" w14:textId="6A44F66A" w:rsidR="00D834AB" w:rsidRPr="00564958" w:rsidRDefault="00D834AB" w:rsidP="001566CC">
            <w:pPr>
              <w:spacing w:after="0" w:line="240" w:lineRule="auto"/>
              <w:rPr>
                <w:ins w:id="93" w:author="Kate Jekabson" w:date="2020-06-07T20:28:00Z"/>
                <w:sz w:val="20"/>
              </w:rPr>
            </w:pPr>
            <w:ins w:id="94" w:author="Kate Jekabson" w:date="2020-06-07T20:29:00Z">
              <w:r>
                <w:rPr>
                  <w:sz w:val="20"/>
                </w:rPr>
                <w:t xml:space="preserve">Test entry criteria </w:t>
              </w:r>
              <w:proofErr w:type="gramStart"/>
              <w:r>
                <w:rPr>
                  <w:sz w:val="20"/>
                </w:rPr>
                <w:t>will be met</w:t>
              </w:r>
              <w:proofErr w:type="gramEnd"/>
              <w:r>
                <w:rPr>
                  <w:sz w:val="20"/>
                </w:rPr>
                <w:t xml:space="preserve"> per the Test Plan, prior to testing commencing.</w:t>
              </w:r>
            </w:ins>
          </w:p>
        </w:tc>
        <w:tc>
          <w:tcPr>
            <w:tcW w:w="1531" w:type="dxa"/>
            <w:tcBorders>
              <w:top w:val="single" w:sz="4" w:space="0" w:color="auto"/>
              <w:left w:val="single" w:sz="4" w:space="0" w:color="auto"/>
              <w:bottom w:val="single" w:sz="4" w:space="0" w:color="auto"/>
              <w:right w:val="single" w:sz="4" w:space="0" w:color="auto"/>
            </w:tcBorders>
            <w:vAlign w:val="center"/>
          </w:tcPr>
          <w:p w14:paraId="652BCE89" w14:textId="5ABA4A90" w:rsidR="00D834AB" w:rsidRPr="00564958" w:rsidRDefault="00D834AB" w:rsidP="00AB10B1">
            <w:pPr>
              <w:spacing w:after="0" w:line="240" w:lineRule="auto"/>
              <w:rPr>
                <w:ins w:id="95" w:author="Kate Jekabson" w:date="2020-06-07T20:28:00Z"/>
                <w:sz w:val="20"/>
              </w:rPr>
            </w:pPr>
            <w:ins w:id="96" w:author="Kate Jekabson" w:date="2020-06-07T20:29:00Z">
              <w:r>
                <w:rPr>
                  <w:sz w:val="20"/>
                </w:rPr>
                <w:t>&gt;80%</w:t>
              </w:r>
            </w:ins>
          </w:p>
        </w:tc>
        <w:tc>
          <w:tcPr>
            <w:tcW w:w="3005" w:type="dxa"/>
            <w:tcBorders>
              <w:top w:val="single" w:sz="4" w:space="0" w:color="auto"/>
              <w:left w:val="single" w:sz="4" w:space="0" w:color="auto"/>
              <w:bottom w:val="single" w:sz="4" w:space="0" w:color="auto"/>
              <w:right w:val="single" w:sz="4" w:space="0" w:color="auto"/>
            </w:tcBorders>
            <w:vAlign w:val="center"/>
          </w:tcPr>
          <w:p w14:paraId="5C9F53A1" w14:textId="3C92470A" w:rsidR="00D834AB" w:rsidRDefault="00D834AB" w:rsidP="001566CC">
            <w:pPr>
              <w:spacing w:after="0" w:line="240" w:lineRule="auto"/>
              <w:rPr>
                <w:ins w:id="97" w:author="Kate Jekabson" w:date="2020-06-07T20:28:00Z"/>
                <w:sz w:val="20"/>
              </w:rPr>
            </w:pPr>
            <w:ins w:id="98" w:author="Kate Jekabson" w:date="2020-06-07T20:29:00Z">
              <w:r>
                <w:rPr>
                  <w:sz w:val="20"/>
                </w:rPr>
                <w:t xml:space="preserve">Test entry criteria met </w:t>
              </w:r>
            </w:ins>
            <w:ins w:id="99" w:author="Kate Jekabson" w:date="2020-06-07T20:33:00Z">
              <w:r>
                <w:rPr>
                  <w:sz w:val="20"/>
                </w:rPr>
                <w:t xml:space="preserve">as </w:t>
              </w:r>
            </w:ins>
            <w:ins w:id="100" w:author="Kate Jekabson" w:date="2020-06-07T20:29:00Z">
              <w:r>
                <w:rPr>
                  <w:sz w:val="20"/>
                </w:rPr>
                <w:t>identified in the Test Plan</w:t>
              </w:r>
            </w:ins>
          </w:p>
        </w:tc>
      </w:tr>
      <w:tr w:rsidR="00D834AB" w:rsidRPr="00575AF7" w14:paraId="1EB52BF3" w14:textId="77777777" w:rsidTr="00564958">
        <w:trPr>
          <w:trHeight w:val="366"/>
          <w:ins w:id="101" w:author="Kate Jekabson" w:date="2020-06-07T20:30:00Z"/>
        </w:trPr>
        <w:tc>
          <w:tcPr>
            <w:tcW w:w="2518" w:type="dxa"/>
            <w:tcBorders>
              <w:top w:val="single" w:sz="4" w:space="0" w:color="auto"/>
              <w:left w:val="single" w:sz="4" w:space="0" w:color="auto"/>
              <w:bottom w:val="single" w:sz="4" w:space="0" w:color="auto"/>
              <w:right w:val="single" w:sz="4" w:space="0" w:color="auto"/>
            </w:tcBorders>
          </w:tcPr>
          <w:p w14:paraId="6423F442" w14:textId="6620D8D2" w:rsidR="00D834AB" w:rsidRDefault="00D834AB" w:rsidP="00D834AB">
            <w:pPr>
              <w:spacing w:after="0" w:line="240" w:lineRule="auto"/>
              <w:rPr>
                <w:ins w:id="102" w:author="Kate Jekabson" w:date="2020-06-07T20:30:00Z"/>
                <w:sz w:val="20"/>
              </w:rPr>
            </w:pPr>
            <w:ins w:id="103" w:author="Kate Jekabson" w:date="2020-06-07T20:30:00Z">
              <w:r>
                <w:rPr>
                  <w:sz w:val="20"/>
                </w:rPr>
                <w:t xml:space="preserve">Test Exit Criteria </w:t>
              </w:r>
            </w:ins>
          </w:p>
        </w:tc>
        <w:tc>
          <w:tcPr>
            <w:tcW w:w="3147" w:type="dxa"/>
            <w:tcBorders>
              <w:top w:val="single" w:sz="4" w:space="0" w:color="auto"/>
              <w:left w:val="single" w:sz="4" w:space="0" w:color="auto"/>
              <w:bottom w:val="single" w:sz="4" w:space="0" w:color="auto"/>
              <w:right w:val="single" w:sz="4" w:space="0" w:color="auto"/>
            </w:tcBorders>
            <w:vAlign w:val="center"/>
          </w:tcPr>
          <w:p w14:paraId="525E7931" w14:textId="7DFC2EE0" w:rsidR="00D834AB" w:rsidRDefault="00D834AB" w:rsidP="00D834AB">
            <w:pPr>
              <w:spacing w:after="0" w:line="240" w:lineRule="auto"/>
              <w:rPr>
                <w:ins w:id="104" w:author="Kate Jekabson" w:date="2020-06-07T20:30:00Z"/>
                <w:sz w:val="20"/>
              </w:rPr>
            </w:pPr>
            <w:ins w:id="105" w:author="Kate Jekabson [2]" w:date="2020-06-07T20:30:00Z">
              <w:r>
                <w:rPr>
                  <w:sz w:val="20"/>
                </w:rPr>
                <w:t xml:space="preserve">Test </w:t>
              </w:r>
            </w:ins>
            <w:ins w:id="106" w:author="Kate Jekabson" w:date="2020-06-07T20:30:00Z">
              <w:r>
                <w:rPr>
                  <w:sz w:val="20"/>
                </w:rPr>
                <w:t xml:space="preserve">exit </w:t>
              </w:r>
            </w:ins>
            <w:ins w:id="107" w:author="Kate Jekabson [2]" w:date="2020-06-07T20:30:00Z">
              <w:r>
                <w:rPr>
                  <w:sz w:val="20"/>
                </w:rPr>
                <w:t xml:space="preserve">criteria </w:t>
              </w:r>
              <w:proofErr w:type="gramStart"/>
              <w:r>
                <w:rPr>
                  <w:sz w:val="20"/>
                </w:rPr>
                <w:t>will be met</w:t>
              </w:r>
              <w:proofErr w:type="gramEnd"/>
              <w:r>
                <w:rPr>
                  <w:sz w:val="20"/>
                </w:rPr>
                <w:t xml:space="preserve"> per the Test Plan, prior to testing </w:t>
              </w:r>
            </w:ins>
            <w:ins w:id="108" w:author="Kate Jekabson" w:date="2020-06-07T20:32:00Z">
              <w:r>
                <w:rPr>
                  <w:sz w:val="20"/>
                </w:rPr>
                <w:t>being completed</w:t>
              </w:r>
            </w:ins>
            <w:ins w:id="109" w:author="Kate Jekabson [2]" w:date="2020-06-07T20:30:00Z">
              <w:r>
                <w:rPr>
                  <w:sz w:val="20"/>
                </w:rPr>
                <w:t>.</w:t>
              </w:r>
            </w:ins>
          </w:p>
        </w:tc>
        <w:tc>
          <w:tcPr>
            <w:tcW w:w="1531" w:type="dxa"/>
            <w:tcBorders>
              <w:top w:val="single" w:sz="4" w:space="0" w:color="auto"/>
              <w:left w:val="single" w:sz="4" w:space="0" w:color="auto"/>
              <w:bottom w:val="single" w:sz="4" w:space="0" w:color="auto"/>
              <w:right w:val="single" w:sz="4" w:space="0" w:color="auto"/>
            </w:tcBorders>
            <w:vAlign w:val="center"/>
          </w:tcPr>
          <w:p w14:paraId="0D5C3840" w14:textId="37051EEE" w:rsidR="00D834AB" w:rsidRDefault="00D834AB" w:rsidP="00D834AB">
            <w:pPr>
              <w:spacing w:after="0" w:line="240" w:lineRule="auto"/>
              <w:rPr>
                <w:ins w:id="110" w:author="Kate Jekabson" w:date="2020-06-07T20:30:00Z"/>
                <w:sz w:val="20"/>
              </w:rPr>
            </w:pPr>
            <w:ins w:id="111" w:author="Kate Jekabson" w:date="2020-06-07T20:32:00Z">
              <w:r>
                <w:rPr>
                  <w:sz w:val="20"/>
                </w:rPr>
                <w:t>100%</w:t>
              </w:r>
            </w:ins>
          </w:p>
        </w:tc>
        <w:tc>
          <w:tcPr>
            <w:tcW w:w="3005" w:type="dxa"/>
            <w:tcBorders>
              <w:top w:val="single" w:sz="4" w:space="0" w:color="auto"/>
              <w:left w:val="single" w:sz="4" w:space="0" w:color="auto"/>
              <w:bottom w:val="single" w:sz="4" w:space="0" w:color="auto"/>
              <w:right w:val="single" w:sz="4" w:space="0" w:color="auto"/>
            </w:tcBorders>
            <w:vAlign w:val="center"/>
          </w:tcPr>
          <w:p w14:paraId="25E6B4DC" w14:textId="68EE209A" w:rsidR="00D834AB" w:rsidRDefault="00D834AB" w:rsidP="00D834AB">
            <w:pPr>
              <w:spacing w:after="0" w:line="240" w:lineRule="auto"/>
              <w:rPr>
                <w:ins w:id="112" w:author="Kate Jekabson" w:date="2020-06-07T20:30:00Z"/>
                <w:sz w:val="20"/>
              </w:rPr>
            </w:pPr>
            <w:ins w:id="113" w:author="Kate Jekabson" w:date="2020-06-07T20:32:00Z">
              <w:r>
                <w:rPr>
                  <w:sz w:val="20"/>
                </w:rPr>
                <w:t>Test exit criteria met as identified in the Test Plan</w:t>
              </w:r>
            </w:ins>
          </w:p>
        </w:tc>
      </w:tr>
    </w:tbl>
    <w:p w14:paraId="23EC4672" w14:textId="69442C9C" w:rsidR="002831A4" w:rsidRDefault="002831A4" w:rsidP="00F06020">
      <w:pPr>
        <w:pStyle w:val="Heading1"/>
        <w:tabs>
          <w:tab w:val="left" w:pos="5597"/>
        </w:tabs>
        <w:rPr>
          <w:color w:val="808474" w:themeColor="accent6" w:themeShade="BF"/>
        </w:rPr>
      </w:pPr>
    </w:p>
    <w:p w14:paraId="3A57473A" w14:textId="77777777" w:rsidR="002831A4" w:rsidRDefault="002831A4" w:rsidP="002831A4">
      <w:pPr>
        <w:pStyle w:val="Heading1"/>
        <w:keepNext/>
        <w:numPr>
          <w:ilvl w:val="0"/>
          <w:numId w:val="25"/>
        </w:numPr>
        <w:spacing w:before="120" w:after="120" w:line="240" w:lineRule="auto"/>
        <w:rPr>
          <w:lang w:val="en-US"/>
        </w:rPr>
      </w:pPr>
      <w:bookmarkStart w:id="114" w:name="_Toc451349563"/>
      <w:r>
        <w:rPr>
          <w:lang w:val="en-US"/>
        </w:rPr>
        <w:t>Identification of Best Practices and Standards</w:t>
      </w:r>
      <w:bookmarkEnd w:id="114"/>
    </w:p>
    <w:p w14:paraId="41543E4F" w14:textId="0455ED90" w:rsidR="002831A4" w:rsidRDefault="002831A4" w:rsidP="002831A4">
      <w:pPr>
        <w:ind w:left="720"/>
        <w:rPr>
          <w:lang w:val="en-US"/>
        </w:rPr>
      </w:pPr>
      <w:r>
        <w:rPr>
          <w:lang w:val="en-US"/>
        </w:rPr>
        <w:t xml:space="preserve">This Section identifies best practices and standards within the </w:t>
      </w:r>
      <w:r w:rsidR="006D69B9">
        <w:rPr>
          <w:lang w:val="en-US"/>
        </w:rPr>
        <w:t>Program</w:t>
      </w:r>
      <w:r>
        <w:rPr>
          <w:lang w:val="en-US"/>
        </w:rPr>
        <w:t xml:space="preserve">.  The majority of the best practices and standards noted in this section </w:t>
      </w:r>
      <w:proofErr w:type="gramStart"/>
      <w:r>
        <w:rPr>
          <w:lang w:val="en-US"/>
        </w:rPr>
        <w:t xml:space="preserve">will not be formally tracked or reviewed as part of the </w:t>
      </w:r>
      <w:r w:rsidR="006D69B9">
        <w:rPr>
          <w:lang w:val="en-US"/>
        </w:rPr>
        <w:t>Program</w:t>
      </w:r>
      <w:r>
        <w:rPr>
          <w:lang w:val="en-US"/>
        </w:rPr>
        <w:t xml:space="preserve"> Quality Report (Section 6)</w:t>
      </w:r>
      <w:proofErr w:type="gramEnd"/>
      <w:r>
        <w:rPr>
          <w:lang w:val="en-US"/>
        </w:rPr>
        <w:t xml:space="preserve">.  The standards, best practices, and/or frameworks defined </w:t>
      </w:r>
      <w:proofErr w:type="gramStart"/>
      <w:r>
        <w:rPr>
          <w:lang w:val="en-US"/>
        </w:rPr>
        <w:t>are individually, and collectively, associated</w:t>
      </w:r>
      <w:proofErr w:type="gramEnd"/>
      <w:r>
        <w:rPr>
          <w:lang w:val="en-US"/>
        </w:rPr>
        <w:t xml:space="preserve"> with and support quality management within </w:t>
      </w:r>
      <w:r w:rsidR="006D69B9">
        <w:rPr>
          <w:lang w:val="en-US"/>
        </w:rPr>
        <w:t>Program</w:t>
      </w:r>
      <w:r>
        <w:rPr>
          <w:lang w:val="en-US"/>
        </w:rPr>
        <w:t>s.</w:t>
      </w:r>
    </w:p>
    <w:p w14:paraId="57E7260E" w14:textId="77777777" w:rsidR="002831A4" w:rsidRPr="00C97038" w:rsidRDefault="002831A4" w:rsidP="002831A4">
      <w:pPr>
        <w:pStyle w:val="Heading2"/>
        <w:keepNext/>
        <w:numPr>
          <w:ilvl w:val="1"/>
          <w:numId w:val="25"/>
        </w:numPr>
        <w:tabs>
          <w:tab w:val="clear" w:pos="720"/>
        </w:tabs>
        <w:spacing w:before="360" w:after="120" w:line="240" w:lineRule="auto"/>
        <w:ind w:left="1418"/>
        <w:rPr>
          <w:rFonts w:cs="Calibri"/>
          <w:lang w:val="en-US"/>
        </w:rPr>
      </w:pPr>
      <w:bookmarkStart w:id="115" w:name="_Toc451349564"/>
      <w:r w:rsidRPr="00C97038">
        <w:rPr>
          <w:rFonts w:cs="Calibri"/>
          <w:lang w:val="en-US"/>
        </w:rPr>
        <w:t>P</w:t>
      </w:r>
      <w:r>
        <w:rPr>
          <w:rFonts w:cs="Calibri"/>
          <w:lang w:val="en-US"/>
        </w:rPr>
        <w:t>MO Process</w:t>
      </w:r>
      <w:r w:rsidRPr="00C97038">
        <w:rPr>
          <w:rFonts w:cs="Calibri"/>
          <w:lang w:val="en-US"/>
        </w:rPr>
        <w:t xml:space="preserve"> Framework</w:t>
      </w:r>
      <w:bookmarkEnd w:id="115"/>
    </w:p>
    <w:p w14:paraId="59ABBA41" w14:textId="23D58149" w:rsidR="002831A4" w:rsidRDefault="002831A4" w:rsidP="002831A4">
      <w:pPr>
        <w:ind w:left="720"/>
        <w:rPr>
          <w:lang w:val="en-US"/>
        </w:rPr>
      </w:pPr>
      <w:r>
        <w:rPr>
          <w:lang w:val="en-US"/>
        </w:rPr>
        <w:t xml:space="preserve">The </w:t>
      </w:r>
      <w:r w:rsidR="006D69B9">
        <w:rPr>
          <w:lang w:val="en-US"/>
        </w:rPr>
        <w:t>Program</w:t>
      </w:r>
      <w:r>
        <w:rPr>
          <w:lang w:val="en-US"/>
        </w:rPr>
        <w:t xml:space="preserve"> has implemented a governance framework, which will provide direction to the </w:t>
      </w:r>
      <w:r w:rsidR="006D69B9">
        <w:rPr>
          <w:lang w:val="en-US"/>
        </w:rPr>
        <w:t>Program</w:t>
      </w:r>
      <w:r>
        <w:rPr>
          <w:lang w:val="en-US"/>
        </w:rPr>
        <w:t xml:space="preserve"> throughout all of its stages to ensure the proper flow of information to stakeholders and to ensure the </w:t>
      </w:r>
      <w:r w:rsidR="006D69B9">
        <w:rPr>
          <w:lang w:val="en-US"/>
        </w:rPr>
        <w:t>Program</w:t>
      </w:r>
      <w:r>
        <w:rPr>
          <w:lang w:val="en-US"/>
        </w:rPr>
        <w:t xml:space="preserve"> meets its goals and objectives.  A strong and effective governance f</w:t>
      </w:r>
      <w:r w:rsidRPr="009F42AA">
        <w:rPr>
          <w:lang w:val="en-US"/>
        </w:rPr>
        <w:t>ramework</w:t>
      </w:r>
      <w:r>
        <w:rPr>
          <w:lang w:val="en-US"/>
        </w:rPr>
        <w:t xml:space="preserve"> is a key component of quality management, as it helps in determining requirements, making decisions and balancing quality objectives against the triple constraints of scope, time, and cost.  </w:t>
      </w:r>
    </w:p>
    <w:p w14:paraId="2C154148" w14:textId="7B6993CD" w:rsidR="002831A4" w:rsidRPr="00575AF7" w:rsidRDefault="006D69B9" w:rsidP="002831A4">
      <w:pPr>
        <w:pStyle w:val="Heading2"/>
        <w:keepNext/>
        <w:numPr>
          <w:ilvl w:val="1"/>
          <w:numId w:val="25"/>
        </w:numPr>
        <w:tabs>
          <w:tab w:val="clear" w:pos="720"/>
        </w:tabs>
        <w:spacing w:before="360" w:after="120" w:line="240" w:lineRule="auto"/>
        <w:ind w:left="1418"/>
        <w:rPr>
          <w:rFonts w:cs="Calibri"/>
          <w:lang w:val="en-US"/>
        </w:rPr>
      </w:pPr>
      <w:bookmarkStart w:id="116" w:name="_Toc451349565"/>
      <w:r>
        <w:rPr>
          <w:rFonts w:cs="Calibri"/>
          <w:lang w:val="en-US"/>
        </w:rPr>
        <w:t>Program</w:t>
      </w:r>
      <w:r w:rsidR="002831A4" w:rsidRPr="00C97038">
        <w:rPr>
          <w:rFonts w:cs="Calibri"/>
          <w:lang w:val="en-US"/>
        </w:rPr>
        <w:t xml:space="preserve"> Management Plan</w:t>
      </w:r>
      <w:bookmarkEnd w:id="116"/>
      <w:r w:rsidR="002831A4" w:rsidRPr="00575AF7">
        <w:rPr>
          <w:rFonts w:cs="Calibri"/>
          <w:lang w:val="en-US"/>
        </w:rPr>
        <w:t xml:space="preserve"> </w:t>
      </w:r>
    </w:p>
    <w:p w14:paraId="46762FB0" w14:textId="7FA51462" w:rsidR="002831A4" w:rsidRPr="009F42AA" w:rsidRDefault="002831A4" w:rsidP="002831A4">
      <w:pPr>
        <w:ind w:left="720"/>
        <w:rPr>
          <w:lang w:val="en-US"/>
        </w:rPr>
      </w:pPr>
      <w:r>
        <w:rPr>
          <w:lang w:val="en-US"/>
        </w:rPr>
        <w:t xml:space="preserve">The </w:t>
      </w:r>
      <w:r w:rsidR="006D69B9">
        <w:rPr>
          <w:lang w:val="en-US"/>
        </w:rPr>
        <w:t>Program</w:t>
      </w:r>
      <w:r w:rsidRPr="00575AF7">
        <w:rPr>
          <w:lang w:val="en-US"/>
        </w:rPr>
        <w:t xml:space="preserve"> Management Plan</w:t>
      </w:r>
      <w:r>
        <w:rPr>
          <w:lang w:val="en-US"/>
        </w:rPr>
        <w:t xml:space="preserve"> documents the delivery and execution framework to </w:t>
      </w:r>
      <w:r w:rsidRPr="00371FDC">
        <w:rPr>
          <w:lang w:val="en-US"/>
        </w:rPr>
        <w:t xml:space="preserve">deliver and communicate the intended </w:t>
      </w:r>
      <w:r w:rsidR="006D69B9">
        <w:rPr>
          <w:lang w:val="en-US"/>
        </w:rPr>
        <w:t>Program</w:t>
      </w:r>
      <w:r>
        <w:rPr>
          <w:lang w:val="en-US"/>
        </w:rPr>
        <w:t xml:space="preserve"> </w:t>
      </w:r>
      <w:r w:rsidRPr="00371FDC">
        <w:rPr>
          <w:lang w:val="en-US"/>
        </w:rPr>
        <w:t xml:space="preserve">management scope of the </w:t>
      </w:r>
      <w:r w:rsidR="006D69B9">
        <w:rPr>
          <w:lang w:val="en-US"/>
        </w:rPr>
        <w:t>Program</w:t>
      </w:r>
      <w:r w:rsidRPr="00371FDC">
        <w:rPr>
          <w:lang w:val="en-US"/>
        </w:rPr>
        <w:t xml:space="preserve">, as approved in the </w:t>
      </w:r>
      <w:r w:rsidR="006D69B9">
        <w:rPr>
          <w:lang w:val="en-US"/>
        </w:rPr>
        <w:t>Program</w:t>
      </w:r>
      <w:r w:rsidRPr="00575AF7">
        <w:rPr>
          <w:lang w:val="en-US"/>
        </w:rPr>
        <w:t xml:space="preserve"> Charter</w:t>
      </w:r>
      <w:r w:rsidRPr="00371FDC">
        <w:rPr>
          <w:lang w:val="en-US"/>
        </w:rPr>
        <w:t xml:space="preserve"> in regard to deliverables scope, milestones schedule, program risks, cost budget, and resource requirements.</w:t>
      </w:r>
      <w:r w:rsidRPr="009F42AA">
        <w:rPr>
          <w:lang w:val="en-US"/>
        </w:rPr>
        <w:t xml:space="preserve">   In determining and managing against the </w:t>
      </w:r>
      <w:r w:rsidR="006D69B9">
        <w:rPr>
          <w:lang w:val="en-US"/>
        </w:rPr>
        <w:t>Program</w:t>
      </w:r>
      <w:r w:rsidRPr="00575AF7">
        <w:rPr>
          <w:lang w:val="en-US"/>
        </w:rPr>
        <w:t xml:space="preserve"> Management Plan</w:t>
      </w:r>
      <w:r w:rsidRPr="009F42AA">
        <w:rPr>
          <w:lang w:val="en-US"/>
        </w:rPr>
        <w:t xml:space="preserve">, the </w:t>
      </w:r>
      <w:r w:rsidR="006D69B9">
        <w:rPr>
          <w:lang w:val="en-US"/>
        </w:rPr>
        <w:t>Program</w:t>
      </w:r>
      <w:r w:rsidRPr="009F42AA">
        <w:rPr>
          <w:lang w:val="en-US"/>
        </w:rPr>
        <w:t xml:space="preserve"> Manager has applied implementation experience with </w:t>
      </w:r>
      <w:r w:rsidR="009D0A44">
        <w:rPr>
          <w:lang w:val="en-US"/>
        </w:rPr>
        <w:t xml:space="preserve">the </w:t>
      </w:r>
      <w:r w:rsidR="006D69B9">
        <w:rPr>
          <w:lang w:val="en-US"/>
        </w:rPr>
        <w:t>Program</w:t>
      </w:r>
      <w:r>
        <w:rPr>
          <w:lang w:val="en-US"/>
        </w:rPr>
        <w:t xml:space="preserve"> Management Body of </w:t>
      </w:r>
      <w:proofErr w:type="gramStart"/>
      <w:r>
        <w:rPr>
          <w:lang w:val="en-US"/>
        </w:rPr>
        <w:t xml:space="preserve">Knowledge </w:t>
      </w:r>
      <w:r w:rsidRPr="009F42AA">
        <w:rPr>
          <w:lang w:val="en-US"/>
        </w:rPr>
        <w:t xml:space="preserve"> tailoring</w:t>
      </w:r>
      <w:proofErr w:type="gramEnd"/>
      <w:r w:rsidRPr="009F42AA">
        <w:rPr>
          <w:lang w:val="en-US"/>
        </w:rPr>
        <w:t xml:space="preserve"> to determ</w:t>
      </w:r>
      <w:r>
        <w:rPr>
          <w:lang w:val="en-US"/>
        </w:rPr>
        <w:t xml:space="preserve">ine the most effective approach to managing the </w:t>
      </w:r>
      <w:r w:rsidR="006D69B9">
        <w:rPr>
          <w:lang w:val="en-US"/>
        </w:rPr>
        <w:t>Program</w:t>
      </w:r>
      <w:r>
        <w:rPr>
          <w:lang w:val="en-US"/>
        </w:rPr>
        <w:t>.</w:t>
      </w:r>
    </w:p>
    <w:p w14:paraId="3F10462F" w14:textId="77777777" w:rsidR="002831A4" w:rsidRPr="00C97038" w:rsidRDefault="002831A4" w:rsidP="002831A4">
      <w:pPr>
        <w:pStyle w:val="Heading2"/>
        <w:keepNext/>
        <w:numPr>
          <w:ilvl w:val="1"/>
          <w:numId w:val="25"/>
        </w:numPr>
        <w:tabs>
          <w:tab w:val="clear" w:pos="720"/>
        </w:tabs>
        <w:spacing w:before="360" w:after="120" w:line="240" w:lineRule="auto"/>
        <w:ind w:left="1418"/>
        <w:rPr>
          <w:rFonts w:cs="Calibri"/>
          <w:lang w:val="en-US"/>
        </w:rPr>
      </w:pPr>
      <w:bookmarkStart w:id="117" w:name="_Toc451349574"/>
      <w:r w:rsidRPr="00C97038">
        <w:rPr>
          <w:rFonts w:cs="Calibri"/>
          <w:lang w:val="en-US"/>
        </w:rPr>
        <w:t>Quality Methods “In-Process Methods” and “Appraisal Methods”</w:t>
      </w:r>
      <w:bookmarkEnd w:id="117"/>
    </w:p>
    <w:p w14:paraId="6E614B58" w14:textId="0D023EB0" w:rsidR="002831A4" w:rsidRPr="008A3BAA" w:rsidRDefault="002831A4" w:rsidP="002831A4">
      <w:pPr>
        <w:pStyle w:val="BodyTextIndent"/>
        <w:ind w:left="698"/>
        <w:rPr>
          <w:lang w:val="en-US"/>
        </w:rPr>
      </w:pPr>
      <w:r>
        <w:rPr>
          <w:lang w:val="en-US"/>
        </w:rPr>
        <w:t xml:space="preserve">With respect to quality methods and management, quality </w:t>
      </w:r>
      <w:proofErr w:type="gramStart"/>
      <w:r>
        <w:rPr>
          <w:lang w:val="en-US"/>
        </w:rPr>
        <w:t>can be built into a deliverable over the course of its development (In-Process Methods) and/or inspected into a deliverable by applying validation, checkpoints, or tests (Appraisal Methods)</w:t>
      </w:r>
      <w:proofErr w:type="gramEnd"/>
      <w:r>
        <w:rPr>
          <w:lang w:val="en-US"/>
        </w:rPr>
        <w:t xml:space="preserve">.  Examples of these approaches the </w:t>
      </w:r>
      <w:r w:rsidR="006D69B9">
        <w:rPr>
          <w:lang w:val="en-US"/>
        </w:rPr>
        <w:t>Program</w:t>
      </w:r>
      <w:r>
        <w:rPr>
          <w:lang w:val="en-US"/>
        </w:rPr>
        <w:t xml:space="preserve"> has implemented </w:t>
      </w:r>
      <w:proofErr w:type="gramStart"/>
      <w:r>
        <w:rPr>
          <w:lang w:val="en-US"/>
        </w:rPr>
        <w:t>are defined</w:t>
      </w:r>
      <w:proofErr w:type="gramEnd"/>
      <w:r>
        <w:rPr>
          <w:lang w:val="en-US"/>
        </w:rPr>
        <w:t xml:space="preserve"> in the following sections.</w:t>
      </w:r>
    </w:p>
    <w:p w14:paraId="259459BE" w14:textId="77777777" w:rsidR="002831A4" w:rsidRDefault="002831A4" w:rsidP="002831A4">
      <w:pPr>
        <w:pStyle w:val="Heading3"/>
        <w:keepNext/>
        <w:numPr>
          <w:ilvl w:val="2"/>
          <w:numId w:val="25"/>
        </w:numPr>
        <w:tabs>
          <w:tab w:val="clear" w:pos="720"/>
        </w:tabs>
        <w:spacing w:before="240" w:after="120" w:line="240" w:lineRule="auto"/>
        <w:ind w:left="2127"/>
        <w:rPr>
          <w:lang w:val="en-US"/>
        </w:rPr>
      </w:pPr>
      <w:r>
        <w:rPr>
          <w:lang w:val="en-US"/>
        </w:rPr>
        <w:lastRenderedPageBreak/>
        <w:t xml:space="preserve">“In-Process Methods” </w:t>
      </w:r>
    </w:p>
    <w:p w14:paraId="4743A1B8" w14:textId="66168443" w:rsidR="002831A4" w:rsidRPr="00C65941" w:rsidRDefault="002831A4" w:rsidP="002831A4">
      <w:pPr>
        <w:pStyle w:val="BodyTextIndent"/>
        <w:ind w:left="1407"/>
        <w:rPr>
          <w:lang w:val="en-US"/>
        </w:rPr>
      </w:pPr>
      <w:r>
        <w:rPr>
          <w:lang w:val="en-US"/>
        </w:rPr>
        <w:t xml:space="preserve">These are the means by which quality can be “built into” products as they are developed, as the methods, when applied during the early phases of a program, can help validate assumptions, needs, and capabilities of the solution or the approach before it is built and tested by “Appraisal Methods”.   The methods the </w:t>
      </w:r>
      <w:r w:rsidR="006D69B9">
        <w:rPr>
          <w:lang w:val="en-US"/>
        </w:rPr>
        <w:t>Program</w:t>
      </w:r>
      <w:r>
        <w:rPr>
          <w:lang w:val="en-US"/>
        </w:rPr>
        <w:t xml:space="preserve"> has applied, or will apply, includes, but is not limited to, the following “In-Process Methods”:</w:t>
      </w:r>
    </w:p>
    <w:p w14:paraId="089FE591" w14:textId="77777777" w:rsidR="002831A4" w:rsidRPr="00575AF7" w:rsidRDefault="002831A4" w:rsidP="002831A4">
      <w:pPr>
        <w:pStyle w:val="OutlineLettered2"/>
        <w:numPr>
          <w:ilvl w:val="2"/>
          <w:numId w:val="30"/>
        </w:numPr>
      </w:pPr>
      <w:r w:rsidRPr="00DA50E4">
        <w:rPr>
          <w:b/>
        </w:rPr>
        <w:t>Workshops:</w:t>
      </w:r>
      <w:r w:rsidRPr="00575AF7">
        <w:rPr>
          <w:b/>
        </w:rPr>
        <w:t xml:space="preserve">  </w:t>
      </w:r>
      <w:proofErr w:type="gramStart"/>
      <w:r w:rsidRPr="00C97038">
        <w:t>Are typically planned</w:t>
      </w:r>
      <w:proofErr w:type="gramEnd"/>
      <w:r w:rsidRPr="00C97038">
        <w:t xml:space="preserve"> and focused events attended by key stakeholders and subject matter experts for short, int</w:t>
      </w:r>
      <w:r w:rsidRPr="00575AF7">
        <w:t xml:space="preserve">ensive periods.  </w:t>
      </w:r>
    </w:p>
    <w:p w14:paraId="7936975B" w14:textId="77777777" w:rsidR="002831A4" w:rsidRPr="007146C5" w:rsidRDefault="002831A4" w:rsidP="002831A4">
      <w:pPr>
        <w:pStyle w:val="OutlineLettered2"/>
        <w:numPr>
          <w:ilvl w:val="2"/>
          <w:numId w:val="30"/>
        </w:numPr>
        <w:rPr>
          <w:lang w:val="en-AU"/>
        </w:rPr>
      </w:pPr>
      <w:r w:rsidRPr="00DA50E4">
        <w:rPr>
          <w:b/>
        </w:rPr>
        <w:t>Surveys:</w:t>
      </w:r>
      <w:r>
        <w:rPr>
          <w:b/>
        </w:rPr>
        <w:t xml:space="preserve"> </w:t>
      </w:r>
      <w:r>
        <w:t xml:space="preserve"> Enables the gathering of quantitative and qualitative information from large numbers of stakeholders.  For the results to </w:t>
      </w:r>
      <w:proofErr w:type="gramStart"/>
      <w:r>
        <w:t>be considered</w:t>
      </w:r>
      <w:proofErr w:type="gramEnd"/>
      <w:r>
        <w:t xml:space="preserve"> representative of the population, the survey needs to be carefully designed and responded to by a statistically significant and representative sample of the stakeholders.   </w:t>
      </w:r>
    </w:p>
    <w:p w14:paraId="3E597A4A" w14:textId="77777777" w:rsidR="002831A4" w:rsidRPr="00376397" w:rsidRDefault="002831A4" w:rsidP="002831A4">
      <w:pPr>
        <w:pStyle w:val="OutlineLettered2"/>
        <w:numPr>
          <w:ilvl w:val="2"/>
          <w:numId w:val="30"/>
        </w:numPr>
        <w:rPr>
          <w:lang w:val="en-AU"/>
        </w:rPr>
      </w:pPr>
      <w:r w:rsidRPr="00DA50E4">
        <w:rPr>
          <w:b/>
        </w:rPr>
        <w:t>Focus Groups:</w:t>
      </w:r>
      <w:r>
        <w:t xml:space="preserve">  Are useful to gain a detailed qualitative understanding of the value of a solution to a group of stakeholders.  </w:t>
      </w:r>
    </w:p>
    <w:p w14:paraId="09B54905" w14:textId="77777777" w:rsidR="002831A4" w:rsidRDefault="002831A4" w:rsidP="002831A4">
      <w:pPr>
        <w:pStyle w:val="OutlineLettered2"/>
        <w:numPr>
          <w:ilvl w:val="2"/>
          <w:numId w:val="30"/>
        </w:numPr>
      </w:pPr>
      <w:r w:rsidRPr="00DA50E4">
        <w:rPr>
          <w:b/>
        </w:rPr>
        <w:t>Pilot/Proof of Concept (POC):</w:t>
      </w:r>
      <w:r w:rsidRPr="008D43BE">
        <w:t xml:space="preserve">  </w:t>
      </w:r>
      <w:r>
        <w:t xml:space="preserve">A pilot or </w:t>
      </w:r>
      <w:r w:rsidRPr="008D43BE">
        <w:t>proof of concept (POC) is a demonstration whose purpose is to verify that certain concepts or theories have the potential for real-world application</w:t>
      </w:r>
      <w:r>
        <w:t xml:space="preserve"> prior to significant development or expenditure</w:t>
      </w:r>
      <w:r w:rsidRPr="008D43BE">
        <w:t xml:space="preserve">. </w:t>
      </w:r>
      <w:r>
        <w:t xml:space="preserve"> A </w:t>
      </w:r>
      <w:r w:rsidRPr="008D43BE">
        <w:t xml:space="preserve">POC is </w:t>
      </w:r>
      <w:r>
        <w:t>often a</w:t>
      </w:r>
      <w:r w:rsidRPr="008D43BE">
        <w:t xml:space="preserve"> prototype that </w:t>
      </w:r>
      <w:proofErr w:type="gramStart"/>
      <w:r w:rsidRPr="008D43BE">
        <w:t>is designed</w:t>
      </w:r>
      <w:proofErr w:type="gramEnd"/>
      <w:r w:rsidRPr="008D43BE">
        <w:t xml:space="preserve"> to determine feasibility, </w:t>
      </w:r>
      <w:r>
        <w:t>through validation and limited deployment</w:t>
      </w:r>
      <w:r w:rsidRPr="008D43BE">
        <w:t xml:space="preserve">. </w:t>
      </w:r>
      <w:r>
        <w:t xml:space="preserve"> </w:t>
      </w:r>
    </w:p>
    <w:p w14:paraId="0ABEFA05" w14:textId="172F242F" w:rsidR="002831A4" w:rsidRPr="004B5981" w:rsidRDefault="002831A4" w:rsidP="002831A4">
      <w:pPr>
        <w:pStyle w:val="OutlineLettered2"/>
        <w:numPr>
          <w:ilvl w:val="2"/>
          <w:numId w:val="30"/>
        </w:numPr>
      </w:pPr>
      <w:r w:rsidRPr="00DA50E4">
        <w:rPr>
          <w:b/>
        </w:rPr>
        <w:t>“Lessons Learned”:</w:t>
      </w:r>
      <w:r w:rsidRPr="004B5981">
        <w:t xml:space="preserve"> </w:t>
      </w:r>
      <w:r>
        <w:rPr>
          <w:lang w:val="en-AU"/>
        </w:rPr>
        <w:t xml:space="preserve">Through its </w:t>
      </w:r>
      <w:r w:rsidR="006D69B9">
        <w:rPr>
          <w:lang w:val="en-AU"/>
        </w:rPr>
        <w:t>Program</w:t>
      </w:r>
      <w:r w:rsidRPr="00575AF7">
        <w:rPr>
          <w:lang w:val="en-AU"/>
        </w:rPr>
        <w:t xml:space="preserve"> Management Plan</w:t>
      </w:r>
      <w:r w:rsidRPr="00C97038">
        <w:rPr>
          <w:lang w:val="en-AU"/>
        </w:rPr>
        <w:t xml:space="preserve"> </w:t>
      </w:r>
      <w:r>
        <w:rPr>
          <w:lang w:val="en-AU"/>
        </w:rPr>
        <w:t xml:space="preserve">and </w:t>
      </w:r>
      <w:r w:rsidR="006D69B9">
        <w:rPr>
          <w:lang w:val="en-AU"/>
        </w:rPr>
        <w:t>Program</w:t>
      </w:r>
      <w:r>
        <w:rPr>
          <w:lang w:val="en-AU"/>
        </w:rPr>
        <w:t xml:space="preserve"> Log, the </w:t>
      </w:r>
      <w:r w:rsidR="006D69B9">
        <w:rPr>
          <w:lang w:val="en-AU"/>
        </w:rPr>
        <w:t>Program</w:t>
      </w:r>
      <w:r>
        <w:rPr>
          <w:lang w:val="en-AU"/>
        </w:rPr>
        <w:t xml:space="preserve"> identifies and records lessons learned as they occur.  </w:t>
      </w:r>
    </w:p>
    <w:p w14:paraId="5B8A43F1" w14:textId="77777777" w:rsidR="002831A4" w:rsidRDefault="002831A4" w:rsidP="002831A4">
      <w:pPr>
        <w:pStyle w:val="Heading3"/>
        <w:keepNext/>
        <w:numPr>
          <w:ilvl w:val="2"/>
          <w:numId w:val="25"/>
        </w:numPr>
        <w:tabs>
          <w:tab w:val="clear" w:pos="720"/>
        </w:tabs>
        <w:spacing w:before="240" w:after="120" w:line="240" w:lineRule="auto"/>
        <w:ind w:left="2127"/>
        <w:rPr>
          <w:lang w:val="en-US"/>
        </w:rPr>
      </w:pPr>
      <w:r>
        <w:rPr>
          <w:lang w:val="en-US"/>
        </w:rPr>
        <w:t xml:space="preserve"> “Appraisal Methods”</w:t>
      </w:r>
    </w:p>
    <w:p w14:paraId="625D623E" w14:textId="77777777" w:rsidR="002831A4" w:rsidRPr="00C65941" w:rsidRDefault="002831A4" w:rsidP="002831A4">
      <w:pPr>
        <w:pStyle w:val="BodyTextIndent"/>
        <w:ind w:left="1407"/>
        <w:rPr>
          <w:lang w:val="en-US"/>
        </w:rPr>
      </w:pPr>
      <w:r>
        <w:rPr>
          <w:lang w:val="en-US"/>
        </w:rPr>
        <w:t xml:space="preserve">These are the means by which the finished products </w:t>
      </w:r>
      <w:proofErr w:type="gramStart"/>
      <w:r>
        <w:rPr>
          <w:lang w:val="en-US"/>
        </w:rPr>
        <w:t>are assessed</w:t>
      </w:r>
      <w:proofErr w:type="gramEnd"/>
      <w:r>
        <w:rPr>
          <w:lang w:val="en-US"/>
        </w:rPr>
        <w:t xml:space="preserve"> for completeness and fitness for purpose once they are built, typically through reviews, checkpoints, and specific testing activities.</w:t>
      </w:r>
    </w:p>
    <w:p w14:paraId="338EE1BB" w14:textId="4B2BCFBA" w:rsidR="002831A4" w:rsidRPr="00575AF7" w:rsidRDefault="002831A4" w:rsidP="002831A4">
      <w:pPr>
        <w:pStyle w:val="OutlineLettered2"/>
        <w:numPr>
          <w:ilvl w:val="2"/>
          <w:numId w:val="30"/>
        </w:numPr>
        <w:rPr>
          <w:u w:val="single"/>
          <w:lang w:val="en-AU"/>
        </w:rPr>
      </w:pPr>
      <w:r w:rsidRPr="00575AF7">
        <w:rPr>
          <w:b/>
        </w:rPr>
        <w:t xml:space="preserve">Peer/Code Reviews:  </w:t>
      </w:r>
      <w:r>
        <w:t xml:space="preserve"> Selected deliverables within the </w:t>
      </w:r>
      <w:r w:rsidR="006D69B9">
        <w:t>Program</w:t>
      </w:r>
      <w:r>
        <w:t xml:space="preserve"> may require review or sign-off by the following roles: Peer/Code Reviewers (Analysts and Developers), Business Primes/Owners, Leads/Managers/PMs, Architects (Business and Solution), and/or Vendors.  </w:t>
      </w:r>
      <w:r w:rsidR="006D69B9">
        <w:t>Program</w:t>
      </w:r>
      <w:r>
        <w:t xml:space="preserve"> Prime(s) will manage the review process, and be sure to record the reviews as they occur.  </w:t>
      </w:r>
    </w:p>
    <w:p w14:paraId="0B768A6B" w14:textId="6A395CB6" w:rsidR="002831A4" w:rsidRPr="00575AF7" w:rsidRDefault="002831A4" w:rsidP="002831A4">
      <w:pPr>
        <w:pStyle w:val="OutlineLettered2"/>
        <w:numPr>
          <w:ilvl w:val="2"/>
          <w:numId w:val="30"/>
        </w:numPr>
        <w:rPr>
          <w:u w:val="single"/>
          <w:lang w:val="en-AU"/>
        </w:rPr>
      </w:pPr>
      <w:r w:rsidRPr="00575AF7">
        <w:rPr>
          <w:b/>
        </w:rPr>
        <w:t>Gate Checklists/Phase Reviews:</w:t>
      </w:r>
      <w:r w:rsidRPr="00575AF7">
        <w:t xml:space="preserve"> The </w:t>
      </w:r>
      <w:r w:rsidR="006D69B9">
        <w:t>Program</w:t>
      </w:r>
      <w:r w:rsidRPr="00C97038">
        <w:t xml:space="preserve"> has a documented </w:t>
      </w:r>
      <w:r w:rsidR="006D69B9">
        <w:t>Program</w:t>
      </w:r>
      <w:r w:rsidRPr="00575AF7">
        <w:t xml:space="preserve"> Stage Gate Checklist</w:t>
      </w:r>
      <w:r w:rsidRPr="00C97038">
        <w:t xml:space="preserve"> </w:t>
      </w:r>
      <w:r>
        <w:t xml:space="preserve">and </w:t>
      </w:r>
      <w:r w:rsidRPr="00575AF7">
        <w:t xml:space="preserve">will conduct </w:t>
      </w:r>
      <w:r>
        <w:t>stage or interim stage asse</w:t>
      </w:r>
      <w:r w:rsidRPr="00C97038">
        <w:t xml:space="preserve">ssments </w:t>
      </w:r>
      <w:r>
        <w:t xml:space="preserve">with the Sr. Manager, PMO </w:t>
      </w:r>
      <w:r w:rsidRPr="00C97038">
        <w:t>prior to, and immediately afte</w:t>
      </w:r>
      <w:r w:rsidRPr="00575AF7">
        <w:t xml:space="preserve">r, a </w:t>
      </w:r>
      <w:r w:rsidR="006D69B9">
        <w:t>Program</w:t>
      </w:r>
      <w:r>
        <w:t xml:space="preserve"> stage</w:t>
      </w:r>
      <w:r w:rsidRPr="00C97038">
        <w:t xml:space="preserve"> cha</w:t>
      </w:r>
      <w:r w:rsidRPr="00575AF7">
        <w:t xml:space="preserve">nge to assess the current state of the </w:t>
      </w:r>
      <w:r w:rsidR="006D69B9">
        <w:t>Program</w:t>
      </w:r>
      <w:r w:rsidRPr="00C97038">
        <w:t>.  This process will assess the completeness of the deliver</w:t>
      </w:r>
      <w:r w:rsidRPr="00575AF7">
        <w:t>ables planned for the previous phase and the degree of planning and preparedness for the next phase.</w:t>
      </w:r>
    </w:p>
    <w:p w14:paraId="5DA8E949" w14:textId="77777777" w:rsidR="002831A4" w:rsidRDefault="002831A4" w:rsidP="002831A4">
      <w:pPr>
        <w:pStyle w:val="OutlineLettered2"/>
        <w:numPr>
          <w:ilvl w:val="2"/>
          <w:numId w:val="30"/>
        </w:numPr>
        <w:rPr>
          <w:lang w:val="en-AU"/>
        </w:rPr>
      </w:pPr>
      <w:r w:rsidRPr="00C94F8C">
        <w:rPr>
          <w:b/>
          <w:lang w:val="en-AU"/>
        </w:rPr>
        <w:t>Testing:</w:t>
      </w:r>
      <w:r>
        <w:rPr>
          <w:lang w:val="en-AU"/>
        </w:rPr>
        <w:t xml:space="preserve">   Managing and accessing quality through testing is the most commonly thought of approach to quality management.  </w:t>
      </w:r>
    </w:p>
    <w:p w14:paraId="112239CB" w14:textId="77777777" w:rsidR="002831A4" w:rsidRPr="00575AF7" w:rsidRDefault="002831A4" w:rsidP="002831A4">
      <w:pPr>
        <w:pStyle w:val="Heading2"/>
        <w:keepNext/>
        <w:numPr>
          <w:ilvl w:val="1"/>
          <w:numId w:val="25"/>
        </w:numPr>
        <w:tabs>
          <w:tab w:val="clear" w:pos="720"/>
        </w:tabs>
        <w:spacing w:before="360" w:after="120" w:line="240" w:lineRule="auto"/>
        <w:ind w:left="1418"/>
        <w:rPr>
          <w:rFonts w:cs="Calibri"/>
          <w:lang w:val="en-US"/>
        </w:rPr>
      </w:pPr>
      <w:bookmarkStart w:id="118" w:name="_Toc451349575"/>
      <w:r w:rsidRPr="00C97038">
        <w:rPr>
          <w:rFonts w:cs="Calibri"/>
          <w:lang w:val="en-US"/>
        </w:rPr>
        <w:t>Acquisition of Specialists and Subje</w:t>
      </w:r>
      <w:r w:rsidRPr="00575AF7">
        <w:rPr>
          <w:rFonts w:cs="Calibri"/>
          <w:lang w:val="en-US"/>
        </w:rPr>
        <w:t>ct Matter Experts</w:t>
      </w:r>
      <w:bookmarkEnd w:id="118"/>
    </w:p>
    <w:p w14:paraId="690FD8F1" w14:textId="55369AEE" w:rsidR="002831A4" w:rsidRDefault="002831A4" w:rsidP="002831A4">
      <w:pPr>
        <w:pStyle w:val="BodyTextIndent"/>
        <w:ind w:left="1418"/>
        <w:rPr>
          <w:lang w:val="en-US"/>
        </w:rPr>
      </w:pPr>
      <w:r>
        <w:rPr>
          <w:lang w:val="en-US"/>
        </w:rPr>
        <w:t xml:space="preserve">The </w:t>
      </w:r>
      <w:r w:rsidR="006D69B9">
        <w:rPr>
          <w:lang w:val="en-US"/>
        </w:rPr>
        <w:t>Program</w:t>
      </w:r>
      <w:r>
        <w:rPr>
          <w:lang w:val="en-US"/>
        </w:rPr>
        <w:t xml:space="preserve"> has supplemented its internal teams by:</w:t>
      </w:r>
    </w:p>
    <w:p w14:paraId="2002783C" w14:textId="4BD8C58B" w:rsidR="002831A4" w:rsidRDefault="002831A4" w:rsidP="002831A4">
      <w:pPr>
        <w:numPr>
          <w:ilvl w:val="0"/>
          <w:numId w:val="27"/>
        </w:numPr>
        <w:spacing w:before="60" w:after="60" w:line="240" w:lineRule="auto"/>
        <w:rPr>
          <w:lang w:val="en-US" w:eastAsia="ar-SA"/>
        </w:rPr>
      </w:pPr>
      <w:r>
        <w:rPr>
          <w:lang w:val="en-US" w:eastAsia="ar-SA"/>
        </w:rPr>
        <w:lastRenderedPageBreak/>
        <w:t xml:space="preserve">Hiring on a term/contract basis specialized resources with specific Vendor system experience and/or system conversion experience, and/or other </w:t>
      </w:r>
      <w:r w:rsidR="006D69B9">
        <w:rPr>
          <w:lang w:val="en-US" w:eastAsia="ar-SA"/>
        </w:rPr>
        <w:t>Program</w:t>
      </w:r>
      <w:r>
        <w:rPr>
          <w:lang w:val="en-US" w:eastAsia="ar-SA"/>
        </w:rPr>
        <w:t xml:space="preserve"> experience.</w:t>
      </w:r>
    </w:p>
    <w:p w14:paraId="19CB51BE" w14:textId="5079FAE6" w:rsidR="002831A4" w:rsidRDefault="002831A4" w:rsidP="002831A4">
      <w:pPr>
        <w:numPr>
          <w:ilvl w:val="0"/>
          <w:numId w:val="27"/>
        </w:numPr>
        <w:spacing w:before="60" w:after="60" w:line="240" w:lineRule="auto"/>
        <w:rPr>
          <w:lang w:val="en-US" w:eastAsia="ar-SA"/>
        </w:rPr>
      </w:pPr>
      <w:r>
        <w:rPr>
          <w:lang w:val="en-US" w:eastAsia="ar-SA"/>
        </w:rPr>
        <w:t xml:space="preserve">Seconding experienced business and technical CWB resources into the </w:t>
      </w:r>
      <w:r w:rsidR="006D69B9">
        <w:rPr>
          <w:lang w:val="en-US" w:eastAsia="ar-SA"/>
        </w:rPr>
        <w:t>Program</w:t>
      </w:r>
      <w:r>
        <w:rPr>
          <w:lang w:val="en-US" w:eastAsia="ar-SA"/>
        </w:rPr>
        <w:t xml:space="preserve"> for the duration of the </w:t>
      </w:r>
      <w:r w:rsidR="006D69B9">
        <w:rPr>
          <w:lang w:val="en-US" w:eastAsia="ar-SA"/>
        </w:rPr>
        <w:t>Program</w:t>
      </w:r>
      <w:r>
        <w:rPr>
          <w:lang w:val="en-US" w:eastAsia="ar-SA"/>
        </w:rPr>
        <w:t>.</w:t>
      </w:r>
    </w:p>
    <w:p w14:paraId="280BA57D" w14:textId="42E37FCC" w:rsidR="002831A4" w:rsidRDefault="006D69B9" w:rsidP="002831A4">
      <w:pPr>
        <w:pStyle w:val="Heading1"/>
        <w:keepNext/>
        <w:numPr>
          <w:ilvl w:val="0"/>
          <w:numId w:val="25"/>
        </w:numPr>
        <w:spacing w:before="120" w:after="120" w:line="240" w:lineRule="auto"/>
        <w:rPr>
          <w:lang w:val="en-US"/>
        </w:rPr>
      </w:pPr>
      <w:r>
        <w:rPr>
          <w:lang w:val="en-US"/>
        </w:rPr>
        <w:t>Program</w:t>
      </w:r>
      <w:r w:rsidR="002831A4">
        <w:rPr>
          <w:lang w:val="en-US"/>
        </w:rPr>
        <w:t xml:space="preserve"> Quality Report</w:t>
      </w:r>
    </w:p>
    <w:p w14:paraId="61D8807A" w14:textId="2C6985D8" w:rsidR="002831A4" w:rsidRDefault="002831A4" w:rsidP="002831A4">
      <w:pPr>
        <w:pStyle w:val="BodyTextIndent"/>
        <w:ind w:left="709"/>
        <w:rPr>
          <w:lang w:val="en-US"/>
        </w:rPr>
      </w:pPr>
      <w:r>
        <w:rPr>
          <w:lang w:val="en-US"/>
        </w:rPr>
        <w:t xml:space="preserve">The </w:t>
      </w:r>
      <w:r w:rsidR="006D69B9">
        <w:rPr>
          <w:lang w:val="en-US"/>
        </w:rPr>
        <w:t>Program</w:t>
      </w:r>
      <w:r>
        <w:rPr>
          <w:lang w:val="en-US"/>
        </w:rPr>
        <w:t xml:space="preserve"> Manager will provide the </w:t>
      </w:r>
      <w:r w:rsidR="006D69B9">
        <w:rPr>
          <w:lang w:val="en-US"/>
        </w:rPr>
        <w:t>Program</w:t>
      </w:r>
      <w:r>
        <w:rPr>
          <w:lang w:val="en-US"/>
        </w:rPr>
        <w:t xml:space="preserve"> quality metrics within the regularly scheduled </w:t>
      </w:r>
      <w:r w:rsidR="006D69B9">
        <w:rPr>
          <w:lang w:val="en-US"/>
        </w:rPr>
        <w:t>Program</w:t>
      </w:r>
      <w:r>
        <w:rPr>
          <w:lang w:val="en-US"/>
        </w:rPr>
        <w:t xml:space="preserve"> status report.  </w:t>
      </w:r>
    </w:p>
    <w:p w14:paraId="49C5C0E1" w14:textId="77777777" w:rsidR="00D103D5" w:rsidRPr="00D103D5" w:rsidRDefault="00D103D5" w:rsidP="002831A4">
      <w:pPr>
        <w:pStyle w:val="Heading1"/>
        <w:tabs>
          <w:tab w:val="left" w:pos="5597"/>
        </w:tabs>
      </w:pPr>
      <w:r w:rsidRPr="00D103D5">
        <w:t xml:space="preserve"> </w:t>
      </w:r>
    </w:p>
    <w:bookmarkEnd w:id="3"/>
    <w:p w14:paraId="79786025" w14:textId="77777777" w:rsidR="001F7D75" w:rsidRPr="00FE5700" w:rsidRDefault="001F7D75" w:rsidP="002831A4">
      <w:pPr>
        <w:tabs>
          <w:tab w:val="left" w:pos="2465"/>
        </w:tabs>
        <w:sectPr w:rsidR="001F7D75" w:rsidRPr="00FE5700" w:rsidSect="000F6BDA">
          <w:headerReference w:type="even" r:id="rId16"/>
          <w:headerReference w:type="default" r:id="rId17"/>
          <w:footerReference w:type="default" r:id="rId18"/>
          <w:headerReference w:type="first" r:id="rId19"/>
          <w:pgSz w:w="12240" w:h="15840"/>
          <w:pgMar w:top="1080" w:right="1080" w:bottom="1080" w:left="1080" w:header="720" w:footer="576" w:gutter="0"/>
          <w:cols w:space="720"/>
          <w:docGrid w:linePitch="360"/>
        </w:sectPr>
      </w:pPr>
    </w:p>
    <w:bookmarkEnd w:id="4"/>
    <w:bookmarkEnd w:id="5"/>
    <w:p w14:paraId="1099A2AC" w14:textId="77777777" w:rsidR="00BF5219" w:rsidRDefault="00BF5219" w:rsidP="00051B53">
      <w:pPr>
        <w:pStyle w:val="BodyText"/>
      </w:pPr>
    </w:p>
    <w:sectPr w:rsidR="00BF5219" w:rsidSect="002831A4">
      <w:type w:val="continuous"/>
      <w:pgSz w:w="12240" w:h="15840"/>
      <w:pgMar w:top="1080" w:right="1080" w:bottom="1080" w:left="1080" w:header="720" w:footer="576" w:gutter="0"/>
      <w:cols w:num="3"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DEBAD2" w14:textId="77777777" w:rsidR="009D0A44" w:rsidRDefault="009D0A44" w:rsidP="00F621C6">
      <w:pPr>
        <w:spacing w:after="0" w:line="240" w:lineRule="auto"/>
      </w:pPr>
      <w:r>
        <w:separator/>
      </w:r>
    </w:p>
    <w:p w14:paraId="75B1F44F" w14:textId="77777777" w:rsidR="009D0A44" w:rsidRDefault="009D0A44"/>
    <w:p w14:paraId="46F67BBA" w14:textId="77777777" w:rsidR="009D0A44" w:rsidRDefault="009D0A44"/>
  </w:endnote>
  <w:endnote w:type="continuationSeparator" w:id="0">
    <w:p w14:paraId="78F56050" w14:textId="77777777" w:rsidR="009D0A44" w:rsidRDefault="009D0A44" w:rsidP="00F621C6">
      <w:pPr>
        <w:spacing w:after="0" w:line="240" w:lineRule="auto"/>
      </w:pPr>
      <w:r>
        <w:continuationSeparator/>
      </w:r>
    </w:p>
    <w:p w14:paraId="787CE3C8" w14:textId="77777777" w:rsidR="009D0A44" w:rsidRDefault="009D0A44"/>
    <w:p w14:paraId="6A3B6045" w14:textId="77777777" w:rsidR="009D0A44" w:rsidRDefault="009D0A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549334" w14:textId="77777777" w:rsidR="009D0A44" w:rsidRDefault="009D0A44" w:rsidP="00EF3F25">
    <w:pPr>
      <w:jc w:val="right"/>
    </w:pPr>
    <w:r>
      <w:rPr>
        <w:noProof/>
      </w:rPr>
      <w:drawing>
        <wp:anchor distT="0" distB="0" distL="114300" distR="114300" simplePos="0" relativeHeight="251661824" behindDoc="0" locked="0" layoutInCell="1" allowOverlap="1" wp14:anchorId="7692E0E4" wp14:editId="7BCA7C31">
          <wp:simplePos x="0" y="0"/>
          <wp:positionH relativeFrom="column">
            <wp:posOffset>5143500</wp:posOffset>
          </wp:positionH>
          <wp:positionV relativeFrom="paragraph">
            <wp:posOffset>-1267246</wp:posOffset>
          </wp:positionV>
          <wp:extent cx="1268430" cy="1427352"/>
          <wp:effectExtent l="0" t="0" r="825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220B5D43" wp14:editId="290597C0">
          <wp:simplePos x="0" y="0"/>
          <wp:positionH relativeFrom="column">
            <wp:posOffset>5245100</wp:posOffset>
          </wp:positionH>
          <wp:positionV relativeFrom="paragraph">
            <wp:posOffset>-1378585</wp:posOffset>
          </wp:positionV>
          <wp:extent cx="1156335" cy="1517650"/>
          <wp:effectExtent l="0" t="0" r="5715" b="6350"/>
          <wp:wrapSquare wrapText="bothSides"/>
          <wp:docPr id="288" name="Picture 288"/>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12FC8E" w14:textId="77777777" w:rsidR="009D0A44" w:rsidRDefault="009D0A44" w:rsidP="00B13605">
    <w:pPr>
      <w:jc w:val="right"/>
    </w:pPr>
    <w:r>
      <w:rPr>
        <w:noProof/>
      </w:rPr>
      <w:drawing>
        <wp:inline distT="0" distB="0" distL="0" distR="0" wp14:anchorId="1AC0CA94" wp14:editId="71284DA7">
          <wp:extent cx="914400" cy="1310005"/>
          <wp:effectExtent l="0" t="0" r="0" b="0"/>
          <wp:docPr id="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F652DB" w14:textId="4F53FBE2" w:rsidR="009D0A44" w:rsidRPr="00DC3980" w:rsidRDefault="009D0A44"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498A578" wp14:editId="2F10D8B7">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B6F880B" w14:textId="77777777" w:rsidR="009D0A44" w:rsidRDefault="009D0A44"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98A578"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0B6F880B" w14:textId="77777777" w:rsidR="009D0A44" w:rsidRDefault="009D0A44" w:rsidP="00793F43">
                    <w:pPr>
                      <w:jc w:val="right"/>
                    </w:pPr>
                  </w:p>
                </w:txbxContent>
              </v:textbox>
            </v:shape>
          </w:pict>
        </mc:Fallback>
      </mc:AlternateContent>
    </w:r>
    <w:r>
      <w:rPr>
        <w:b/>
        <w:color w:val="0097A9"/>
        <w:sz w:val="16"/>
        <w:szCs w:val="16"/>
      </w:rPr>
      <w:t xml:space="preserve">CWB Financial </w:t>
    </w:r>
    <w:proofErr w:type="gramStart"/>
    <w:r>
      <w:rPr>
        <w:b/>
        <w:color w:val="0097A9"/>
        <w:sz w:val="16"/>
        <w:szCs w:val="16"/>
      </w:rPr>
      <w:t xml:space="preserve">Group </w:t>
    </w:r>
    <w:r w:rsidRPr="00FE5700">
      <w:rPr>
        <w:b/>
        <w:i/>
        <w:color w:val="0097A9"/>
        <w:sz w:val="16"/>
        <w:szCs w:val="16"/>
      </w:rPr>
      <w:t xml:space="preserve"> </w:t>
    </w:r>
    <w:proofErr w:type="gramEnd"/>
    <w:sdt>
      <w:sdtPr>
        <w:rPr>
          <w:i/>
          <w:color w:val="009AA6"/>
          <w:sz w:val="16"/>
          <w:szCs w:val="16"/>
        </w:rPr>
        <w:alias w:val="Title"/>
        <w:tag w:val=""/>
        <w:id w:val="713619359"/>
        <w:placeholder>
          <w:docPart w:val="596C0AEA2F824F06A62A0B77D58D6C16"/>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Digital Transformation - Program Quality Plan</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004B01">
      <w:rPr>
        <w:b/>
        <w:noProof/>
        <w:color w:val="009AA6"/>
        <w:sz w:val="16"/>
        <w:szCs w:val="16"/>
      </w:rPr>
      <w:t>7</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026784" w14:textId="77777777" w:rsidR="009D0A44" w:rsidRDefault="009D0A44" w:rsidP="00F621C6">
      <w:pPr>
        <w:spacing w:after="0" w:line="240" w:lineRule="auto"/>
      </w:pPr>
      <w:r>
        <w:separator/>
      </w:r>
    </w:p>
    <w:p w14:paraId="044A144A" w14:textId="77777777" w:rsidR="009D0A44" w:rsidRDefault="009D0A44"/>
    <w:p w14:paraId="28F90C90" w14:textId="77777777" w:rsidR="009D0A44" w:rsidRDefault="009D0A44"/>
  </w:footnote>
  <w:footnote w:type="continuationSeparator" w:id="0">
    <w:p w14:paraId="7563B432" w14:textId="77777777" w:rsidR="009D0A44" w:rsidRDefault="009D0A44" w:rsidP="00F621C6">
      <w:pPr>
        <w:spacing w:after="0" w:line="240" w:lineRule="auto"/>
      </w:pPr>
      <w:r>
        <w:continuationSeparator/>
      </w:r>
    </w:p>
    <w:p w14:paraId="0D04D1BC" w14:textId="77777777" w:rsidR="009D0A44" w:rsidRDefault="009D0A44"/>
    <w:p w14:paraId="0CEEDE9C" w14:textId="77777777" w:rsidR="009D0A44" w:rsidRDefault="009D0A44"/>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6D5D7A" w14:textId="77777777" w:rsidR="009D0A44" w:rsidRDefault="00004B01">
    <w:pPr>
      <w:pStyle w:val="Header"/>
    </w:pPr>
    <w:r>
      <w:rPr>
        <w:noProof/>
      </w:rPr>
      <w:pict w14:anchorId="1FA7CE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95BEF6" w14:textId="77777777" w:rsidR="009D0A44" w:rsidRPr="00CA1329" w:rsidRDefault="009D0A44"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20B1DC0A" wp14:editId="6253210E">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5FB276C2" w14:textId="77777777" w:rsidR="009D0A44" w:rsidRPr="00983AB8" w:rsidRDefault="009D0A44"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B1DC0A"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5FB276C2" w14:textId="77777777" w:rsidR="009D0A44" w:rsidRPr="00983AB8" w:rsidRDefault="009D0A44"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791E0135" wp14:editId="0F213AFA">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71749656" w14:textId="77777777" w:rsidR="009D0A44" w:rsidRPr="00983AB8" w:rsidRDefault="009D0A44"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E0135"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71749656" w14:textId="77777777" w:rsidR="009D0A44" w:rsidRPr="00983AB8" w:rsidRDefault="009D0A44"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5C1A6704" wp14:editId="7BEEDC6A">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20FD5A7E" w14:textId="77777777" w:rsidR="009D0A44" w:rsidRPr="00983AB8" w:rsidRDefault="009D0A44"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A6704"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20FD5A7E" w14:textId="77777777" w:rsidR="009D0A44" w:rsidRPr="00983AB8" w:rsidRDefault="009D0A44"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0A931D93" wp14:editId="48E235DE">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4A4B475B" w14:textId="77777777" w:rsidR="009D0A44" w:rsidRPr="00CD62FB" w:rsidRDefault="009D0A44"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31D93"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4A4B475B" w14:textId="77777777" w:rsidR="009D0A44" w:rsidRPr="00CD62FB" w:rsidRDefault="009D0A44" w:rsidP="00CA1329">
                    <w:pPr>
                      <w:spacing w:before="240"/>
                      <w:rPr>
                        <w:rFonts w:ascii="Arial" w:hAnsi="Arial" w:cs="Arial"/>
                        <w:b/>
                        <w:color w:val="FDDE00"/>
                        <w:sz w:val="18"/>
                        <w:szCs w:val="18"/>
                      </w:rPr>
                    </w:pPr>
                  </w:p>
                </w:txbxContent>
              </v:textbox>
            </v:shape>
          </w:pict>
        </mc:Fallback>
      </mc:AlternateContent>
    </w:r>
    <w:r w:rsidR="00004B01">
      <w:pict w14:anchorId="44FD40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1F990781" w14:textId="77777777" w:rsidR="009D0A44" w:rsidRDefault="009D0A44"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481E1B" w14:textId="77777777" w:rsidR="009D0A44" w:rsidRDefault="00004B01">
    <w:pPr>
      <w:pStyle w:val="Header"/>
    </w:pPr>
    <w:r>
      <w:rPr>
        <w:noProof/>
      </w:rPr>
      <w:pict w14:anchorId="57B7D4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9D0A44">
      <w:rPr>
        <w:noProof/>
      </w:rPr>
      <w:drawing>
        <wp:inline distT="0" distB="0" distL="0" distR="0" wp14:anchorId="480CA364" wp14:editId="27E5176F">
          <wp:extent cx="8679815" cy="812165"/>
          <wp:effectExtent l="0" t="0" r="0" b="0"/>
          <wp:docPr id="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15BB3E" w14:textId="77777777" w:rsidR="009D0A44" w:rsidRDefault="00004B01">
    <w:pPr>
      <w:pStyle w:val="Header"/>
    </w:pPr>
    <w:r>
      <w:rPr>
        <w:noProof/>
      </w:rPr>
      <w:pict w14:anchorId="09BCE1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69ED93" w14:textId="77777777" w:rsidR="009D0A44" w:rsidRDefault="009D0A44" w:rsidP="000114DA">
    <w:pPr>
      <w:pStyle w:val="Header"/>
      <w:rPr>
        <w:i/>
      </w:rPr>
    </w:pPr>
    <w:r w:rsidRPr="00F16E2A">
      <w:rPr>
        <w:i/>
        <w:noProof/>
      </w:rPr>
      <mc:AlternateContent>
        <mc:Choice Requires="wps">
          <w:drawing>
            <wp:anchor distT="0" distB="0" distL="114300" distR="114300" simplePos="0" relativeHeight="251760640" behindDoc="0" locked="0" layoutInCell="1" allowOverlap="1" wp14:anchorId="78BCAB24" wp14:editId="78FE718C">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3175155B" w14:textId="77777777" w:rsidR="009D0A44" w:rsidRPr="00983AB8" w:rsidRDefault="009D0A44"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BCAB24" id="_x0000_t202" coordsize="21600,21600" o:spt="202" path="m,l,21600r21600,l21600,xe">
              <v:stroke joinstyle="miter"/>
              <v:path gradientshapeok="t" o:connecttype="rect"/>
            </v:shapetype>
            <v:shape id="_x0000_s1030" type="#_x0000_t202" style="position:absolute;margin-left:510.7pt;margin-top:-35.6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" fillcolor="#fdde00" stroked="f">
              <v:fill opacity="26214f"/>
              <v:textbox>
                <w:txbxContent>
                  <w:p w14:paraId="3175155B" w14:textId="77777777" w:rsidR="009D0A44" w:rsidRPr="00983AB8" w:rsidRDefault="009D0A44"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758592" behindDoc="0" locked="0" layoutInCell="1" allowOverlap="1" wp14:anchorId="2EBE3485" wp14:editId="51F18FD5">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06875B9C" w14:textId="77777777" w:rsidR="009D0A44" w:rsidRPr="00983AB8" w:rsidRDefault="009D0A44"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E3485" id="_x0000_s1031" type="#_x0000_t202" style="position:absolute;margin-left:-54pt;margin-top:-35.7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" fillcolor="#daaa00" stroked="f">
              <v:textbox>
                <w:txbxContent>
                  <w:p w14:paraId="06875B9C" w14:textId="77777777" w:rsidR="009D0A44" w:rsidRPr="00983AB8" w:rsidRDefault="009D0A44"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761664" behindDoc="0" locked="0" layoutInCell="1" allowOverlap="1" wp14:anchorId="264B08B0" wp14:editId="27990814">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7E757153" w14:textId="77777777" w:rsidR="009D0A44" w:rsidRPr="00CD62FB" w:rsidRDefault="009D0A44"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B08B0" id="_x0000_s1032" type="#_x0000_t202" style="position:absolute;margin-left:400.5pt;margin-top:-35.65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" fillcolor="#fdde00" stroked="f">
              <v:textbox>
                <w:txbxContent>
                  <w:p w14:paraId="7E757153" w14:textId="77777777" w:rsidR="009D0A44" w:rsidRPr="00CD62FB" w:rsidRDefault="009D0A44"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759616" behindDoc="0" locked="0" layoutInCell="1" allowOverlap="1" wp14:anchorId="7E8DE59B" wp14:editId="24AE6BBD">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49A18F44" w14:textId="77777777" w:rsidR="009D0A44" w:rsidRPr="00983AB8" w:rsidRDefault="009D0A44"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DE59B" id="_x0000_s1033" type="#_x0000_t202" style="position:absolute;margin-left:246pt;margin-top:-35.8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JXutPExAgAAQwQAAA4AAAAAAAAAAAAAAAAALgIA&#10;AGRycy9lMm9Eb2MueG1sUEsBAi0AFAAGAAgAAAAhAPo+HBDdAAAACAEAAA8AAAAAAAAAAAAAAAAA&#10;iwQAAGRycy9kb3ducmV2LnhtbFBLBQYAAAAABAAEAPMAAACVBQAAAAA=&#10;" fillcolor="#e3b623" stroked="f">
              <v:fill opacity="55512f"/>
              <v:textbox>
                <w:txbxContent>
                  <w:p w14:paraId="49A18F44" w14:textId="77777777" w:rsidR="009D0A44" w:rsidRPr="00983AB8" w:rsidRDefault="009D0A44" w:rsidP="00F16E2A">
                    <w:pPr>
                      <w:spacing w:before="240"/>
                      <w:rPr>
                        <w:rFonts w:ascii="Arial" w:hAnsi="Arial" w:cs="Arial"/>
                        <w:b/>
                        <w:color w:val="FFFFFF" w:themeColor="background1"/>
                        <w:sz w:val="18"/>
                        <w:szCs w:val="18"/>
                      </w:rPr>
                    </w:pPr>
                  </w:p>
                </w:txbxContent>
              </v:textbox>
            </v:shape>
          </w:pict>
        </mc:Fallback>
      </mc:AlternateContent>
    </w:r>
    <w:r w:rsidR="00004B01">
      <w:rPr>
        <w:noProof/>
      </w:rPr>
      <w:pict w14:anchorId="560203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05EA43D0" w14:textId="77777777" w:rsidR="009D0A44" w:rsidRPr="00552F21" w:rsidRDefault="009D0A44" w:rsidP="00646F14">
    <w:pPr>
      <w:pStyle w:val="Header"/>
      <w:jc w:val="center"/>
      <w:rPr>
        <w:i/>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F9134" w14:textId="77777777" w:rsidR="009D0A44" w:rsidRDefault="00004B01">
    <w:pPr>
      <w:pStyle w:val="Header"/>
    </w:pPr>
    <w:r>
      <w:rPr>
        <w:noProof/>
      </w:rPr>
      <w:pict w14:anchorId="6AB24D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261659C0"/>
    <w:multiLevelType w:val="hybridMultilevel"/>
    <w:tmpl w:val="BB4603C6"/>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9" w15:restartNumberingAfterBreak="0">
    <w:nsid w:val="2AD97C49"/>
    <w:multiLevelType w:val="multilevel"/>
    <w:tmpl w:val="8B805A02"/>
    <w:numStyleLink w:val="List-Footnotes"/>
  </w:abstractNum>
  <w:abstractNum w:abstractNumId="10" w15:restartNumberingAfterBreak="0">
    <w:nsid w:val="2BFF0F2A"/>
    <w:multiLevelType w:val="hybridMultilevel"/>
    <w:tmpl w:val="D6D8D58C"/>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4"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6"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4977266B"/>
    <w:multiLevelType w:val="multilevel"/>
    <w:tmpl w:val="2552281C"/>
    <w:lvl w:ilvl="0">
      <w:start w:val="1"/>
      <w:numFmt w:val="decimal"/>
      <w:lvlText w:val="%1."/>
      <w:lvlJc w:val="left"/>
      <w:pPr>
        <w:tabs>
          <w:tab w:val="num" w:pos="1077"/>
        </w:tabs>
        <w:ind w:left="1077" w:hanging="357"/>
      </w:pPr>
      <w:rPr>
        <w:rFonts w:hint="default"/>
      </w:rPr>
    </w:lvl>
    <w:lvl w:ilvl="1">
      <w:start w:val="1"/>
      <w:numFmt w:val="bullet"/>
      <w:lvlText w:val=""/>
      <w:lvlJc w:val="left"/>
      <w:pPr>
        <w:tabs>
          <w:tab w:val="num" w:pos="1531"/>
        </w:tabs>
        <w:ind w:left="1531" w:hanging="454"/>
      </w:pPr>
      <w:rPr>
        <w:rFonts w:ascii="Symbol" w:hAnsi="Symbol" w:hint="default"/>
      </w:rPr>
    </w:lvl>
    <w:lvl w:ilvl="2">
      <w:start w:val="1"/>
      <w:numFmt w:val="bullet"/>
      <w:lvlText w:val=""/>
      <w:lvlJc w:val="left"/>
      <w:pPr>
        <w:tabs>
          <w:tab w:val="num" w:pos="1928"/>
        </w:tabs>
        <w:ind w:left="1928" w:hanging="397"/>
      </w:pPr>
      <w:rPr>
        <w:rFonts w:ascii="Symbol" w:hAnsi="Symbo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9" w15:restartNumberingAfterBreak="0">
    <w:nsid w:val="512134ED"/>
    <w:multiLevelType w:val="multilevel"/>
    <w:tmpl w:val="2752E87C"/>
    <w:lvl w:ilvl="0">
      <w:start w:val="1"/>
      <w:numFmt w:val="decimal"/>
      <w:pStyle w:val="OutlineLettered1"/>
      <w:lvlText w:val="%1."/>
      <w:lvlJc w:val="left"/>
      <w:pPr>
        <w:tabs>
          <w:tab w:val="num" w:pos="360"/>
        </w:tabs>
        <w:ind w:left="1080" w:hanging="360"/>
      </w:pPr>
      <w:rPr>
        <w:rFonts w:hint="default"/>
      </w:rPr>
    </w:lvl>
    <w:lvl w:ilvl="1">
      <w:start w:val="1"/>
      <w:numFmt w:val="lowerLetter"/>
      <w:pStyle w:val="OutlineLettered2"/>
      <w:lvlText w:val="%2)"/>
      <w:lvlJc w:val="left"/>
      <w:pPr>
        <w:tabs>
          <w:tab w:val="num" w:pos="1080"/>
        </w:tabs>
        <w:ind w:left="1440" w:hanging="360"/>
      </w:pPr>
      <w:rPr>
        <w:rFonts w:hint="default"/>
      </w:rPr>
    </w:lvl>
    <w:lvl w:ilvl="2">
      <w:start w:val="1"/>
      <w:numFmt w:val="lowerRoman"/>
      <w:pStyle w:val="OutlineLettered3"/>
      <w:lvlText w:val="%3)"/>
      <w:lvlJc w:val="left"/>
      <w:pPr>
        <w:tabs>
          <w:tab w:val="num" w:pos="1080"/>
        </w:tabs>
        <w:ind w:left="1800" w:hanging="360"/>
      </w:pPr>
      <w:rPr>
        <w:rFonts w:hint="default"/>
      </w:rPr>
    </w:lvl>
    <w:lvl w:ilvl="3">
      <w:start w:val="1"/>
      <w:numFmt w:val="decimal"/>
      <w:lvlText w:val="(%4)"/>
      <w:lvlJc w:val="left"/>
      <w:pPr>
        <w:tabs>
          <w:tab w:val="num" w:pos="1440"/>
        </w:tabs>
        <w:ind w:left="2160" w:hanging="360"/>
      </w:pPr>
      <w:rPr>
        <w:rFonts w:hint="default"/>
      </w:rPr>
    </w:lvl>
    <w:lvl w:ilvl="4">
      <w:start w:val="1"/>
      <w:numFmt w:val="lowerLetter"/>
      <w:lvlText w:val="(%5)"/>
      <w:lvlJc w:val="left"/>
      <w:pPr>
        <w:tabs>
          <w:tab w:val="num" w:pos="1800"/>
        </w:tabs>
        <w:ind w:left="2520" w:hanging="360"/>
      </w:pPr>
      <w:rPr>
        <w:rFonts w:hint="default"/>
      </w:rPr>
    </w:lvl>
    <w:lvl w:ilvl="5">
      <w:start w:val="1"/>
      <w:numFmt w:val="lowerRoman"/>
      <w:lvlText w:val="(%6)"/>
      <w:lvlJc w:val="left"/>
      <w:pPr>
        <w:tabs>
          <w:tab w:val="num" w:pos="2160"/>
        </w:tabs>
        <w:ind w:left="2880" w:hanging="360"/>
      </w:pPr>
      <w:rPr>
        <w:rFonts w:hint="default"/>
      </w:rPr>
    </w:lvl>
    <w:lvl w:ilvl="6">
      <w:start w:val="1"/>
      <w:numFmt w:val="decimal"/>
      <w:lvlText w:val="%7."/>
      <w:lvlJc w:val="left"/>
      <w:pPr>
        <w:tabs>
          <w:tab w:val="num" w:pos="2520"/>
        </w:tabs>
        <w:ind w:left="3240" w:hanging="360"/>
      </w:pPr>
      <w:rPr>
        <w:rFonts w:hint="default"/>
      </w:rPr>
    </w:lvl>
    <w:lvl w:ilvl="7">
      <w:start w:val="1"/>
      <w:numFmt w:val="lowerLetter"/>
      <w:lvlText w:val="%8."/>
      <w:lvlJc w:val="left"/>
      <w:pPr>
        <w:tabs>
          <w:tab w:val="num" w:pos="2880"/>
        </w:tabs>
        <w:ind w:left="3600" w:hanging="360"/>
      </w:pPr>
      <w:rPr>
        <w:rFonts w:hint="default"/>
      </w:rPr>
    </w:lvl>
    <w:lvl w:ilvl="8">
      <w:start w:val="1"/>
      <w:numFmt w:val="lowerRoman"/>
      <w:lvlText w:val="%9."/>
      <w:lvlJc w:val="left"/>
      <w:pPr>
        <w:tabs>
          <w:tab w:val="num" w:pos="3240"/>
        </w:tabs>
        <w:ind w:left="3960" w:hanging="360"/>
      </w:pPr>
      <w:rPr>
        <w:rFonts w:hint="default"/>
      </w:rPr>
    </w:lvl>
  </w:abstractNum>
  <w:abstractNum w:abstractNumId="20"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2"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746053D9"/>
    <w:multiLevelType w:val="hybridMultilevel"/>
    <w:tmpl w:val="C8C238BC"/>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6" w15:restartNumberingAfterBreak="0">
    <w:nsid w:val="7C977CA2"/>
    <w:multiLevelType w:val="multilevel"/>
    <w:tmpl w:val="8C8084C6"/>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21"/>
  </w:num>
  <w:num w:numId="2">
    <w:abstractNumId w:val="1"/>
  </w:num>
  <w:num w:numId="3">
    <w:abstractNumId w:val="2"/>
  </w:num>
  <w:num w:numId="4">
    <w:abstractNumId w:val="5"/>
  </w:num>
  <w:num w:numId="5">
    <w:abstractNumId w:val="22"/>
  </w:num>
  <w:num w:numId="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num>
  <w:num w:numId="8">
    <w:abstractNumId w:val="0"/>
  </w:num>
  <w:num w:numId="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16"/>
  </w:num>
  <w:num w:numId="12">
    <w:abstractNumId w:val="20"/>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18"/>
  </w:num>
  <w:num w:numId="16">
    <w:abstractNumId w:val="9"/>
  </w:num>
  <w:num w:numId="17">
    <w:abstractNumId w:val="4"/>
  </w:num>
  <w:num w:numId="18">
    <w:abstractNumId w:val="12"/>
  </w:num>
  <w:num w:numId="19">
    <w:abstractNumId w:val="11"/>
  </w:num>
  <w:num w:numId="20">
    <w:abstractNumId w:val="15"/>
  </w:num>
  <w:num w:numId="21">
    <w:abstractNumId w:val="14"/>
  </w:num>
  <w:num w:numId="22">
    <w:abstractNumId w:val="6"/>
  </w:num>
  <w:num w:numId="23">
    <w:abstractNumId w:val="25"/>
  </w:num>
  <w:num w:numId="24">
    <w:abstractNumId w:val="7"/>
  </w:num>
  <w:num w:numId="25">
    <w:abstractNumId w:val="26"/>
  </w:num>
  <w:num w:numId="26">
    <w:abstractNumId w:val="10"/>
  </w:num>
  <w:num w:numId="27">
    <w:abstractNumId w:val="8"/>
  </w:num>
  <w:num w:numId="28">
    <w:abstractNumId w:val="24"/>
  </w:num>
  <w:num w:numId="29">
    <w:abstractNumId w:val="19"/>
  </w:num>
  <w:num w:numId="30">
    <w:abstractNumId w:val="17"/>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ate Jekabson">
    <w15:presenceInfo w15:providerId="None" w15:userId="Kate Jekabson"/>
  </w15:person>
  <w15:person w15:author="Kate Jekabson [2]">
    <w15:presenceInfo w15:providerId="AD" w15:userId="S-1-5-21-3727158924-2375465911-1683840438-233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trackRevisions/>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114"/>
    <w:rsid w:val="00001CE1"/>
    <w:rsid w:val="00004714"/>
    <w:rsid w:val="00004B01"/>
    <w:rsid w:val="000058FC"/>
    <w:rsid w:val="000114DA"/>
    <w:rsid w:val="000148E1"/>
    <w:rsid w:val="00014EF6"/>
    <w:rsid w:val="00015CEB"/>
    <w:rsid w:val="00016DCC"/>
    <w:rsid w:val="000232FD"/>
    <w:rsid w:val="0002681F"/>
    <w:rsid w:val="00034F1B"/>
    <w:rsid w:val="00035E64"/>
    <w:rsid w:val="00044B84"/>
    <w:rsid w:val="0005052A"/>
    <w:rsid w:val="00051B53"/>
    <w:rsid w:val="00052192"/>
    <w:rsid w:val="00061432"/>
    <w:rsid w:val="00073D2C"/>
    <w:rsid w:val="00082E13"/>
    <w:rsid w:val="000855FA"/>
    <w:rsid w:val="00092B35"/>
    <w:rsid w:val="000963E9"/>
    <w:rsid w:val="00096D96"/>
    <w:rsid w:val="000B5A4B"/>
    <w:rsid w:val="000B6DD0"/>
    <w:rsid w:val="000C410E"/>
    <w:rsid w:val="000D3655"/>
    <w:rsid w:val="000E5E51"/>
    <w:rsid w:val="000F6BDA"/>
    <w:rsid w:val="00101AC2"/>
    <w:rsid w:val="00101D9A"/>
    <w:rsid w:val="00106BB4"/>
    <w:rsid w:val="00115559"/>
    <w:rsid w:val="00120C6E"/>
    <w:rsid w:val="00141FE4"/>
    <w:rsid w:val="00154143"/>
    <w:rsid w:val="001566CC"/>
    <w:rsid w:val="0016489C"/>
    <w:rsid w:val="00170CE0"/>
    <w:rsid w:val="00184B1D"/>
    <w:rsid w:val="00191DF0"/>
    <w:rsid w:val="001B578E"/>
    <w:rsid w:val="001B62FC"/>
    <w:rsid w:val="001C08C4"/>
    <w:rsid w:val="001C53B4"/>
    <w:rsid w:val="001D4FB6"/>
    <w:rsid w:val="001F24EC"/>
    <w:rsid w:val="001F3556"/>
    <w:rsid w:val="001F7379"/>
    <w:rsid w:val="001F7D75"/>
    <w:rsid w:val="00202ABB"/>
    <w:rsid w:val="00217584"/>
    <w:rsid w:val="002424C3"/>
    <w:rsid w:val="0024789A"/>
    <w:rsid w:val="00251940"/>
    <w:rsid w:val="0025373C"/>
    <w:rsid w:val="00254BB2"/>
    <w:rsid w:val="00255500"/>
    <w:rsid w:val="00260DB0"/>
    <w:rsid w:val="002612DA"/>
    <w:rsid w:val="00262366"/>
    <w:rsid w:val="002831A4"/>
    <w:rsid w:val="0028786B"/>
    <w:rsid w:val="0029202D"/>
    <w:rsid w:val="002B3895"/>
    <w:rsid w:val="002B7A18"/>
    <w:rsid w:val="002C207E"/>
    <w:rsid w:val="002C64DF"/>
    <w:rsid w:val="002C777C"/>
    <w:rsid w:val="002D4574"/>
    <w:rsid w:val="002E6CBA"/>
    <w:rsid w:val="002F1580"/>
    <w:rsid w:val="002F5A13"/>
    <w:rsid w:val="003044D6"/>
    <w:rsid w:val="0031018A"/>
    <w:rsid w:val="00325574"/>
    <w:rsid w:val="003279DE"/>
    <w:rsid w:val="00332739"/>
    <w:rsid w:val="00332E86"/>
    <w:rsid w:val="00337680"/>
    <w:rsid w:val="0034067C"/>
    <w:rsid w:val="00344E11"/>
    <w:rsid w:val="0034792B"/>
    <w:rsid w:val="003504C5"/>
    <w:rsid w:val="00355CEC"/>
    <w:rsid w:val="00356554"/>
    <w:rsid w:val="003643C6"/>
    <w:rsid w:val="00367F61"/>
    <w:rsid w:val="00372513"/>
    <w:rsid w:val="00385B9D"/>
    <w:rsid w:val="00390862"/>
    <w:rsid w:val="003930DB"/>
    <w:rsid w:val="00396719"/>
    <w:rsid w:val="003A0D32"/>
    <w:rsid w:val="003A2111"/>
    <w:rsid w:val="003B7C74"/>
    <w:rsid w:val="003C59B5"/>
    <w:rsid w:val="003D3085"/>
    <w:rsid w:val="003D5984"/>
    <w:rsid w:val="003E065A"/>
    <w:rsid w:val="003E5E8D"/>
    <w:rsid w:val="003F64B3"/>
    <w:rsid w:val="003F7D77"/>
    <w:rsid w:val="004002A3"/>
    <w:rsid w:val="00404198"/>
    <w:rsid w:val="00405F99"/>
    <w:rsid w:val="00412E07"/>
    <w:rsid w:val="00422FA7"/>
    <w:rsid w:val="00425642"/>
    <w:rsid w:val="004274F3"/>
    <w:rsid w:val="00430B98"/>
    <w:rsid w:val="00434783"/>
    <w:rsid w:val="004417DE"/>
    <w:rsid w:val="00443991"/>
    <w:rsid w:val="004519EC"/>
    <w:rsid w:val="00461DE8"/>
    <w:rsid w:val="00463A27"/>
    <w:rsid w:val="00474496"/>
    <w:rsid w:val="00477C41"/>
    <w:rsid w:val="00480D28"/>
    <w:rsid w:val="004823A4"/>
    <w:rsid w:val="00482D34"/>
    <w:rsid w:val="004849E7"/>
    <w:rsid w:val="004B3B12"/>
    <w:rsid w:val="004C6296"/>
    <w:rsid w:val="004D6CEE"/>
    <w:rsid w:val="004E2636"/>
    <w:rsid w:val="004E31B5"/>
    <w:rsid w:val="004E33AD"/>
    <w:rsid w:val="004F081D"/>
    <w:rsid w:val="005004DE"/>
    <w:rsid w:val="0050763B"/>
    <w:rsid w:val="00512272"/>
    <w:rsid w:val="00515F21"/>
    <w:rsid w:val="005164DD"/>
    <w:rsid w:val="0052643B"/>
    <w:rsid w:val="005320A8"/>
    <w:rsid w:val="005429E6"/>
    <w:rsid w:val="00552F21"/>
    <w:rsid w:val="005624DD"/>
    <w:rsid w:val="00562855"/>
    <w:rsid w:val="00564958"/>
    <w:rsid w:val="00564D66"/>
    <w:rsid w:val="005725A1"/>
    <w:rsid w:val="00575741"/>
    <w:rsid w:val="0058394B"/>
    <w:rsid w:val="00585913"/>
    <w:rsid w:val="00591FCD"/>
    <w:rsid w:val="005A5438"/>
    <w:rsid w:val="005B0C03"/>
    <w:rsid w:val="005B17A1"/>
    <w:rsid w:val="005C0FC3"/>
    <w:rsid w:val="005E3F29"/>
    <w:rsid w:val="005E6114"/>
    <w:rsid w:val="005E6831"/>
    <w:rsid w:val="005F2894"/>
    <w:rsid w:val="005F5049"/>
    <w:rsid w:val="00606C29"/>
    <w:rsid w:val="00610BD0"/>
    <w:rsid w:val="00622441"/>
    <w:rsid w:val="00622981"/>
    <w:rsid w:val="0062449B"/>
    <w:rsid w:val="00635003"/>
    <w:rsid w:val="00637A37"/>
    <w:rsid w:val="00644DAF"/>
    <w:rsid w:val="0064646E"/>
    <w:rsid w:val="00646F14"/>
    <w:rsid w:val="00651D4D"/>
    <w:rsid w:val="00672FF2"/>
    <w:rsid w:val="00673089"/>
    <w:rsid w:val="0067401E"/>
    <w:rsid w:val="00677F11"/>
    <w:rsid w:val="0068758C"/>
    <w:rsid w:val="0069189D"/>
    <w:rsid w:val="00691F94"/>
    <w:rsid w:val="00694689"/>
    <w:rsid w:val="0069555E"/>
    <w:rsid w:val="006974E6"/>
    <w:rsid w:val="006A09C9"/>
    <w:rsid w:val="006A22E9"/>
    <w:rsid w:val="006B1831"/>
    <w:rsid w:val="006B556E"/>
    <w:rsid w:val="006D0919"/>
    <w:rsid w:val="006D1036"/>
    <w:rsid w:val="006D69B9"/>
    <w:rsid w:val="006F05CA"/>
    <w:rsid w:val="006F7B0A"/>
    <w:rsid w:val="00701017"/>
    <w:rsid w:val="00705ED7"/>
    <w:rsid w:val="00706723"/>
    <w:rsid w:val="007116BE"/>
    <w:rsid w:val="007172D6"/>
    <w:rsid w:val="0071798E"/>
    <w:rsid w:val="0072393E"/>
    <w:rsid w:val="007248C4"/>
    <w:rsid w:val="00730257"/>
    <w:rsid w:val="0073239F"/>
    <w:rsid w:val="0073343B"/>
    <w:rsid w:val="007438D9"/>
    <w:rsid w:val="00757361"/>
    <w:rsid w:val="00762A44"/>
    <w:rsid w:val="0076415A"/>
    <w:rsid w:val="0077558B"/>
    <w:rsid w:val="00780AA8"/>
    <w:rsid w:val="0078290F"/>
    <w:rsid w:val="007845B8"/>
    <w:rsid w:val="007855DE"/>
    <w:rsid w:val="00793F43"/>
    <w:rsid w:val="007970A8"/>
    <w:rsid w:val="007A7857"/>
    <w:rsid w:val="007B2816"/>
    <w:rsid w:val="007D5FE9"/>
    <w:rsid w:val="007E4615"/>
    <w:rsid w:val="007E6ECF"/>
    <w:rsid w:val="007E785D"/>
    <w:rsid w:val="007F11B0"/>
    <w:rsid w:val="007F52AE"/>
    <w:rsid w:val="007F5607"/>
    <w:rsid w:val="00806EC9"/>
    <w:rsid w:val="008170E4"/>
    <w:rsid w:val="00831AB4"/>
    <w:rsid w:val="0084117B"/>
    <w:rsid w:val="0085354D"/>
    <w:rsid w:val="00853A04"/>
    <w:rsid w:val="008638ED"/>
    <w:rsid w:val="00870665"/>
    <w:rsid w:val="0087578D"/>
    <w:rsid w:val="008771E9"/>
    <w:rsid w:val="00877E78"/>
    <w:rsid w:val="008820FA"/>
    <w:rsid w:val="00890266"/>
    <w:rsid w:val="00890FD8"/>
    <w:rsid w:val="00892E17"/>
    <w:rsid w:val="00893E24"/>
    <w:rsid w:val="008B57B1"/>
    <w:rsid w:val="008C1E85"/>
    <w:rsid w:val="008C2386"/>
    <w:rsid w:val="008C73F0"/>
    <w:rsid w:val="008E44C0"/>
    <w:rsid w:val="008E6754"/>
    <w:rsid w:val="008E7E2B"/>
    <w:rsid w:val="008F2E68"/>
    <w:rsid w:val="009135D7"/>
    <w:rsid w:val="00917864"/>
    <w:rsid w:val="00922555"/>
    <w:rsid w:val="00923394"/>
    <w:rsid w:val="009239F9"/>
    <w:rsid w:val="0093046E"/>
    <w:rsid w:val="00932EF1"/>
    <w:rsid w:val="00940508"/>
    <w:rsid w:val="00944D2B"/>
    <w:rsid w:val="00945400"/>
    <w:rsid w:val="00946E1F"/>
    <w:rsid w:val="0095206A"/>
    <w:rsid w:val="00953CF7"/>
    <w:rsid w:val="009653FE"/>
    <w:rsid w:val="00975759"/>
    <w:rsid w:val="00977AFD"/>
    <w:rsid w:val="00981F09"/>
    <w:rsid w:val="009A148E"/>
    <w:rsid w:val="009A237D"/>
    <w:rsid w:val="009A4CE5"/>
    <w:rsid w:val="009B2879"/>
    <w:rsid w:val="009C3C8C"/>
    <w:rsid w:val="009D0A44"/>
    <w:rsid w:val="009E041D"/>
    <w:rsid w:val="00A009F8"/>
    <w:rsid w:val="00A034F4"/>
    <w:rsid w:val="00A15BE6"/>
    <w:rsid w:val="00A26FBB"/>
    <w:rsid w:val="00A368F7"/>
    <w:rsid w:val="00A42651"/>
    <w:rsid w:val="00A431E2"/>
    <w:rsid w:val="00A43B47"/>
    <w:rsid w:val="00A47C11"/>
    <w:rsid w:val="00A61AF5"/>
    <w:rsid w:val="00A62C80"/>
    <w:rsid w:val="00A76053"/>
    <w:rsid w:val="00A924BC"/>
    <w:rsid w:val="00A935F0"/>
    <w:rsid w:val="00AA6D61"/>
    <w:rsid w:val="00AA6EBB"/>
    <w:rsid w:val="00AB1CD0"/>
    <w:rsid w:val="00AB26B6"/>
    <w:rsid w:val="00AB3408"/>
    <w:rsid w:val="00AC2034"/>
    <w:rsid w:val="00AC5C62"/>
    <w:rsid w:val="00AD588F"/>
    <w:rsid w:val="00AF2DBB"/>
    <w:rsid w:val="00AF5483"/>
    <w:rsid w:val="00B13605"/>
    <w:rsid w:val="00B15FCD"/>
    <w:rsid w:val="00B204C9"/>
    <w:rsid w:val="00B21B26"/>
    <w:rsid w:val="00B23AE2"/>
    <w:rsid w:val="00B249AE"/>
    <w:rsid w:val="00B34EDF"/>
    <w:rsid w:val="00B3594C"/>
    <w:rsid w:val="00B41FCE"/>
    <w:rsid w:val="00B4273E"/>
    <w:rsid w:val="00B51D2A"/>
    <w:rsid w:val="00B52A89"/>
    <w:rsid w:val="00B52B00"/>
    <w:rsid w:val="00B61C55"/>
    <w:rsid w:val="00B70316"/>
    <w:rsid w:val="00B8493E"/>
    <w:rsid w:val="00B933D7"/>
    <w:rsid w:val="00B9505B"/>
    <w:rsid w:val="00B97561"/>
    <w:rsid w:val="00BA0DF1"/>
    <w:rsid w:val="00BA3501"/>
    <w:rsid w:val="00BB29D9"/>
    <w:rsid w:val="00BB5346"/>
    <w:rsid w:val="00BC2AD1"/>
    <w:rsid w:val="00BD2205"/>
    <w:rsid w:val="00BD50C5"/>
    <w:rsid w:val="00BF3B38"/>
    <w:rsid w:val="00BF4394"/>
    <w:rsid w:val="00BF5219"/>
    <w:rsid w:val="00C027EB"/>
    <w:rsid w:val="00C12356"/>
    <w:rsid w:val="00C22BF9"/>
    <w:rsid w:val="00C256FF"/>
    <w:rsid w:val="00C2672A"/>
    <w:rsid w:val="00C51575"/>
    <w:rsid w:val="00C60E68"/>
    <w:rsid w:val="00C72E7B"/>
    <w:rsid w:val="00C757FB"/>
    <w:rsid w:val="00CA1329"/>
    <w:rsid w:val="00CA43B8"/>
    <w:rsid w:val="00CB44E5"/>
    <w:rsid w:val="00CB54DF"/>
    <w:rsid w:val="00CC27DF"/>
    <w:rsid w:val="00CD23F7"/>
    <w:rsid w:val="00CE0CD5"/>
    <w:rsid w:val="00CE2B5E"/>
    <w:rsid w:val="00CE3705"/>
    <w:rsid w:val="00D05E44"/>
    <w:rsid w:val="00D103D5"/>
    <w:rsid w:val="00D13A8A"/>
    <w:rsid w:val="00D16A81"/>
    <w:rsid w:val="00D21D56"/>
    <w:rsid w:val="00D263E3"/>
    <w:rsid w:val="00D27100"/>
    <w:rsid w:val="00D27920"/>
    <w:rsid w:val="00D458D2"/>
    <w:rsid w:val="00D4626D"/>
    <w:rsid w:val="00D4641D"/>
    <w:rsid w:val="00D52AE6"/>
    <w:rsid w:val="00D570FA"/>
    <w:rsid w:val="00D57282"/>
    <w:rsid w:val="00D604CD"/>
    <w:rsid w:val="00D6315B"/>
    <w:rsid w:val="00D64739"/>
    <w:rsid w:val="00D66B54"/>
    <w:rsid w:val="00D67A83"/>
    <w:rsid w:val="00D712F4"/>
    <w:rsid w:val="00D737A5"/>
    <w:rsid w:val="00D834AB"/>
    <w:rsid w:val="00D83932"/>
    <w:rsid w:val="00D84526"/>
    <w:rsid w:val="00D918DA"/>
    <w:rsid w:val="00D93434"/>
    <w:rsid w:val="00DA0F8B"/>
    <w:rsid w:val="00DA15B5"/>
    <w:rsid w:val="00DA351B"/>
    <w:rsid w:val="00DB0A7A"/>
    <w:rsid w:val="00DB6D75"/>
    <w:rsid w:val="00DC23CC"/>
    <w:rsid w:val="00DC3980"/>
    <w:rsid w:val="00DE1F5C"/>
    <w:rsid w:val="00DE475C"/>
    <w:rsid w:val="00DF0698"/>
    <w:rsid w:val="00DF0C8C"/>
    <w:rsid w:val="00DF11E9"/>
    <w:rsid w:val="00E05D84"/>
    <w:rsid w:val="00E14146"/>
    <w:rsid w:val="00E21DB5"/>
    <w:rsid w:val="00E268F8"/>
    <w:rsid w:val="00E26FC5"/>
    <w:rsid w:val="00E3157F"/>
    <w:rsid w:val="00E33054"/>
    <w:rsid w:val="00E504B0"/>
    <w:rsid w:val="00E5178D"/>
    <w:rsid w:val="00E72E00"/>
    <w:rsid w:val="00E81693"/>
    <w:rsid w:val="00E8435D"/>
    <w:rsid w:val="00E85D58"/>
    <w:rsid w:val="00E91ED5"/>
    <w:rsid w:val="00E94817"/>
    <w:rsid w:val="00E974FA"/>
    <w:rsid w:val="00EA328E"/>
    <w:rsid w:val="00EA7A8F"/>
    <w:rsid w:val="00EC6A77"/>
    <w:rsid w:val="00EE4C5A"/>
    <w:rsid w:val="00EE5C09"/>
    <w:rsid w:val="00EE707B"/>
    <w:rsid w:val="00EE7BDD"/>
    <w:rsid w:val="00EF3F25"/>
    <w:rsid w:val="00F04C69"/>
    <w:rsid w:val="00F06020"/>
    <w:rsid w:val="00F16E2A"/>
    <w:rsid w:val="00F27B69"/>
    <w:rsid w:val="00F33E67"/>
    <w:rsid w:val="00F553D5"/>
    <w:rsid w:val="00F5639B"/>
    <w:rsid w:val="00F56959"/>
    <w:rsid w:val="00F621C6"/>
    <w:rsid w:val="00F628FC"/>
    <w:rsid w:val="00F71598"/>
    <w:rsid w:val="00F80C40"/>
    <w:rsid w:val="00F81697"/>
    <w:rsid w:val="00F85283"/>
    <w:rsid w:val="00F86F73"/>
    <w:rsid w:val="00F9294E"/>
    <w:rsid w:val="00F96EF1"/>
    <w:rsid w:val="00FA689A"/>
    <w:rsid w:val="00FB07F0"/>
    <w:rsid w:val="00FB099C"/>
    <w:rsid w:val="00FB1179"/>
    <w:rsid w:val="00FB673F"/>
    <w:rsid w:val="00FC10C1"/>
    <w:rsid w:val="00FC67D4"/>
    <w:rsid w:val="00FC7C4F"/>
    <w:rsid w:val="00FD06CF"/>
    <w:rsid w:val="00FE08AE"/>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40B77EC8"/>
  <w15:docId w15:val="{54A46868-CEF1-4D76-9377-A1A206D8E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qFormat="1"/>
    <w:lsdException w:name="heading 2" w:semiHidden="1" w:unhideWhenUsed="1" w:qFormat="1"/>
    <w:lsdException w:name="heading 3"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aliases w:val="R1,H1,H11,o,Heading1,H1-Heading 1,1,h1,Header 1,Legal Line 1,head 1,II+,I,l1,Heading No. L1,list 1,11,12,13,111,14,112,15,113,121,131,1111,141,1121,16,114,122,132,1112,142,1122,151,1131,1211,1311,11111,1411,11211,17,18,115,123,19,116,124,133"/>
    <w:next w:val="Normal"/>
    <w:link w:val="Heading1Char"/>
    <w:uiPriority w:val="9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aliases w:val="H2,R2,H21,2,heading 2,h2,Header 2,h21,21,Header 21,h22,22,Header 22,h23,23,Header 23,h24,24,Header 24,h25,25,Header 25,h26,26,Header 26,h27,27,Header 27,h28,28,Header 28,h29,29,Header 29,Heading2,H2-Heading 2,l2,Header2,heading2,list2,A,A.B.C."/>
    <w:basedOn w:val="BodyText"/>
    <w:next w:val="Normal"/>
    <w:link w:val="Heading2Char"/>
    <w:uiPriority w:val="9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aliases w:val="l3,subhead,h3,heading 3"/>
    <w:next w:val="Normal"/>
    <w:link w:val="Heading3Char"/>
    <w:uiPriority w:val="9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aliases w:val="R1 Char,H1 Char,H11 Char,o Char,Heading1 Char,H1-Heading 1 Char,1 Char,h1 Char,Header 1 Char,Legal Line 1 Char,head 1 Char,II+ Char,I Char,l1 Char,Heading No. L1 Char,list 1 Char,11 Char,12 Char,13 Char,111 Char,14 Char,112 Char,15 Char"/>
    <w:basedOn w:val="DefaultParagraphFont"/>
    <w:link w:val="Heading1"/>
    <w:uiPriority w:val="9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aliases w:val="H2 Char,R2 Char,H21 Char,2 Char,heading 2 Char,h2 Char,Header 2 Char,h21 Char,21 Char,Header 21 Char,h22 Char,22 Char,Header 22 Char,h23 Char,23 Char,Header 23 Char,h24 Char,24 Char,Header 24 Char,h25 Char,25 Char,Header 25 Char,h26 Char"/>
    <w:basedOn w:val="DefaultParagraphFont"/>
    <w:link w:val="Heading2"/>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semiHidden/>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aliases w:val="l3 Char,subhead Char,h3 Char,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BodyTextIndent">
    <w:name w:val="Body Text Indent"/>
    <w:basedOn w:val="Normal"/>
    <w:link w:val="BodyTextIndentChar"/>
    <w:qFormat/>
    <w:rsid w:val="002831A4"/>
    <w:pPr>
      <w:spacing w:after="120"/>
      <w:ind w:left="283"/>
    </w:pPr>
  </w:style>
  <w:style w:type="character" w:customStyle="1" w:styleId="BodyTextIndentChar">
    <w:name w:val="Body Text Indent Char"/>
    <w:basedOn w:val="DefaultParagraphFont"/>
    <w:link w:val="BodyTextIndent"/>
    <w:rsid w:val="002831A4"/>
  </w:style>
  <w:style w:type="paragraph" w:customStyle="1" w:styleId="Normal10pt">
    <w:name w:val="Normal 10 pt"/>
    <w:basedOn w:val="Normal"/>
    <w:qFormat/>
    <w:rsid w:val="002831A4"/>
    <w:pPr>
      <w:spacing w:before="60" w:after="60" w:line="240" w:lineRule="auto"/>
    </w:pPr>
    <w:rPr>
      <w:rFonts w:ascii="Calibri" w:eastAsia="Times New Roman" w:hAnsi="Calibri" w:cs="Times New Roman"/>
      <w:sz w:val="20"/>
      <w:szCs w:val="24"/>
      <w:lang w:val="en-GB" w:eastAsia="en-US"/>
    </w:rPr>
  </w:style>
  <w:style w:type="paragraph" w:customStyle="1" w:styleId="Normal1pt">
    <w:name w:val="Normal 1 pt"/>
    <w:basedOn w:val="Normal"/>
    <w:qFormat/>
    <w:rsid w:val="002831A4"/>
    <w:pPr>
      <w:spacing w:before="60" w:after="60" w:line="240" w:lineRule="auto"/>
    </w:pPr>
    <w:rPr>
      <w:rFonts w:ascii="Calibri" w:eastAsia="Times New Roman" w:hAnsi="Calibri" w:cs="Times New Roman"/>
      <w:sz w:val="2"/>
      <w:szCs w:val="24"/>
      <w:lang w:val="en-GB" w:eastAsia="en-US"/>
    </w:rPr>
  </w:style>
  <w:style w:type="paragraph" w:customStyle="1" w:styleId="OutlineLettered1">
    <w:name w:val="Outline Lettered 1"/>
    <w:basedOn w:val="BodyTextIndent"/>
    <w:qFormat/>
    <w:rsid w:val="002831A4"/>
    <w:pPr>
      <w:keepLines/>
      <w:widowControl w:val="0"/>
      <w:numPr>
        <w:numId w:val="29"/>
      </w:numPr>
      <w:spacing w:line="240" w:lineRule="auto"/>
    </w:pPr>
    <w:rPr>
      <w:rFonts w:ascii="Calibri" w:eastAsia="Times New Roman" w:hAnsi="Calibri" w:cs="Times New Roman"/>
      <w:szCs w:val="24"/>
      <w:lang w:val="en-GB" w:eastAsia="en-US"/>
    </w:rPr>
  </w:style>
  <w:style w:type="paragraph" w:customStyle="1" w:styleId="OutlineLettered2">
    <w:name w:val="Outline Lettered 2"/>
    <w:basedOn w:val="OutlineLettered1"/>
    <w:rsid w:val="002831A4"/>
    <w:pPr>
      <w:numPr>
        <w:ilvl w:val="1"/>
      </w:numPr>
    </w:pPr>
  </w:style>
  <w:style w:type="paragraph" w:customStyle="1" w:styleId="OutlineLettered3">
    <w:name w:val="Outline Lettered 3"/>
    <w:basedOn w:val="OutlineLettered2"/>
    <w:rsid w:val="002831A4"/>
    <w:pPr>
      <w:numPr>
        <w:ilvl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N:\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968D5CC10344737B0D05D8FE2B8E6DC"/>
        <w:category>
          <w:name w:val="General"/>
          <w:gallery w:val="placeholder"/>
        </w:category>
        <w:types>
          <w:type w:val="bbPlcHdr"/>
        </w:types>
        <w:behaviors>
          <w:behavior w:val="content"/>
        </w:behaviors>
        <w:guid w:val="{35E20DB0-EFA1-4455-8EC9-94E1C9E6CC87}"/>
      </w:docPartPr>
      <w:docPartBody>
        <w:p w:rsidR="00D47624" w:rsidRDefault="004342D4">
          <w:pPr>
            <w:pStyle w:val="5968D5CC10344737B0D05D8FE2B8E6DC"/>
          </w:pPr>
          <w:r w:rsidRPr="00CA0FE7">
            <w:rPr>
              <w:rStyle w:val="PlaceholderText"/>
            </w:rPr>
            <w:t>[Title]</w:t>
          </w:r>
        </w:p>
      </w:docPartBody>
    </w:docPart>
    <w:docPart>
      <w:docPartPr>
        <w:name w:val="596C0AEA2F824F06A62A0B77D58D6C16"/>
        <w:category>
          <w:name w:val="General"/>
          <w:gallery w:val="placeholder"/>
        </w:category>
        <w:types>
          <w:type w:val="bbPlcHdr"/>
        </w:types>
        <w:behaviors>
          <w:behavior w:val="content"/>
        </w:behaviors>
        <w:guid w:val="{33F21761-DF7D-46C1-8702-896AD65D32A2}"/>
      </w:docPartPr>
      <w:docPartBody>
        <w:p w:rsidR="00D47624" w:rsidRDefault="004342D4">
          <w:pPr>
            <w:pStyle w:val="596C0AEA2F824F06A62A0B77D58D6C16"/>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2D4"/>
    <w:rsid w:val="004342D4"/>
    <w:rsid w:val="009366A0"/>
    <w:rsid w:val="00A972E9"/>
    <w:rsid w:val="00B209C2"/>
    <w:rsid w:val="00B86188"/>
    <w:rsid w:val="00D476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5968D5CC10344737B0D05D8FE2B8E6DC">
    <w:name w:val="5968D5CC10344737B0D05D8FE2B8E6DC"/>
  </w:style>
  <w:style w:type="paragraph" w:customStyle="1" w:styleId="8EF63D9E1A944A3E9A61418A5B5E2FF0">
    <w:name w:val="8EF63D9E1A944A3E9A61418A5B5E2FF0"/>
  </w:style>
  <w:style w:type="paragraph" w:customStyle="1" w:styleId="B6916DF8B82D4C749700727743C05092">
    <w:name w:val="B6916DF8B82D4C749700727743C05092"/>
  </w:style>
  <w:style w:type="paragraph" w:customStyle="1" w:styleId="57044523EEE94F4A84A6821F11169DE1">
    <w:name w:val="57044523EEE94F4A84A6821F11169DE1"/>
  </w:style>
  <w:style w:type="paragraph" w:customStyle="1" w:styleId="596C0AEA2F824F06A62A0B77D58D6C16">
    <w:name w:val="596C0AEA2F824F06A62A0B77D58D6C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8B8BB2-FC94-455D-ACA6-CA60C4AE5598}">
  <ds:schemaRefs>
    <ds:schemaRef ds:uri="http://purl.org/dc/elements/1.1/"/>
    <ds:schemaRef ds:uri="http://schemas.microsoft.com/office/2006/metadata/properties"/>
    <ds:schemaRef ds:uri="http://schemas.microsoft.com/sharepoint/v4"/>
    <ds:schemaRef ds:uri="http://purl.org/dc/terms/"/>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048B42D8-C956-4935-80C2-384286B683CE}">
  <ds:schemaRefs>
    <ds:schemaRef ds:uri="http://schemas.microsoft.com/sharepoint/v3/contenttype/forms"/>
  </ds:schemaRefs>
</ds:datastoreItem>
</file>

<file path=customXml/itemProps3.xml><?xml version="1.0" encoding="utf-8"?>
<ds:datastoreItem xmlns:ds="http://schemas.openxmlformats.org/officeDocument/2006/customXml" ds:itemID="{83C80D26-8BAE-4256-84F9-72A4CDEA4185}"/>
</file>

<file path=customXml/itemProps4.xml><?xml version="1.0" encoding="utf-8"?>
<ds:datastoreItem xmlns:ds="http://schemas.openxmlformats.org/officeDocument/2006/customXml" ds:itemID="{FFBBD1F6-8010-4DAC-89B7-942D5FC7FCAC}">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65</TotalTime>
  <Pages>7</Pages>
  <Words>1778</Words>
  <Characters>10137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Digital Transformation - Program Quality Plan</vt:lpstr>
    </vt:vector>
  </TitlesOfParts>
  <Company>Canadian Western Bank</Company>
  <LinksUpToDate>false</LinksUpToDate>
  <CharactersWithSpaces>11892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Transformation - Program Quality Plan</dc:title>
  <dc:creator>Michelle Petzold</dc:creator>
  <dc:description>Branch/Department</dc:description>
  <cp:lastModifiedBy>Kate Jekabson</cp:lastModifiedBy>
  <cp:revision>6</cp:revision>
  <cp:lastPrinted>2017-01-31T23:14:00Z</cp:lastPrinted>
  <dcterms:created xsi:type="dcterms:W3CDTF">2020-06-08T01:21:00Z</dcterms:created>
  <dcterms:modified xsi:type="dcterms:W3CDTF">2020-06-08T02:44:00Z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y fmtid="{D5CDD505-2E9C-101B-9397-08002B2CF9AE}" pid="4" name="MediaServiceImageTags">
    <vt:lpwstr/>
  </property>
</Properties>
</file>