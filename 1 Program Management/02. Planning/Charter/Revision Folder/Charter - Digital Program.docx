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D5EE4A" w14:textId="63637778" w:rsidR="00E5178D" w:rsidRPr="00337680" w:rsidRDefault="00B75AB5" w:rsidP="00A35131">
      <w:pPr>
        <w:pStyle w:val="TitleCover"/>
      </w:pPr>
      <w:sdt>
        <w:sdt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EndPr/>
        <w:sdtContent>
          <w:r w:rsidR="00576F04">
            <w:t>Digital Program Charter</w:t>
          </w:r>
        </w:sdtContent>
      </w:sdt>
    </w:p>
    <w:p w14:paraId="7CC09B00" w14:textId="0BDD0380" w:rsidR="00793F43" w:rsidRPr="00CA1329" w:rsidRDefault="002D1958" w:rsidP="00EA22A5">
      <w:pPr>
        <w:pStyle w:val="SubtitleCover"/>
        <w:spacing w:line="240" w:lineRule="auto"/>
        <w:rPr>
          <w:color w:val="808474" w:themeColor="accent6" w:themeShade="BF"/>
        </w:rPr>
      </w:pPr>
      <w:r>
        <w:rPr>
          <w:color w:val="808474" w:themeColor="accent6" w:themeShade="BF"/>
        </w:rPr>
        <w:t>Project Management Office</w:t>
      </w:r>
    </w:p>
    <w:p w14:paraId="2876240E" w14:textId="1EDEB2D4" w:rsidR="00396719" w:rsidRDefault="00396719" w:rsidP="00EA22A5">
      <w:pPr>
        <w:pStyle w:val="Sub-subtitlingCover"/>
        <w:spacing w:line="240" w:lineRule="auto"/>
        <w:rPr>
          <w:color w:val="808474" w:themeColor="accent6" w:themeShade="BF"/>
        </w:rPr>
      </w:pPr>
    </w:p>
    <w:p w14:paraId="607F293C" w14:textId="35C391A7" w:rsidR="00857139" w:rsidRDefault="00857139" w:rsidP="00EA22A5">
      <w:pPr>
        <w:pStyle w:val="Sub-subtitlingCover"/>
        <w:spacing w:line="240" w:lineRule="auto"/>
        <w:rPr>
          <w:color w:val="808474" w:themeColor="accent6" w:themeShade="BF"/>
        </w:rPr>
      </w:pPr>
    </w:p>
    <w:p w14:paraId="2AB7808C" w14:textId="77777777" w:rsidR="00FC0A7C" w:rsidRDefault="00FC0A7C" w:rsidP="00EA22A5">
      <w:pPr>
        <w:pStyle w:val="Sub-subtitlingCover"/>
        <w:spacing w:line="240" w:lineRule="auto"/>
        <w:rPr>
          <w:color w:val="808474" w:themeColor="accent6" w:themeShade="BF"/>
        </w:rPr>
      </w:pPr>
    </w:p>
    <w:p w14:paraId="6CE0E1F6" w14:textId="0A498A50" w:rsidR="00857139" w:rsidRDefault="00857139" w:rsidP="00EA22A5">
      <w:pPr>
        <w:pStyle w:val="Sub-subtitlingCover"/>
        <w:spacing w:line="240" w:lineRule="auto"/>
        <w:rPr>
          <w:color w:val="808474" w:themeColor="accent6" w:themeShade="BF"/>
        </w:rPr>
      </w:pPr>
    </w:p>
    <w:p w14:paraId="424BE0ED" w14:textId="19D81628" w:rsidR="00857139" w:rsidRDefault="00857139" w:rsidP="00EA22A5">
      <w:pPr>
        <w:pStyle w:val="Sub-subtitlingCover"/>
        <w:spacing w:line="240" w:lineRule="auto"/>
        <w:rPr>
          <w:color w:val="808474" w:themeColor="accent6" w:themeShade="BF"/>
        </w:rPr>
      </w:pPr>
    </w:p>
    <w:p w14:paraId="11D6AA64" w14:textId="77777777" w:rsidR="002D1958" w:rsidRDefault="002D1958" w:rsidP="00EA22A5">
      <w:pPr>
        <w:pStyle w:val="Sub-subtitlingCover"/>
        <w:spacing w:line="240" w:lineRule="auto"/>
        <w:rPr>
          <w:color w:val="808474" w:themeColor="accent6" w:themeShade="BF"/>
        </w:rPr>
      </w:pPr>
    </w:p>
    <w:p w14:paraId="3FBA87C5" w14:textId="77777777" w:rsidR="00857139" w:rsidRDefault="00857139" w:rsidP="00EA22A5">
      <w:pPr>
        <w:pStyle w:val="Sub-subtitlingCover"/>
        <w:spacing w:line="240" w:lineRule="auto"/>
        <w:rPr>
          <w:color w:val="808474" w:themeColor="accent6" w:themeShade="BF"/>
        </w:rPr>
      </w:pPr>
    </w:p>
    <w:p w14:paraId="3B35E5E5" w14:textId="77777777" w:rsidR="00857139" w:rsidRPr="00CA1329" w:rsidRDefault="00857139" w:rsidP="00EA22A5">
      <w:pPr>
        <w:pStyle w:val="Sub-subtitlingCover"/>
        <w:spacing w:line="240" w:lineRule="auto"/>
        <w:rPr>
          <w:color w:val="808474" w:themeColor="accent6" w:themeShade="BF"/>
        </w:rPr>
      </w:pPr>
    </w:p>
    <w:p w14:paraId="7D9649A9" w14:textId="557C561C" w:rsidR="003D3085" w:rsidRDefault="00B75AB5" w:rsidP="00EA22A5">
      <w:pPr>
        <w:pStyle w:val="Sub-subtitlingCover"/>
        <w:spacing w:line="240" w:lineRule="auto"/>
        <w:sectPr w:rsidR="003D3085"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sdt>
        <w:sdtPr>
          <w:rPr>
            <w:color w:val="808474" w:themeColor="accent6" w:themeShade="BF"/>
          </w:rPr>
          <w:alias w:val="Name"/>
          <w:tag w:val="Name"/>
          <w:id w:val="-838929187"/>
          <w:placeholder>
            <w:docPart w:val="7933FEA77EA54CE494EF383BE3445E0C"/>
          </w:placeholder>
        </w:sdtPr>
        <w:sdtEndPr/>
        <w:sdtContent>
          <w:r w:rsidR="00204E5C">
            <w:rPr>
              <w:color w:val="808474" w:themeColor="accent6" w:themeShade="BF"/>
            </w:rPr>
            <w:t>Jogi Nijjar, Program Manager, PMO</w:t>
          </w:r>
        </w:sdtContent>
      </w:sdt>
      <w:r w:rsidR="00D4641D" w:rsidRPr="00CA1329">
        <w:rPr>
          <w:color w:val="808474" w:themeColor="accent6" w:themeShade="BF"/>
        </w:rPr>
        <w:br/>
      </w:r>
      <w:r w:rsidR="00C51575" w:rsidRPr="00CA1329">
        <w:rPr>
          <w:color w:val="808474" w:themeColor="accent6" w:themeShade="BF"/>
        </w:rPr>
        <w:fldChar w:fldCharType="begin"/>
      </w:r>
      <w:r w:rsidR="00C51575" w:rsidRPr="00CA1329">
        <w:rPr>
          <w:color w:val="808474" w:themeColor="accent6" w:themeShade="BF"/>
        </w:rPr>
        <w:instrText xml:space="preserve"> Branch/Department </w:instrText>
      </w:r>
      <w:r w:rsidR="00C51575" w:rsidRPr="00CA1329">
        <w:rPr>
          <w:color w:val="808474" w:themeColor="accent6" w:themeShade="BF"/>
        </w:rPr>
        <w:fldChar w:fldCharType="end"/>
      </w:r>
      <w:sdt>
        <w:sdtPr>
          <w:rPr>
            <w:color w:val="808474" w:themeColor="accent6" w:themeShade="BF"/>
          </w:rPr>
          <w:alias w:val="Date"/>
          <w:tag w:val="Date"/>
          <w:id w:val="-123849857"/>
          <w:placeholder>
            <w:docPart w:val="318E94884627441BB64E4A3C60A0FC27"/>
          </w:placeholder>
          <w:date w:fullDate="2020-01-10T00:00:00Z">
            <w:dateFormat w:val="MMMM d, yyyy"/>
            <w:lid w:val="en-CA"/>
            <w:storeMappedDataAs w:val="dateTime"/>
            <w:calendar w:val="gregorian"/>
          </w:date>
        </w:sdtPr>
        <w:sdtEndPr/>
        <w:sdtContent>
          <w:r w:rsidR="00D8582D">
            <w:rPr>
              <w:color w:val="808474" w:themeColor="accent6" w:themeShade="BF"/>
            </w:rPr>
            <w:t>January 10, 2020</w:t>
          </w:r>
        </w:sdtContent>
      </w:sdt>
    </w:p>
    <w:p w14:paraId="0994C3FF" w14:textId="77777777" w:rsidR="00585913" w:rsidRPr="00F81697" w:rsidRDefault="00585913" w:rsidP="00EA22A5">
      <w:pPr>
        <w:pStyle w:val="TOCHeading"/>
        <w:spacing w:line="240" w:lineRule="auto"/>
      </w:pPr>
      <w:r w:rsidRPr="00337680">
        <w:rPr>
          <w:color w:val="808474" w:themeColor="accent6" w:themeShade="BF"/>
        </w:rPr>
        <w:lastRenderedPageBreak/>
        <w:t>Contents</w:t>
      </w:r>
    </w:p>
    <w:p w14:paraId="0B385860" w14:textId="13093F07" w:rsidR="00C94AFF" w:rsidRDefault="000B5A4B">
      <w:pPr>
        <w:pStyle w:val="TOC1"/>
        <w:tabs>
          <w:tab w:val="left" w:pos="880"/>
        </w:tabs>
        <w:rPr>
          <w:color w:val="auto"/>
          <w:lang w:val="en-CA" w:eastAsia="en-CA"/>
        </w:rPr>
      </w:pPr>
      <w:r>
        <w:fldChar w:fldCharType="begin"/>
      </w:r>
      <w:r>
        <w:instrText xml:space="preserve"> TOC \o "1-4" \h \z \u </w:instrText>
      </w:r>
      <w:r>
        <w:fldChar w:fldCharType="separate"/>
      </w:r>
      <w:hyperlink w:anchor="_Toc30688865" w:history="1">
        <w:r w:rsidR="00C94AFF" w:rsidRPr="00E85FF2">
          <w:rPr>
            <w:rStyle w:val="Hyperlink"/>
            <w:rFonts w:cs="Times New Roman"/>
          </w:rPr>
          <w:t>1.0</w:t>
        </w:r>
        <w:r w:rsidR="00C94AFF">
          <w:rPr>
            <w:color w:val="auto"/>
            <w:lang w:val="en-CA" w:eastAsia="en-CA"/>
          </w:rPr>
          <w:tab/>
        </w:r>
        <w:r w:rsidR="00C94AFF" w:rsidRPr="00E85FF2">
          <w:rPr>
            <w:rStyle w:val="Hyperlink"/>
          </w:rPr>
          <w:t>Charter Purpose</w:t>
        </w:r>
        <w:r w:rsidR="00C94AFF">
          <w:rPr>
            <w:webHidden/>
          </w:rPr>
          <w:tab/>
        </w:r>
        <w:r w:rsidR="00C94AFF">
          <w:rPr>
            <w:webHidden/>
          </w:rPr>
          <w:fldChar w:fldCharType="begin"/>
        </w:r>
        <w:r w:rsidR="00C94AFF">
          <w:rPr>
            <w:webHidden/>
          </w:rPr>
          <w:instrText xml:space="preserve"> PAGEREF _Toc30688865 \h </w:instrText>
        </w:r>
        <w:r w:rsidR="00C94AFF">
          <w:rPr>
            <w:webHidden/>
          </w:rPr>
        </w:r>
        <w:r w:rsidR="00C94AFF">
          <w:rPr>
            <w:webHidden/>
          </w:rPr>
          <w:fldChar w:fldCharType="separate"/>
        </w:r>
        <w:r w:rsidR="00C94AFF">
          <w:rPr>
            <w:webHidden/>
          </w:rPr>
          <w:t>3</w:t>
        </w:r>
        <w:r w:rsidR="00C94AFF">
          <w:rPr>
            <w:webHidden/>
          </w:rPr>
          <w:fldChar w:fldCharType="end"/>
        </w:r>
      </w:hyperlink>
    </w:p>
    <w:p w14:paraId="0BA31EFD" w14:textId="6810EEA3" w:rsidR="00C94AFF" w:rsidRDefault="00B75AB5">
      <w:pPr>
        <w:pStyle w:val="TOC1"/>
        <w:tabs>
          <w:tab w:val="left" w:pos="880"/>
        </w:tabs>
        <w:rPr>
          <w:color w:val="auto"/>
          <w:lang w:val="en-CA" w:eastAsia="en-CA"/>
        </w:rPr>
      </w:pPr>
      <w:hyperlink w:anchor="_Toc30688866" w:history="1">
        <w:r w:rsidR="00C94AFF" w:rsidRPr="00E85FF2">
          <w:rPr>
            <w:rStyle w:val="Hyperlink"/>
            <w:rFonts w:cs="Times New Roman"/>
          </w:rPr>
          <w:t>2.0</w:t>
        </w:r>
        <w:r w:rsidR="00C94AFF">
          <w:rPr>
            <w:color w:val="auto"/>
            <w:lang w:val="en-CA" w:eastAsia="en-CA"/>
          </w:rPr>
          <w:tab/>
        </w:r>
        <w:r w:rsidR="00C94AFF" w:rsidRPr="00E85FF2">
          <w:rPr>
            <w:rStyle w:val="Hyperlink"/>
          </w:rPr>
          <w:t>Program Overview and Objectives</w:t>
        </w:r>
        <w:r w:rsidR="00C94AFF">
          <w:rPr>
            <w:webHidden/>
          </w:rPr>
          <w:tab/>
        </w:r>
        <w:r w:rsidR="00C94AFF">
          <w:rPr>
            <w:webHidden/>
          </w:rPr>
          <w:fldChar w:fldCharType="begin"/>
        </w:r>
        <w:r w:rsidR="00C94AFF">
          <w:rPr>
            <w:webHidden/>
          </w:rPr>
          <w:instrText xml:space="preserve"> PAGEREF _Toc30688866 \h </w:instrText>
        </w:r>
        <w:r w:rsidR="00C94AFF">
          <w:rPr>
            <w:webHidden/>
          </w:rPr>
        </w:r>
        <w:r w:rsidR="00C94AFF">
          <w:rPr>
            <w:webHidden/>
          </w:rPr>
          <w:fldChar w:fldCharType="separate"/>
        </w:r>
        <w:r w:rsidR="00C94AFF">
          <w:rPr>
            <w:webHidden/>
          </w:rPr>
          <w:t>3</w:t>
        </w:r>
        <w:r w:rsidR="00C94AFF">
          <w:rPr>
            <w:webHidden/>
          </w:rPr>
          <w:fldChar w:fldCharType="end"/>
        </w:r>
      </w:hyperlink>
    </w:p>
    <w:p w14:paraId="0BE887A9" w14:textId="6810A4BE" w:rsidR="00C94AFF" w:rsidRDefault="00B75AB5">
      <w:pPr>
        <w:pStyle w:val="TOC1"/>
        <w:tabs>
          <w:tab w:val="left" w:pos="880"/>
        </w:tabs>
        <w:rPr>
          <w:color w:val="auto"/>
          <w:lang w:val="en-CA" w:eastAsia="en-CA"/>
        </w:rPr>
      </w:pPr>
      <w:hyperlink w:anchor="_Toc30688867" w:history="1">
        <w:r w:rsidR="00C94AFF" w:rsidRPr="00E85FF2">
          <w:rPr>
            <w:rStyle w:val="Hyperlink"/>
            <w:rFonts w:cs="Times New Roman"/>
          </w:rPr>
          <w:t>3.0</w:t>
        </w:r>
        <w:r w:rsidR="00C94AFF">
          <w:rPr>
            <w:color w:val="auto"/>
            <w:lang w:val="en-CA" w:eastAsia="en-CA"/>
          </w:rPr>
          <w:tab/>
        </w:r>
        <w:r w:rsidR="00C94AFF" w:rsidRPr="00E85FF2">
          <w:rPr>
            <w:rStyle w:val="Hyperlink"/>
          </w:rPr>
          <w:t>Program Scope</w:t>
        </w:r>
        <w:r w:rsidR="00C94AFF">
          <w:rPr>
            <w:webHidden/>
          </w:rPr>
          <w:tab/>
        </w:r>
        <w:r w:rsidR="00C94AFF">
          <w:rPr>
            <w:webHidden/>
          </w:rPr>
          <w:fldChar w:fldCharType="begin"/>
        </w:r>
        <w:r w:rsidR="00C94AFF">
          <w:rPr>
            <w:webHidden/>
          </w:rPr>
          <w:instrText xml:space="preserve"> PAGEREF _Toc30688867 \h </w:instrText>
        </w:r>
        <w:r w:rsidR="00C94AFF">
          <w:rPr>
            <w:webHidden/>
          </w:rPr>
        </w:r>
        <w:r w:rsidR="00C94AFF">
          <w:rPr>
            <w:webHidden/>
          </w:rPr>
          <w:fldChar w:fldCharType="separate"/>
        </w:r>
        <w:r w:rsidR="00C94AFF">
          <w:rPr>
            <w:webHidden/>
          </w:rPr>
          <w:t>4</w:t>
        </w:r>
        <w:r w:rsidR="00C94AFF">
          <w:rPr>
            <w:webHidden/>
          </w:rPr>
          <w:fldChar w:fldCharType="end"/>
        </w:r>
      </w:hyperlink>
    </w:p>
    <w:p w14:paraId="72A91743" w14:textId="6671A8AE" w:rsidR="00C94AFF" w:rsidRDefault="00B75AB5">
      <w:pPr>
        <w:pStyle w:val="TOC2"/>
        <w:rPr>
          <w:b w:val="0"/>
          <w:noProof/>
          <w:color w:val="auto"/>
          <w:sz w:val="22"/>
          <w:lang w:val="en-CA" w:eastAsia="en-CA"/>
        </w:rPr>
      </w:pPr>
      <w:hyperlink w:anchor="_Toc30688868" w:history="1">
        <w:r w:rsidR="00C94AFF" w:rsidRPr="00E85FF2">
          <w:rPr>
            <w:rStyle w:val="Hyperlink"/>
            <w:noProof/>
          </w:rPr>
          <w:t>In-Scope</w:t>
        </w:r>
        <w:r w:rsidR="00C94AFF">
          <w:rPr>
            <w:noProof/>
            <w:webHidden/>
          </w:rPr>
          <w:tab/>
        </w:r>
        <w:r w:rsidR="00C94AFF">
          <w:rPr>
            <w:noProof/>
            <w:webHidden/>
          </w:rPr>
          <w:fldChar w:fldCharType="begin"/>
        </w:r>
        <w:r w:rsidR="00C94AFF">
          <w:rPr>
            <w:noProof/>
            <w:webHidden/>
          </w:rPr>
          <w:instrText xml:space="preserve"> PAGEREF _Toc30688868 \h </w:instrText>
        </w:r>
        <w:r w:rsidR="00C94AFF">
          <w:rPr>
            <w:noProof/>
            <w:webHidden/>
          </w:rPr>
        </w:r>
        <w:r w:rsidR="00C94AFF">
          <w:rPr>
            <w:noProof/>
            <w:webHidden/>
          </w:rPr>
          <w:fldChar w:fldCharType="separate"/>
        </w:r>
        <w:r w:rsidR="00C94AFF">
          <w:rPr>
            <w:noProof/>
            <w:webHidden/>
          </w:rPr>
          <w:t>5</w:t>
        </w:r>
        <w:r w:rsidR="00C94AFF">
          <w:rPr>
            <w:noProof/>
            <w:webHidden/>
          </w:rPr>
          <w:fldChar w:fldCharType="end"/>
        </w:r>
      </w:hyperlink>
    </w:p>
    <w:p w14:paraId="5BEE605F" w14:textId="2021468B" w:rsidR="00C94AFF" w:rsidRDefault="00B75AB5">
      <w:pPr>
        <w:pStyle w:val="TOC2"/>
        <w:rPr>
          <w:b w:val="0"/>
          <w:noProof/>
          <w:color w:val="auto"/>
          <w:sz w:val="22"/>
          <w:lang w:val="en-CA" w:eastAsia="en-CA"/>
        </w:rPr>
      </w:pPr>
      <w:hyperlink w:anchor="_Toc30688869" w:history="1">
        <w:r w:rsidR="00C94AFF" w:rsidRPr="00E85FF2">
          <w:rPr>
            <w:rStyle w:val="Hyperlink"/>
            <w:noProof/>
          </w:rPr>
          <w:t xml:space="preserve">Out-of-Scope </w:t>
        </w:r>
        <w:r w:rsidR="00C94AFF">
          <w:rPr>
            <w:noProof/>
            <w:webHidden/>
          </w:rPr>
          <w:tab/>
        </w:r>
        <w:r w:rsidR="00C94AFF">
          <w:rPr>
            <w:noProof/>
            <w:webHidden/>
          </w:rPr>
          <w:fldChar w:fldCharType="begin"/>
        </w:r>
        <w:r w:rsidR="00C94AFF">
          <w:rPr>
            <w:noProof/>
            <w:webHidden/>
          </w:rPr>
          <w:instrText xml:space="preserve"> PAGEREF _Toc30688869 \h </w:instrText>
        </w:r>
        <w:r w:rsidR="00C94AFF">
          <w:rPr>
            <w:noProof/>
            <w:webHidden/>
          </w:rPr>
        </w:r>
        <w:r w:rsidR="00C94AFF">
          <w:rPr>
            <w:noProof/>
            <w:webHidden/>
          </w:rPr>
          <w:fldChar w:fldCharType="separate"/>
        </w:r>
        <w:r w:rsidR="00C94AFF">
          <w:rPr>
            <w:noProof/>
            <w:webHidden/>
          </w:rPr>
          <w:t>6</w:t>
        </w:r>
        <w:r w:rsidR="00C94AFF">
          <w:rPr>
            <w:noProof/>
            <w:webHidden/>
          </w:rPr>
          <w:fldChar w:fldCharType="end"/>
        </w:r>
      </w:hyperlink>
    </w:p>
    <w:p w14:paraId="62F4003D" w14:textId="6EB97461" w:rsidR="00C94AFF" w:rsidRDefault="00B75AB5">
      <w:pPr>
        <w:pStyle w:val="TOC1"/>
        <w:tabs>
          <w:tab w:val="left" w:pos="880"/>
        </w:tabs>
        <w:rPr>
          <w:color w:val="auto"/>
          <w:lang w:val="en-CA" w:eastAsia="en-CA"/>
        </w:rPr>
      </w:pPr>
      <w:hyperlink w:anchor="_Toc30688870" w:history="1">
        <w:r w:rsidR="00C94AFF" w:rsidRPr="00E85FF2">
          <w:rPr>
            <w:rStyle w:val="Hyperlink"/>
            <w:rFonts w:cs="Times New Roman"/>
          </w:rPr>
          <w:t>4.0</w:t>
        </w:r>
        <w:r w:rsidR="00C94AFF">
          <w:rPr>
            <w:color w:val="auto"/>
            <w:lang w:val="en-CA" w:eastAsia="en-CA"/>
          </w:rPr>
          <w:tab/>
        </w:r>
        <w:r w:rsidR="00C94AFF" w:rsidRPr="00E85FF2">
          <w:rPr>
            <w:rStyle w:val="Hyperlink"/>
          </w:rPr>
          <w:t>Benefits and Costs</w:t>
        </w:r>
        <w:r w:rsidR="00C94AFF">
          <w:rPr>
            <w:webHidden/>
          </w:rPr>
          <w:tab/>
        </w:r>
        <w:r w:rsidR="00C94AFF">
          <w:rPr>
            <w:webHidden/>
          </w:rPr>
          <w:fldChar w:fldCharType="begin"/>
        </w:r>
        <w:r w:rsidR="00C94AFF">
          <w:rPr>
            <w:webHidden/>
          </w:rPr>
          <w:instrText xml:space="preserve"> PAGEREF _Toc30688870 \h </w:instrText>
        </w:r>
        <w:r w:rsidR="00C94AFF">
          <w:rPr>
            <w:webHidden/>
          </w:rPr>
        </w:r>
        <w:r w:rsidR="00C94AFF">
          <w:rPr>
            <w:webHidden/>
          </w:rPr>
          <w:fldChar w:fldCharType="separate"/>
        </w:r>
        <w:r w:rsidR="00C94AFF">
          <w:rPr>
            <w:webHidden/>
          </w:rPr>
          <w:t>6</w:t>
        </w:r>
        <w:r w:rsidR="00C94AFF">
          <w:rPr>
            <w:webHidden/>
          </w:rPr>
          <w:fldChar w:fldCharType="end"/>
        </w:r>
      </w:hyperlink>
    </w:p>
    <w:p w14:paraId="45BA1B4C" w14:textId="4C1A4DFF" w:rsidR="00C94AFF" w:rsidRDefault="00B75AB5">
      <w:pPr>
        <w:pStyle w:val="TOC2"/>
        <w:rPr>
          <w:b w:val="0"/>
          <w:noProof/>
          <w:color w:val="auto"/>
          <w:sz w:val="22"/>
          <w:lang w:val="en-CA" w:eastAsia="en-CA"/>
        </w:rPr>
      </w:pPr>
      <w:hyperlink w:anchor="_Toc30688871" w:history="1">
        <w:r w:rsidR="00C94AFF" w:rsidRPr="00E85FF2">
          <w:rPr>
            <w:rStyle w:val="Hyperlink"/>
            <w:noProof/>
          </w:rPr>
          <w:t xml:space="preserve">Program Financial Cost Analysis </w:t>
        </w:r>
        <w:r w:rsidR="00C94AFF">
          <w:rPr>
            <w:noProof/>
            <w:webHidden/>
          </w:rPr>
          <w:tab/>
        </w:r>
        <w:r w:rsidR="00C94AFF">
          <w:rPr>
            <w:noProof/>
            <w:webHidden/>
          </w:rPr>
          <w:fldChar w:fldCharType="begin"/>
        </w:r>
        <w:r w:rsidR="00C94AFF">
          <w:rPr>
            <w:noProof/>
            <w:webHidden/>
          </w:rPr>
          <w:instrText xml:space="preserve"> PAGEREF _Toc30688871 \h </w:instrText>
        </w:r>
        <w:r w:rsidR="00C94AFF">
          <w:rPr>
            <w:noProof/>
            <w:webHidden/>
          </w:rPr>
        </w:r>
        <w:r w:rsidR="00C94AFF">
          <w:rPr>
            <w:noProof/>
            <w:webHidden/>
          </w:rPr>
          <w:fldChar w:fldCharType="separate"/>
        </w:r>
        <w:r w:rsidR="00C94AFF">
          <w:rPr>
            <w:noProof/>
            <w:webHidden/>
          </w:rPr>
          <w:t>7</w:t>
        </w:r>
        <w:r w:rsidR="00C94AFF">
          <w:rPr>
            <w:noProof/>
            <w:webHidden/>
          </w:rPr>
          <w:fldChar w:fldCharType="end"/>
        </w:r>
      </w:hyperlink>
    </w:p>
    <w:p w14:paraId="0FB6051C" w14:textId="499DA36B" w:rsidR="00C94AFF" w:rsidRDefault="00B75AB5">
      <w:pPr>
        <w:pStyle w:val="TOC1"/>
        <w:tabs>
          <w:tab w:val="left" w:pos="880"/>
        </w:tabs>
        <w:rPr>
          <w:color w:val="auto"/>
          <w:lang w:val="en-CA" w:eastAsia="en-CA"/>
        </w:rPr>
      </w:pPr>
      <w:hyperlink w:anchor="_Toc30688872" w:history="1">
        <w:r w:rsidR="00C94AFF" w:rsidRPr="00E85FF2">
          <w:rPr>
            <w:rStyle w:val="Hyperlink"/>
            <w:rFonts w:cs="Times New Roman"/>
          </w:rPr>
          <w:t>5.0</w:t>
        </w:r>
        <w:r w:rsidR="00C94AFF">
          <w:rPr>
            <w:color w:val="auto"/>
            <w:lang w:val="en-CA" w:eastAsia="en-CA"/>
          </w:rPr>
          <w:tab/>
        </w:r>
        <w:r w:rsidR="00C94AFF" w:rsidRPr="00E85FF2">
          <w:rPr>
            <w:rStyle w:val="Hyperlink"/>
          </w:rPr>
          <w:t>Key Success Factors</w:t>
        </w:r>
        <w:r w:rsidR="00C94AFF">
          <w:rPr>
            <w:webHidden/>
          </w:rPr>
          <w:tab/>
        </w:r>
        <w:r w:rsidR="00C94AFF">
          <w:rPr>
            <w:webHidden/>
          </w:rPr>
          <w:fldChar w:fldCharType="begin"/>
        </w:r>
        <w:r w:rsidR="00C94AFF">
          <w:rPr>
            <w:webHidden/>
          </w:rPr>
          <w:instrText xml:space="preserve"> PAGEREF _Toc30688872 \h </w:instrText>
        </w:r>
        <w:r w:rsidR="00C94AFF">
          <w:rPr>
            <w:webHidden/>
          </w:rPr>
        </w:r>
        <w:r w:rsidR="00C94AFF">
          <w:rPr>
            <w:webHidden/>
          </w:rPr>
          <w:fldChar w:fldCharType="separate"/>
        </w:r>
        <w:r w:rsidR="00C94AFF">
          <w:rPr>
            <w:webHidden/>
          </w:rPr>
          <w:t>8</w:t>
        </w:r>
        <w:r w:rsidR="00C94AFF">
          <w:rPr>
            <w:webHidden/>
          </w:rPr>
          <w:fldChar w:fldCharType="end"/>
        </w:r>
      </w:hyperlink>
    </w:p>
    <w:p w14:paraId="54EEB61F" w14:textId="7D57F7B4" w:rsidR="00C94AFF" w:rsidRDefault="00B75AB5">
      <w:pPr>
        <w:pStyle w:val="TOC1"/>
        <w:tabs>
          <w:tab w:val="left" w:pos="880"/>
        </w:tabs>
        <w:rPr>
          <w:color w:val="auto"/>
          <w:lang w:val="en-CA" w:eastAsia="en-CA"/>
        </w:rPr>
      </w:pPr>
      <w:hyperlink w:anchor="_Toc30688874" w:history="1">
        <w:r w:rsidR="00C94AFF" w:rsidRPr="00E85FF2">
          <w:rPr>
            <w:rStyle w:val="Hyperlink"/>
            <w:rFonts w:cs="Times New Roman"/>
          </w:rPr>
          <w:t>6.0</w:t>
        </w:r>
        <w:r w:rsidR="00C94AFF">
          <w:rPr>
            <w:color w:val="auto"/>
            <w:lang w:val="en-CA" w:eastAsia="en-CA"/>
          </w:rPr>
          <w:tab/>
        </w:r>
        <w:r w:rsidR="00C94AFF" w:rsidRPr="00E85FF2">
          <w:rPr>
            <w:rStyle w:val="Hyperlink"/>
          </w:rPr>
          <w:t>Program Completion Criteria</w:t>
        </w:r>
        <w:r w:rsidR="00C94AFF">
          <w:rPr>
            <w:webHidden/>
          </w:rPr>
          <w:tab/>
        </w:r>
        <w:r w:rsidR="00C94AFF">
          <w:rPr>
            <w:webHidden/>
          </w:rPr>
          <w:fldChar w:fldCharType="begin"/>
        </w:r>
        <w:r w:rsidR="00C94AFF">
          <w:rPr>
            <w:webHidden/>
          </w:rPr>
          <w:instrText xml:space="preserve"> PAGEREF _Toc30688874 \h </w:instrText>
        </w:r>
        <w:r w:rsidR="00C94AFF">
          <w:rPr>
            <w:webHidden/>
          </w:rPr>
        </w:r>
        <w:r w:rsidR="00C94AFF">
          <w:rPr>
            <w:webHidden/>
          </w:rPr>
          <w:fldChar w:fldCharType="separate"/>
        </w:r>
        <w:r w:rsidR="00C94AFF">
          <w:rPr>
            <w:webHidden/>
          </w:rPr>
          <w:t>9</w:t>
        </w:r>
        <w:r w:rsidR="00C94AFF">
          <w:rPr>
            <w:webHidden/>
          </w:rPr>
          <w:fldChar w:fldCharType="end"/>
        </w:r>
      </w:hyperlink>
    </w:p>
    <w:p w14:paraId="64CDB0E1" w14:textId="3DB2937C" w:rsidR="00C94AFF" w:rsidRDefault="00B75AB5">
      <w:pPr>
        <w:pStyle w:val="TOC1"/>
        <w:tabs>
          <w:tab w:val="left" w:pos="880"/>
        </w:tabs>
        <w:rPr>
          <w:color w:val="auto"/>
          <w:lang w:val="en-CA" w:eastAsia="en-CA"/>
        </w:rPr>
      </w:pPr>
      <w:hyperlink w:anchor="_Toc30688875" w:history="1">
        <w:r w:rsidR="00C94AFF" w:rsidRPr="00E85FF2">
          <w:rPr>
            <w:rStyle w:val="Hyperlink"/>
            <w:rFonts w:cs="Times New Roman"/>
          </w:rPr>
          <w:t>7.0</w:t>
        </w:r>
        <w:r w:rsidR="00C94AFF">
          <w:rPr>
            <w:color w:val="auto"/>
            <w:lang w:val="en-CA" w:eastAsia="en-CA"/>
          </w:rPr>
          <w:tab/>
        </w:r>
        <w:r w:rsidR="00C94AFF" w:rsidRPr="00E85FF2">
          <w:rPr>
            <w:rStyle w:val="Hyperlink"/>
          </w:rPr>
          <w:t>Constraints and Dependencies</w:t>
        </w:r>
        <w:r w:rsidR="00C94AFF">
          <w:rPr>
            <w:webHidden/>
          </w:rPr>
          <w:tab/>
        </w:r>
        <w:r w:rsidR="00C94AFF">
          <w:rPr>
            <w:webHidden/>
          </w:rPr>
          <w:fldChar w:fldCharType="begin"/>
        </w:r>
        <w:r w:rsidR="00C94AFF">
          <w:rPr>
            <w:webHidden/>
          </w:rPr>
          <w:instrText xml:space="preserve"> PAGEREF _Toc30688875 \h </w:instrText>
        </w:r>
        <w:r w:rsidR="00C94AFF">
          <w:rPr>
            <w:webHidden/>
          </w:rPr>
        </w:r>
        <w:r w:rsidR="00C94AFF">
          <w:rPr>
            <w:webHidden/>
          </w:rPr>
          <w:fldChar w:fldCharType="separate"/>
        </w:r>
        <w:r w:rsidR="00C94AFF">
          <w:rPr>
            <w:webHidden/>
          </w:rPr>
          <w:t>10</w:t>
        </w:r>
        <w:r w:rsidR="00C94AFF">
          <w:rPr>
            <w:webHidden/>
          </w:rPr>
          <w:fldChar w:fldCharType="end"/>
        </w:r>
      </w:hyperlink>
    </w:p>
    <w:p w14:paraId="42079DFA" w14:textId="5C5592CA" w:rsidR="00C94AFF" w:rsidRDefault="00B75AB5">
      <w:pPr>
        <w:pStyle w:val="TOC1"/>
        <w:tabs>
          <w:tab w:val="left" w:pos="880"/>
        </w:tabs>
        <w:rPr>
          <w:color w:val="auto"/>
          <w:lang w:val="en-CA" w:eastAsia="en-CA"/>
        </w:rPr>
      </w:pPr>
      <w:hyperlink w:anchor="_Toc30688876" w:history="1">
        <w:r w:rsidR="00C94AFF" w:rsidRPr="00E85FF2">
          <w:rPr>
            <w:rStyle w:val="Hyperlink"/>
            <w:rFonts w:cs="Times New Roman"/>
          </w:rPr>
          <w:t>8.0</w:t>
        </w:r>
        <w:r w:rsidR="00C94AFF">
          <w:rPr>
            <w:color w:val="auto"/>
            <w:lang w:val="en-CA" w:eastAsia="en-CA"/>
          </w:rPr>
          <w:tab/>
        </w:r>
        <w:r w:rsidR="00C94AFF" w:rsidRPr="00E85FF2">
          <w:rPr>
            <w:rStyle w:val="Hyperlink"/>
          </w:rPr>
          <w:t>Milestone Timeline</w:t>
        </w:r>
        <w:r w:rsidR="00C94AFF">
          <w:rPr>
            <w:webHidden/>
          </w:rPr>
          <w:tab/>
        </w:r>
        <w:r w:rsidR="00C94AFF">
          <w:rPr>
            <w:webHidden/>
          </w:rPr>
          <w:fldChar w:fldCharType="begin"/>
        </w:r>
        <w:r w:rsidR="00C94AFF">
          <w:rPr>
            <w:webHidden/>
          </w:rPr>
          <w:instrText xml:space="preserve"> PAGEREF _Toc30688876 \h </w:instrText>
        </w:r>
        <w:r w:rsidR="00C94AFF">
          <w:rPr>
            <w:webHidden/>
          </w:rPr>
        </w:r>
        <w:r w:rsidR="00C94AFF">
          <w:rPr>
            <w:webHidden/>
          </w:rPr>
          <w:fldChar w:fldCharType="separate"/>
        </w:r>
        <w:r w:rsidR="00C94AFF">
          <w:rPr>
            <w:webHidden/>
          </w:rPr>
          <w:t>11</w:t>
        </w:r>
        <w:r w:rsidR="00C94AFF">
          <w:rPr>
            <w:webHidden/>
          </w:rPr>
          <w:fldChar w:fldCharType="end"/>
        </w:r>
      </w:hyperlink>
    </w:p>
    <w:p w14:paraId="39444B6C" w14:textId="39304FAA" w:rsidR="00C94AFF" w:rsidRDefault="00B75AB5">
      <w:pPr>
        <w:pStyle w:val="TOC1"/>
        <w:tabs>
          <w:tab w:val="left" w:pos="880"/>
        </w:tabs>
        <w:rPr>
          <w:color w:val="auto"/>
          <w:lang w:val="en-CA" w:eastAsia="en-CA"/>
        </w:rPr>
      </w:pPr>
      <w:hyperlink w:anchor="_Toc30688878" w:history="1">
        <w:r w:rsidR="00C94AFF" w:rsidRPr="00E85FF2">
          <w:rPr>
            <w:rStyle w:val="Hyperlink"/>
            <w:rFonts w:cs="Times New Roman"/>
          </w:rPr>
          <w:t>9.0</w:t>
        </w:r>
        <w:r w:rsidR="00C94AFF">
          <w:rPr>
            <w:color w:val="auto"/>
            <w:lang w:val="en-CA" w:eastAsia="en-CA"/>
          </w:rPr>
          <w:tab/>
        </w:r>
        <w:r w:rsidR="00C94AFF" w:rsidRPr="00E85FF2">
          <w:rPr>
            <w:rStyle w:val="Hyperlink"/>
          </w:rPr>
          <w:t>Stakeholders</w:t>
        </w:r>
        <w:r w:rsidR="00C94AFF">
          <w:rPr>
            <w:webHidden/>
          </w:rPr>
          <w:tab/>
        </w:r>
        <w:r w:rsidR="00C94AFF">
          <w:rPr>
            <w:webHidden/>
          </w:rPr>
          <w:fldChar w:fldCharType="begin"/>
        </w:r>
        <w:r w:rsidR="00C94AFF">
          <w:rPr>
            <w:webHidden/>
          </w:rPr>
          <w:instrText xml:space="preserve"> PAGEREF _Toc30688878 \h </w:instrText>
        </w:r>
        <w:r w:rsidR="00C94AFF">
          <w:rPr>
            <w:webHidden/>
          </w:rPr>
        </w:r>
        <w:r w:rsidR="00C94AFF">
          <w:rPr>
            <w:webHidden/>
          </w:rPr>
          <w:fldChar w:fldCharType="separate"/>
        </w:r>
        <w:r w:rsidR="00C94AFF">
          <w:rPr>
            <w:webHidden/>
          </w:rPr>
          <w:t>11</w:t>
        </w:r>
        <w:r w:rsidR="00C94AFF">
          <w:rPr>
            <w:webHidden/>
          </w:rPr>
          <w:fldChar w:fldCharType="end"/>
        </w:r>
      </w:hyperlink>
    </w:p>
    <w:p w14:paraId="0C0E52A4" w14:textId="2874401E" w:rsidR="00C94AFF" w:rsidRDefault="00B75AB5">
      <w:pPr>
        <w:pStyle w:val="TOC1"/>
        <w:tabs>
          <w:tab w:val="left" w:pos="880"/>
        </w:tabs>
        <w:rPr>
          <w:color w:val="auto"/>
          <w:lang w:val="en-CA" w:eastAsia="en-CA"/>
        </w:rPr>
      </w:pPr>
      <w:hyperlink w:anchor="_Toc30688879" w:history="1">
        <w:r w:rsidR="00C94AFF" w:rsidRPr="00E85FF2">
          <w:rPr>
            <w:rStyle w:val="Hyperlink"/>
            <w:rFonts w:cs="Times New Roman"/>
          </w:rPr>
          <w:t>10.0</w:t>
        </w:r>
        <w:r w:rsidR="00C94AFF">
          <w:rPr>
            <w:color w:val="auto"/>
            <w:lang w:val="en-CA" w:eastAsia="en-CA"/>
          </w:rPr>
          <w:tab/>
        </w:r>
        <w:r w:rsidR="00C94AFF" w:rsidRPr="00E85FF2">
          <w:rPr>
            <w:rStyle w:val="Hyperlink"/>
          </w:rPr>
          <w:t>Risk Summary</w:t>
        </w:r>
        <w:r w:rsidR="00C94AFF">
          <w:rPr>
            <w:webHidden/>
          </w:rPr>
          <w:tab/>
        </w:r>
        <w:r w:rsidR="00C94AFF">
          <w:rPr>
            <w:webHidden/>
          </w:rPr>
          <w:fldChar w:fldCharType="begin"/>
        </w:r>
        <w:r w:rsidR="00C94AFF">
          <w:rPr>
            <w:webHidden/>
          </w:rPr>
          <w:instrText xml:space="preserve"> PAGEREF _Toc30688879 \h </w:instrText>
        </w:r>
        <w:r w:rsidR="00C94AFF">
          <w:rPr>
            <w:webHidden/>
          </w:rPr>
        </w:r>
        <w:r w:rsidR="00C94AFF">
          <w:rPr>
            <w:webHidden/>
          </w:rPr>
          <w:fldChar w:fldCharType="separate"/>
        </w:r>
        <w:r w:rsidR="00C94AFF">
          <w:rPr>
            <w:webHidden/>
          </w:rPr>
          <w:t>13</w:t>
        </w:r>
        <w:r w:rsidR="00C94AFF">
          <w:rPr>
            <w:webHidden/>
          </w:rPr>
          <w:fldChar w:fldCharType="end"/>
        </w:r>
      </w:hyperlink>
    </w:p>
    <w:p w14:paraId="1C852057" w14:textId="148A78F1" w:rsidR="00C94AFF" w:rsidRDefault="00B75AB5">
      <w:pPr>
        <w:pStyle w:val="TOC1"/>
        <w:tabs>
          <w:tab w:val="left" w:pos="880"/>
        </w:tabs>
        <w:rPr>
          <w:color w:val="auto"/>
          <w:lang w:val="en-CA" w:eastAsia="en-CA"/>
        </w:rPr>
      </w:pPr>
      <w:hyperlink w:anchor="_Toc30688885" w:history="1">
        <w:r w:rsidR="00C94AFF" w:rsidRPr="00E85FF2">
          <w:rPr>
            <w:rStyle w:val="Hyperlink"/>
            <w:rFonts w:cs="Times New Roman"/>
          </w:rPr>
          <w:t>11.0</w:t>
        </w:r>
        <w:r w:rsidR="00C94AFF">
          <w:rPr>
            <w:color w:val="auto"/>
            <w:lang w:val="en-CA" w:eastAsia="en-CA"/>
          </w:rPr>
          <w:tab/>
        </w:r>
        <w:r w:rsidR="00C94AFF" w:rsidRPr="00E85FF2">
          <w:rPr>
            <w:rStyle w:val="Hyperlink"/>
          </w:rPr>
          <w:t>Program Governance</w:t>
        </w:r>
        <w:r w:rsidR="00C94AFF">
          <w:rPr>
            <w:webHidden/>
          </w:rPr>
          <w:tab/>
        </w:r>
        <w:r w:rsidR="00C94AFF">
          <w:rPr>
            <w:webHidden/>
          </w:rPr>
          <w:fldChar w:fldCharType="begin"/>
        </w:r>
        <w:r w:rsidR="00C94AFF">
          <w:rPr>
            <w:webHidden/>
          </w:rPr>
          <w:instrText xml:space="preserve"> PAGEREF _Toc30688885 \h </w:instrText>
        </w:r>
        <w:r w:rsidR="00C94AFF">
          <w:rPr>
            <w:webHidden/>
          </w:rPr>
        </w:r>
        <w:r w:rsidR="00C94AFF">
          <w:rPr>
            <w:webHidden/>
          </w:rPr>
          <w:fldChar w:fldCharType="separate"/>
        </w:r>
        <w:r w:rsidR="00C94AFF">
          <w:rPr>
            <w:webHidden/>
          </w:rPr>
          <w:t>14</w:t>
        </w:r>
        <w:r w:rsidR="00C94AFF">
          <w:rPr>
            <w:webHidden/>
          </w:rPr>
          <w:fldChar w:fldCharType="end"/>
        </w:r>
      </w:hyperlink>
    </w:p>
    <w:p w14:paraId="3A367D60" w14:textId="5993FAD4" w:rsidR="00C94AFF" w:rsidRDefault="00B75AB5">
      <w:pPr>
        <w:pStyle w:val="TOC2"/>
        <w:rPr>
          <w:b w:val="0"/>
          <w:noProof/>
          <w:color w:val="auto"/>
          <w:sz w:val="22"/>
          <w:lang w:val="en-CA" w:eastAsia="en-CA"/>
        </w:rPr>
      </w:pPr>
      <w:hyperlink w:anchor="_Toc30688886" w:history="1">
        <w:r w:rsidR="00C94AFF" w:rsidRPr="00E85FF2">
          <w:rPr>
            <w:rStyle w:val="Hyperlink"/>
            <w:noProof/>
          </w:rPr>
          <w:t>Program Governance Framework</w:t>
        </w:r>
        <w:r w:rsidR="00C94AFF">
          <w:rPr>
            <w:noProof/>
            <w:webHidden/>
          </w:rPr>
          <w:tab/>
        </w:r>
        <w:r w:rsidR="00C94AFF">
          <w:rPr>
            <w:noProof/>
            <w:webHidden/>
          </w:rPr>
          <w:fldChar w:fldCharType="begin"/>
        </w:r>
        <w:r w:rsidR="00C94AFF">
          <w:rPr>
            <w:noProof/>
            <w:webHidden/>
          </w:rPr>
          <w:instrText xml:space="preserve"> PAGEREF _Toc30688886 \h </w:instrText>
        </w:r>
        <w:r w:rsidR="00C94AFF">
          <w:rPr>
            <w:noProof/>
            <w:webHidden/>
          </w:rPr>
        </w:r>
        <w:r w:rsidR="00C94AFF">
          <w:rPr>
            <w:noProof/>
            <w:webHidden/>
          </w:rPr>
          <w:fldChar w:fldCharType="separate"/>
        </w:r>
        <w:r w:rsidR="00C94AFF">
          <w:rPr>
            <w:noProof/>
            <w:webHidden/>
          </w:rPr>
          <w:t>14</w:t>
        </w:r>
        <w:r w:rsidR="00C94AFF">
          <w:rPr>
            <w:noProof/>
            <w:webHidden/>
          </w:rPr>
          <w:fldChar w:fldCharType="end"/>
        </w:r>
      </w:hyperlink>
    </w:p>
    <w:p w14:paraId="5774A88F" w14:textId="56D25C04" w:rsidR="00C94AFF" w:rsidRDefault="00B75AB5">
      <w:pPr>
        <w:pStyle w:val="TOC2"/>
        <w:rPr>
          <w:b w:val="0"/>
          <w:noProof/>
          <w:color w:val="auto"/>
          <w:sz w:val="22"/>
          <w:lang w:val="en-CA" w:eastAsia="en-CA"/>
        </w:rPr>
      </w:pPr>
      <w:hyperlink w:anchor="_Toc30688887" w:history="1">
        <w:r w:rsidR="00C94AFF" w:rsidRPr="00E85FF2">
          <w:rPr>
            <w:rStyle w:val="Hyperlink"/>
            <w:noProof/>
          </w:rPr>
          <w:t>Program Governance Roles &amp; Accountability</w:t>
        </w:r>
        <w:r w:rsidR="00C94AFF">
          <w:rPr>
            <w:noProof/>
            <w:webHidden/>
          </w:rPr>
          <w:tab/>
        </w:r>
        <w:r w:rsidR="00C94AFF">
          <w:rPr>
            <w:noProof/>
            <w:webHidden/>
          </w:rPr>
          <w:fldChar w:fldCharType="begin"/>
        </w:r>
        <w:r w:rsidR="00C94AFF">
          <w:rPr>
            <w:noProof/>
            <w:webHidden/>
          </w:rPr>
          <w:instrText xml:space="preserve"> PAGEREF _Toc30688887 \h </w:instrText>
        </w:r>
        <w:r w:rsidR="00C94AFF">
          <w:rPr>
            <w:noProof/>
            <w:webHidden/>
          </w:rPr>
        </w:r>
        <w:r w:rsidR="00C94AFF">
          <w:rPr>
            <w:noProof/>
            <w:webHidden/>
          </w:rPr>
          <w:fldChar w:fldCharType="separate"/>
        </w:r>
        <w:r w:rsidR="00C94AFF">
          <w:rPr>
            <w:noProof/>
            <w:webHidden/>
          </w:rPr>
          <w:t>14</w:t>
        </w:r>
        <w:r w:rsidR="00C94AFF">
          <w:rPr>
            <w:noProof/>
            <w:webHidden/>
          </w:rPr>
          <w:fldChar w:fldCharType="end"/>
        </w:r>
      </w:hyperlink>
    </w:p>
    <w:p w14:paraId="31736A3D" w14:textId="1A70FC87" w:rsidR="00C94AFF" w:rsidRDefault="00B75AB5">
      <w:pPr>
        <w:pStyle w:val="TOC2"/>
        <w:rPr>
          <w:b w:val="0"/>
          <w:noProof/>
          <w:color w:val="auto"/>
          <w:sz w:val="22"/>
          <w:lang w:val="en-CA" w:eastAsia="en-CA"/>
        </w:rPr>
      </w:pPr>
      <w:hyperlink w:anchor="_Toc30688888" w:history="1">
        <w:r w:rsidR="00C94AFF" w:rsidRPr="00E85FF2">
          <w:rPr>
            <w:rStyle w:val="Hyperlink"/>
            <w:noProof/>
          </w:rPr>
          <w:t xml:space="preserve">Program Delivery Governance Framework </w:t>
        </w:r>
        <w:r w:rsidR="00C94AFF">
          <w:rPr>
            <w:noProof/>
            <w:webHidden/>
          </w:rPr>
          <w:tab/>
        </w:r>
        <w:r w:rsidR="00C94AFF">
          <w:rPr>
            <w:noProof/>
            <w:webHidden/>
          </w:rPr>
          <w:fldChar w:fldCharType="begin"/>
        </w:r>
        <w:r w:rsidR="00C94AFF">
          <w:rPr>
            <w:noProof/>
            <w:webHidden/>
          </w:rPr>
          <w:instrText xml:space="preserve"> PAGEREF _Toc30688888 \h </w:instrText>
        </w:r>
        <w:r w:rsidR="00C94AFF">
          <w:rPr>
            <w:noProof/>
            <w:webHidden/>
          </w:rPr>
        </w:r>
        <w:r w:rsidR="00C94AFF">
          <w:rPr>
            <w:noProof/>
            <w:webHidden/>
          </w:rPr>
          <w:fldChar w:fldCharType="separate"/>
        </w:r>
        <w:r w:rsidR="00C94AFF">
          <w:rPr>
            <w:noProof/>
            <w:webHidden/>
          </w:rPr>
          <w:t>15</w:t>
        </w:r>
        <w:r w:rsidR="00C94AFF">
          <w:rPr>
            <w:noProof/>
            <w:webHidden/>
          </w:rPr>
          <w:fldChar w:fldCharType="end"/>
        </w:r>
      </w:hyperlink>
    </w:p>
    <w:p w14:paraId="33BF7C67" w14:textId="37B2FAC4" w:rsidR="00C94AFF" w:rsidRDefault="00B75AB5">
      <w:pPr>
        <w:pStyle w:val="TOC2"/>
        <w:rPr>
          <w:b w:val="0"/>
          <w:noProof/>
          <w:color w:val="auto"/>
          <w:sz w:val="22"/>
          <w:lang w:val="en-CA" w:eastAsia="en-CA"/>
        </w:rPr>
      </w:pPr>
      <w:hyperlink w:anchor="_Toc30688889" w:history="1">
        <w:r w:rsidR="00C94AFF" w:rsidRPr="00E85FF2">
          <w:rPr>
            <w:rStyle w:val="Hyperlink"/>
            <w:noProof/>
          </w:rPr>
          <w:t>Program Communications</w:t>
        </w:r>
        <w:r w:rsidR="00C94AFF">
          <w:rPr>
            <w:noProof/>
            <w:webHidden/>
          </w:rPr>
          <w:tab/>
        </w:r>
        <w:r w:rsidR="00C94AFF">
          <w:rPr>
            <w:noProof/>
            <w:webHidden/>
          </w:rPr>
          <w:fldChar w:fldCharType="begin"/>
        </w:r>
        <w:r w:rsidR="00C94AFF">
          <w:rPr>
            <w:noProof/>
            <w:webHidden/>
          </w:rPr>
          <w:instrText xml:space="preserve"> PAGEREF _Toc30688889 \h </w:instrText>
        </w:r>
        <w:r w:rsidR="00C94AFF">
          <w:rPr>
            <w:noProof/>
            <w:webHidden/>
          </w:rPr>
        </w:r>
        <w:r w:rsidR="00C94AFF">
          <w:rPr>
            <w:noProof/>
            <w:webHidden/>
          </w:rPr>
          <w:fldChar w:fldCharType="separate"/>
        </w:r>
        <w:r w:rsidR="00C94AFF">
          <w:rPr>
            <w:noProof/>
            <w:webHidden/>
          </w:rPr>
          <w:t>17</w:t>
        </w:r>
        <w:r w:rsidR="00C94AFF">
          <w:rPr>
            <w:noProof/>
            <w:webHidden/>
          </w:rPr>
          <w:fldChar w:fldCharType="end"/>
        </w:r>
      </w:hyperlink>
    </w:p>
    <w:p w14:paraId="541457E1" w14:textId="096ACEF9" w:rsidR="00C94AFF" w:rsidRDefault="00B75AB5">
      <w:pPr>
        <w:pStyle w:val="TOC1"/>
        <w:tabs>
          <w:tab w:val="left" w:pos="880"/>
        </w:tabs>
        <w:rPr>
          <w:color w:val="auto"/>
          <w:lang w:val="en-CA" w:eastAsia="en-CA"/>
        </w:rPr>
      </w:pPr>
      <w:hyperlink w:anchor="_Toc30688890" w:history="1">
        <w:r w:rsidR="00C94AFF" w:rsidRPr="00E85FF2">
          <w:rPr>
            <w:rStyle w:val="Hyperlink"/>
            <w:rFonts w:cs="Times New Roman"/>
          </w:rPr>
          <w:t>12.0</w:t>
        </w:r>
        <w:r w:rsidR="00C94AFF">
          <w:rPr>
            <w:color w:val="auto"/>
            <w:lang w:val="en-CA" w:eastAsia="en-CA"/>
          </w:rPr>
          <w:tab/>
        </w:r>
        <w:r w:rsidR="00C94AFF" w:rsidRPr="00E85FF2">
          <w:rPr>
            <w:rStyle w:val="Hyperlink"/>
          </w:rPr>
          <w:t>Approvals</w:t>
        </w:r>
        <w:r w:rsidR="00C94AFF">
          <w:rPr>
            <w:webHidden/>
          </w:rPr>
          <w:tab/>
        </w:r>
        <w:r w:rsidR="00C94AFF">
          <w:rPr>
            <w:webHidden/>
          </w:rPr>
          <w:fldChar w:fldCharType="begin"/>
        </w:r>
        <w:r w:rsidR="00C94AFF">
          <w:rPr>
            <w:webHidden/>
          </w:rPr>
          <w:instrText xml:space="preserve"> PAGEREF _Toc30688890 \h </w:instrText>
        </w:r>
        <w:r w:rsidR="00C94AFF">
          <w:rPr>
            <w:webHidden/>
          </w:rPr>
        </w:r>
        <w:r w:rsidR="00C94AFF">
          <w:rPr>
            <w:webHidden/>
          </w:rPr>
          <w:fldChar w:fldCharType="separate"/>
        </w:r>
        <w:r w:rsidR="00C94AFF">
          <w:rPr>
            <w:webHidden/>
          </w:rPr>
          <w:t>18</w:t>
        </w:r>
        <w:r w:rsidR="00C94AFF">
          <w:rPr>
            <w:webHidden/>
          </w:rPr>
          <w:fldChar w:fldCharType="end"/>
        </w:r>
      </w:hyperlink>
    </w:p>
    <w:p w14:paraId="4EABA2AE" w14:textId="62E09426" w:rsidR="001D4FB6" w:rsidRDefault="000B5A4B" w:rsidP="00EA22A5">
      <w:pPr>
        <w:spacing w:line="240" w:lineRule="auto"/>
      </w:pPr>
      <w:r>
        <w:rPr>
          <w:noProof/>
          <w:color w:val="9E7C0C"/>
          <w:lang w:val="en-US" w:eastAsia="ja-JP"/>
        </w:rPr>
        <w:fldChar w:fldCharType="end"/>
      </w:r>
    </w:p>
    <w:p w14:paraId="298CCBFF" w14:textId="77777777" w:rsidR="0067401E" w:rsidRDefault="0067401E" w:rsidP="00EA22A5">
      <w:pPr>
        <w:spacing w:line="240" w:lineRule="auto"/>
      </w:pPr>
    </w:p>
    <w:p w14:paraId="197AC6DD" w14:textId="77777777" w:rsidR="00EE707B" w:rsidRPr="001D4FB6" w:rsidRDefault="00EE707B" w:rsidP="00EA22A5">
      <w:pPr>
        <w:spacing w:line="240" w:lineRule="auto"/>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175DF443" w14:textId="77777777" w:rsidR="00857139" w:rsidRPr="00631314" w:rsidRDefault="00857139" w:rsidP="00EA22A5">
      <w:pPr>
        <w:pStyle w:val="Heading1"/>
        <w:numPr>
          <w:ilvl w:val="0"/>
          <w:numId w:val="14"/>
        </w:numPr>
        <w:spacing w:before="240" w:line="240" w:lineRule="auto"/>
        <w:ind w:left="992" w:hanging="992"/>
        <w:rPr>
          <w:color w:val="937A46"/>
        </w:rPr>
      </w:pPr>
      <w:bookmarkStart w:id="0" w:name="_Toc467757196"/>
      <w:bookmarkStart w:id="1" w:name="_Toc5105780"/>
      <w:bookmarkStart w:id="2" w:name="_Toc30688865"/>
      <w:bookmarkStart w:id="3" w:name="_Toc379182382"/>
      <w:bookmarkStart w:id="4" w:name="_Toc379183389"/>
      <w:r w:rsidRPr="00631314">
        <w:rPr>
          <w:color w:val="937A46"/>
        </w:rPr>
        <w:lastRenderedPageBreak/>
        <w:t>Charter Purpose</w:t>
      </w:r>
      <w:bookmarkEnd w:id="0"/>
      <w:bookmarkEnd w:id="1"/>
      <w:bookmarkEnd w:id="2"/>
    </w:p>
    <w:p w14:paraId="6465E2D6" w14:textId="3FE6D0D5" w:rsidR="00AC72AC" w:rsidRPr="00AC72AC" w:rsidRDefault="00AC72AC" w:rsidP="00EA22A5">
      <w:pPr>
        <w:pStyle w:val="BodyCopy"/>
        <w:spacing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 xml:space="preserve">The purpose of the Program Charter is to provide program stakeholders and senior leadership </w:t>
      </w:r>
      <w:proofErr w:type="gramStart"/>
      <w:r w:rsidRPr="00AC72AC">
        <w:rPr>
          <w:rFonts w:asciiTheme="minorHAnsi" w:eastAsiaTheme="minorHAnsi" w:hAnsiTheme="minorHAnsi" w:cstheme="minorBidi"/>
          <w:sz w:val="22"/>
          <w:szCs w:val="22"/>
          <w:lang w:eastAsia="en-US"/>
        </w:rPr>
        <w:t>with</w:t>
      </w:r>
      <w:proofErr w:type="gramEnd"/>
      <w:r w:rsidRPr="00AC72AC">
        <w:rPr>
          <w:rFonts w:asciiTheme="minorHAnsi" w:eastAsiaTheme="minorHAnsi" w:hAnsiTheme="minorHAnsi" w:cstheme="minorBidi"/>
          <w:sz w:val="22"/>
          <w:szCs w:val="22"/>
          <w:lang w:eastAsia="en-US"/>
        </w:rPr>
        <w:t>:</w:t>
      </w:r>
    </w:p>
    <w:p w14:paraId="33BC2A86" w14:textId="384182E4"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understanding of the program framework</w:t>
      </w:r>
    </w:p>
    <w:p w14:paraId="54B8170B" w14:textId="28941B04"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outline of the scope and key success factors</w:t>
      </w:r>
    </w:p>
    <w:p w14:paraId="3558DBF6" w14:textId="54DD206C"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 list of high level milestones and timelines</w:t>
      </w:r>
    </w:p>
    <w:p w14:paraId="2CFB337A" w14:textId="4231C360"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 summary of initial assumptions, constraints and risks</w:t>
      </w:r>
    </w:p>
    <w:p w14:paraId="3BF29142" w14:textId="0A21022F"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outline of key roles and responsibilities</w:t>
      </w:r>
    </w:p>
    <w:p w14:paraId="63BB64D2" w14:textId="2F5D836A"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understanding of related projects</w:t>
      </w:r>
    </w:p>
    <w:p w14:paraId="2717AFF2" w14:textId="2C770C4C" w:rsid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estimate of the program costs and immediate budget available</w:t>
      </w:r>
    </w:p>
    <w:p w14:paraId="6E1F96AC" w14:textId="77777777" w:rsidR="000327B7" w:rsidRPr="00AC72AC" w:rsidRDefault="000327B7" w:rsidP="00EA22A5">
      <w:pPr>
        <w:pStyle w:val="BodyCopy"/>
        <w:spacing w:after="0" w:line="240" w:lineRule="auto"/>
        <w:ind w:left="720"/>
        <w:rPr>
          <w:rFonts w:asciiTheme="minorHAnsi" w:eastAsiaTheme="minorHAnsi" w:hAnsiTheme="minorHAnsi" w:cstheme="minorBidi"/>
          <w:sz w:val="22"/>
          <w:szCs w:val="22"/>
          <w:lang w:eastAsia="en-US"/>
        </w:rPr>
      </w:pPr>
    </w:p>
    <w:p w14:paraId="52C5A0B8" w14:textId="028E6904" w:rsidR="00AC72AC" w:rsidRDefault="00AC72AC" w:rsidP="00EA22A5">
      <w:pPr>
        <w:pStyle w:val="BodyCopy"/>
        <w:spacing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 xml:space="preserve">Approval of this Program Charter formalizes the existence of the program and provides the Program Manager with the authority to start work activities. It provides the Program Manager with the authority to direct time and resources to ensure deliverables </w:t>
      </w:r>
      <w:proofErr w:type="gramStart"/>
      <w:r w:rsidRPr="00AC72AC">
        <w:rPr>
          <w:rFonts w:asciiTheme="minorHAnsi" w:eastAsiaTheme="minorHAnsi" w:hAnsiTheme="minorHAnsi" w:cstheme="minorBidi"/>
          <w:sz w:val="22"/>
          <w:szCs w:val="22"/>
          <w:lang w:eastAsia="en-US"/>
        </w:rPr>
        <w:t>are met</w:t>
      </w:r>
      <w:proofErr w:type="gramEnd"/>
      <w:r w:rsidRPr="00AC72AC">
        <w:rPr>
          <w:rFonts w:asciiTheme="minorHAnsi" w:eastAsiaTheme="minorHAnsi" w:hAnsiTheme="minorHAnsi" w:cstheme="minorBidi"/>
          <w:sz w:val="22"/>
          <w:szCs w:val="22"/>
          <w:lang w:eastAsia="en-US"/>
        </w:rPr>
        <w:t xml:space="preserve"> within the program scope.</w:t>
      </w:r>
    </w:p>
    <w:p w14:paraId="63D38C42" w14:textId="738E9C15" w:rsidR="00857139" w:rsidRPr="00631314" w:rsidRDefault="00DF25F0" w:rsidP="00EA22A5">
      <w:pPr>
        <w:pStyle w:val="Heading1"/>
        <w:keepNext/>
        <w:numPr>
          <w:ilvl w:val="0"/>
          <w:numId w:val="14"/>
        </w:numPr>
        <w:spacing w:before="240" w:line="240" w:lineRule="auto"/>
        <w:ind w:left="992" w:hanging="992"/>
        <w:rPr>
          <w:color w:val="937A46"/>
        </w:rPr>
      </w:pPr>
      <w:bookmarkStart w:id="5" w:name="_Toc29803686"/>
      <w:bookmarkStart w:id="6" w:name="_Toc29813204"/>
      <w:bookmarkStart w:id="7" w:name="_Toc29817092"/>
      <w:bookmarkStart w:id="8" w:name="_Toc29817151"/>
      <w:bookmarkStart w:id="9" w:name="_Toc29817449"/>
      <w:bookmarkStart w:id="10" w:name="_Toc467757197"/>
      <w:bookmarkStart w:id="11" w:name="_Toc5105781"/>
      <w:bookmarkStart w:id="12" w:name="_Toc30688866"/>
      <w:bookmarkEnd w:id="5"/>
      <w:bookmarkEnd w:id="6"/>
      <w:bookmarkEnd w:id="7"/>
      <w:bookmarkEnd w:id="8"/>
      <w:bookmarkEnd w:id="9"/>
      <w:r>
        <w:rPr>
          <w:color w:val="937A46"/>
        </w:rPr>
        <w:t>Program</w:t>
      </w:r>
      <w:r w:rsidR="00857139" w:rsidRPr="00631314">
        <w:rPr>
          <w:color w:val="937A46"/>
        </w:rPr>
        <w:t xml:space="preserve"> </w:t>
      </w:r>
      <w:bookmarkEnd w:id="10"/>
      <w:r w:rsidR="00857139" w:rsidRPr="00631314">
        <w:rPr>
          <w:color w:val="937A46"/>
        </w:rPr>
        <w:t>Overview and Objectives</w:t>
      </w:r>
      <w:bookmarkEnd w:id="11"/>
      <w:bookmarkEnd w:id="12"/>
    </w:p>
    <w:p w14:paraId="5746B193" w14:textId="3A5130B8" w:rsidR="00204E5C" w:rsidRPr="00204E5C" w:rsidRDefault="00204E5C" w:rsidP="00EA22A5">
      <w:pPr>
        <w:pStyle w:val="BodyCopy"/>
        <w:spacing w:line="240" w:lineRule="auto"/>
        <w:rPr>
          <w:rFonts w:asciiTheme="minorHAnsi" w:eastAsiaTheme="minorHAnsi" w:hAnsiTheme="minorHAnsi" w:cstheme="minorBidi"/>
          <w:sz w:val="22"/>
          <w:szCs w:val="22"/>
          <w:lang w:eastAsia="en-US"/>
        </w:rPr>
      </w:pPr>
      <w:r w:rsidRPr="00204E5C">
        <w:rPr>
          <w:rFonts w:asciiTheme="minorHAnsi" w:eastAsiaTheme="minorHAnsi" w:hAnsiTheme="minorHAnsi" w:cstheme="minorBidi"/>
          <w:sz w:val="22"/>
          <w:szCs w:val="22"/>
          <w:lang w:eastAsia="en-US"/>
        </w:rPr>
        <w:t xml:space="preserve">The key goal of the Digital Program is to implement </w:t>
      </w:r>
      <w:r w:rsidR="00B9232D">
        <w:rPr>
          <w:rFonts w:asciiTheme="minorHAnsi" w:eastAsiaTheme="minorHAnsi" w:hAnsiTheme="minorHAnsi" w:cstheme="minorBidi"/>
          <w:sz w:val="22"/>
          <w:szCs w:val="22"/>
          <w:lang w:eastAsia="en-US"/>
        </w:rPr>
        <w:t xml:space="preserve">a </w:t>
      </w:r>
      <w:r w:rsidR="009A3DD6">
        <w:rPr>
          <w:rFonts w:asciiTheme="minorHAnsi" w:eastAsiaTheme="minorHAnsi" w:hAnsiTheme="minorHAnsi" w:cstheme="minorBidi"/>
          <w:sz w:val="22"/>
          <w:szCs w:val="22"/>
          <w:lang w:eastAsia="en-US"/>
        </w:rPr>
        <w:t>Digital Client Onboarding</w:t>
      </w:r>
      <w:r w:rsidR="00B9232D">
        <w:rPr>
          <w:rFonts w:asciiTheme="minorHAnsi" w:eastAsiaTheme="minorHAnsi" w:hAnsiTheme="minorHAnsi" w:cstheme="minorBidi"/>
          <w:sz w:val="22"/>
          <w:szCs w:val="22"/>
          <w:lang w:eastAsia="en-US"/>
        </w:rPr>
        <w:t xml:space="preserve"> platform and</w:t>
      </w:r>
      <w:r w:rsidR="00157FDD">
        <w:rPr>
          <w:rFonts w:asciiTheme="minorHAnsi" w:eastAsiaTheme="minorHAnsi" w:hAnsiTheme="minorHAnsi" w:cstheme="minorBidi"/>
          <w:sz w:val="22"/>
          <w:szCs w:val="22"/>
          <w:lang w:eastAsia="en-US"/>
        </w:rPr>
        <w:t xml:space="preserve"> </w:t>
      </w:r>
      <w:r w:rsidRPr="00204E5C">
        <w:rPr>
          <w:rFonts w:asciiTheme="minorHAnsi" w:eastAsiaTheme="minorHAnsi" w:hAnsiTheme="minorHAnsi" w:cstheme="minorBidi"/>
          <w:sz w:val="22"/>
          <w:szCs w:val="22"/>
          <w:lang w:eastAsia="en-US"/>
        </w:rPr>
        <w:t>processes</w:t>
      </w:r>
      <w:r w:rsidR="00B9232D">
        <w:rPr>
          <w:rFonts w:asciiTheme="minorHAnsi" w:eastAsiaTheme="minorHAnsi" w:hAnsiTheme="minorHAnsi" w:cstheme="minorBidi"/>
          <w:sz w:val="22"/>
          <w:szCs w:val="22"/>
          <w:lang w:eastAsia="en-US"/>
        </w:rPr>
        <w:t>,</w:t>
      </w:r>
      <w:r w:rsidRPr="00204E5C">
        <w:rPr>
          <w:rFonts w:asciiTheme="minorHAnsi" w:eastAsiaTheme="minorHAnsi" w:hAnsiTheme="minorHAnsi" w:cstheme="minorBidi"/>
          <w:sz w:val="22"/>
          <w:szCs w:val="22"/>
          <w:lang w:eastAsia="en-US"/>
        </w:rPr>
        <w:t xml:space="preserve"> and </w:t>
      </w:r>
      <w:r w:rsidR="00584CF3">
        <w:rPr>
          <w:rFonts w:asciiTheme="minorHAnsi" w:eastAsiaTheme="minorHAnsi" w:hAnsiTheme="minorHAnsi" w:cstheme="minorBidi"/>
          <w:sz w:val="22"/>
          <w:szCs w:val="22"/>
          <w:lang w:eastAsia="en-US"/>
        </w:rPr>
        <w:t xml:space="preserve">enable the CWB Financial Group to </w:t>
      </w:r>
      <w:r w:rsidRPr="00204E5C">
        <w:rPr>
          <w:rFonts w:asciiTheme="minorHAnsi" w:eastAsiaTheme="minorHAnsi" w:hAnsiTheme="minorHAnsi" w:cstheme="minorBidi"/>
          <w:sz w:val="22"/>
          <w:szCs w:val="22"/>
          <w:lang w:eastAsia="en-US"/>
        </w:rPr>
        <w:t xml:space="preserve">be a disrupter in offering unique </w:t>
      </w:r>
      <w:r w:rsidR="00157FDD">
        <w:rPr>
          <w:rFonts w:asciiTheme="minorHAnsi" w:eastAsiaTheme="minorHAnsi" w:hAnsiTheme="minorHAnsi" w:cstheme="minorBidi"/>
          <w:sz w:val="22"/>
          <w:szCs w:val="22"/>
          <w:lang w:eastAsia="en-US"/>
        </w:rPr>
        <w:t>O</w:t>
      </w:r>
      <w:r w:rsidRPr="00204E5C">
        <w:rPr>
          <w:rFonts w:asciiTheme="minorHAnsi" w:eastAsiaTheme="minorHAnsi" w:hAnsiTheme="minorHAnsi" w:cstheme="minorBidi"/>
          <w:sz w:val="22"/>
          <w:szCs w:val="22"/>
          <w:lang w:eastAsia="en-US"/>
        </w:rPr>
        <w:t>nline</w:t>
      </w:r>
      <w:r w:rsidR="00B9232D">
        <w:rPr>
          <w:rFonts w:asciiTheme="minorHAnsi" w:eastAsiaTheme="minorHAnsi" w:hAnsiTheme="minorHAnsi" w:cstheme="minorBidi"/>
          <w:sz w:val="22"/>
          <w:szCs w:val="22"/>
          <w:lang w:eastAsia="en-US"/>
        </w:rPr>
        <w:t xml:space="preserve"> and Mobile</w:t>
      </w:r>
      <w:r w:rsidRPr="00204E5C">
        <w:rPr>
          <w:rFonts w:asciiTheme="minorHAnsi" w:eastAsiaTheme="minorHAnsi" w:hAnsiTheme="minorHAnsi" w:cstheme="minorBidi"/>
          <w:sz w:val="22"/>
          <w:szCs w:val="22"/>
          <w:lang w:eastAsia="en-US"/>
        </w:rPr>
        <w:t xml:space="preserve"> </w:t>
      </w:r>
      <w:r w:rsidR="00157FDD">
        <w:rPr>
          <w:rFonts w:asciiTheme="minorHAnsi" w:eastAsiaTheme="minorHAnsi" w:hAnsiTheme="minorHAnsi" w:cstheme="minorBidi"/>
          <w:sz w:val="22"/>
          <w:szCs w:val="22"/>
          <w:lang w:eastAsia="en-US"/>
        </w:rPr>
        <w:t>B</w:t>
      </w:r>
      <w:r w:rsidRPr="00204E5C">
        <w:rPr>
          <w:rFonts w:asciiTheme="minorHAnsi" w:eastAsiaTheme="minorHAnsi" w:hAnsiTheme="minorHAnsi" w:cstheme="minorBidi"/>
          <w:sz w:val="22"/>
          <w:szCs w:val="22"/>
          <w:lang w:eastAsia="en-US"/>
        </w:rPr>
        <w:t xml:space="preserve">anking products and services for </w:t>
      </w:r>
      <w:r w:rsidR="00563144">
        <w:rPr>
          <w:rFonts w:asciiTheme="minorHAnsi" w:eastAsiaTheme="minorHAnsi" w:hAnsiTheme="minorHAnsi" w:cstheme="minorBidi"/>
          <w:sz w:val="22"/>
          <w:szCs w:val="22"/>
          <w:lang w:eastAsia="en-US"/>
        </w:rPr>
        <w:t xml:space="preserve">CWBFG </w:t>
      </w:r>
      <w:r w:rsidRPr="00204E5C">
        <w:rPr>
          <w:rFonts w:asciiTheme="minorHAnsi" w:eastAsiaTheme="minorHAnsi" w:hAnsiTheme="minorHAnsi" w:cstheme="minorBidi"/>
          <w:sz w:val="22"/>
          <w:szCs w:val="22"/>
          <w:lang w:eastAsia="en-US"/>
        </w:rPr>
        <w:t xml:space="preserve">Personal, Small Business, and </w:t>
      </w:r>
      <w:r w:rsidR="009D79B7">
        <w:rPr>
          <w:rFonts w:asciiTheme="minorHAnsi" w:eastAsiaTheme="minorHAnsi" w:hAnsiTheme="minorHAnsi" w:cstheme="minorBidi"/>
          <w:sz w:val="22"/>
          <w:szCs w:val="22"/>
          <w:lang w:eastAsia="en-US"/>
        </w:rPr>
        <w:t>Commercial</w:t>
      </w:r>
      <w:r w:rsidR="009D79B7" w:rsidRPr="00204E5C">
        <w:rPr>
          <w:rFonts w:asciiTheme="minorHAnsi" w:eastAsiaTheme="minorHAnsi" w:hAnsiTheme="minorHAnsi" w:cstheme="minorBidi"/>
          <w:sz w:val="22"/>
          <w:szCs w:val="22"/>
          <w:lang w:eastAsia="en-US"/>
        </w:rPr>
        <w:t xml:space="preserve"> </w:t>
      </w:r>
      <w:r w:rsidR="00563144">
        <w:rPr>
          <w:rFonts w:asciiTheme="minorHAnsi" w:eastAsiaTheme="minorHAnsi" w:hAnsiTheme="minorHAnsi" w:cstheme="minorBidi"/>
          <w:sz w:val="22"/>
          <w:szCs w:val="22"/>
          <w:lang w:eastAsia="en-US"/>
        </w:rPr>
        <w:t xml:space="preserve">banking </w:t>
      </w:r>
      <w:r w:rsidRPr="00204E5C">
        <w:rPr>
          <w:rFonts w:asciiTheme="minorHAnsi" w:eastAsiaTheme="minorHAnsi" w:hAnsiTheme="minorHAnsi" w:cstheme="minorBidi"/>
          <w:sz w:val="22"/>
          <w:szCs w:val="22"/>
          <w:lang w:eastAsia="en-US"/>
        </w:rPr>
        <w:t>clients.</w:t>
      </w:r>
    </w:p>
    <w:p w14:paraId="131A5AA4" w14:textId="34E461F1" w:rsidR="00DF25F0" w:rsidRPr="00DF25F0" w:rsidRDefault="00DF25F0" w:rsidP="00EA22A5">
      <w:pPr>
        <w:spacing w:before="240" w:line="240" w:lineRule="auto"/>
        <w:rPr>
          <w:b/>
        </w:rPr>
      </w:pPr>
      <w:bookmarkStart w:id="13" w:name="_Toc24634620"/>
      <w:r w:rsidRPr="00DF25F0">
        <w:rPr>
          <w:b/>
        </w:rPr>
        <w:t>Business Objectives and Strategic Alignment</w:t>
      </w:r>
      <w:bookmarkEnd w:id="13"/>
      <w:r w:rsidRPr="00DF25F0">
        <w:rPr>
          <w:b/>
        </w:rPr>
        <w:t xml:space="preserve"> </w:t>
      </w:r>
    </w:p>
    <w:p w14:paraId="7513FEE5" w14:textId="24C84455" w:rsidR="00DF25F0" w:rsidRDefault="00DF25F0">
      <w:pPr>
        <w:pStyle w:val="NoSpacing"/>
        <w:jc w:val="both"/>
      </w:pPr>
      <w:r>
        <w:t xml:space="preserve">The Digital </w:t>
      </w:r>
      <w:r w:rsidR="00584CF3">
        <w:t>P</w:t>
      </w:r>
      <w:r>
        <w:t xml:space="preserve">rogram supports </w:t>
      </w:r>
      <w:r w:rsidRPr="007C32BD">
        <w:t>the fol</w:t>
      </w:r>
      <w:r>
        <w:t xml:space="preserve">lowing key strategic objectives: </w:t>
      </w:r>
    </w:p>
    <w:p w14:paraId="3248B257" w14:textId="23644670" w:rsidR="00DF25F0" w:rsidRPr="007C32BD" w:rsidRDefault="006759C9" w:rsidP="00EA22A5">
      <w:pPr>
        <w:spacing w:line="240" w:lineRule="auto"/>
        <w:jc w:val="center"/>
      </w:pPr>
      <w:r>
        <w:rPr>
          <w:noProof/>
        </w:rPr>
        <w:drawing>
          <wp:inline distT="0" distB="0" distL="0" distR="0" wp14:anchorId="46AC7091" wp14:editId="110591E3">
            <wp:extent cx="6400800" cy="38442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3844290"/>
                    </a:xfrm>
                    <a:prstGeom prst="rect">
                      <a:avLst/>
                    </a:prstGeom>
                  </pic:spPr>
                </pic:pic>
              </a:graphicData>
            </a:graphic>
          </wp:inline>
        </w:drawing>
      </w:r>
    </w:p>
    <w:p w14:paraId="06F34D4D" w14:textId="0E6727DE" w:rsidR="00857139" w:rsidRDefault="00FE51F0" w:rsidP="00EA22A5">
      <w:pPr>
        <w:pStyle w:val="Heading1"/>
        <w:keepNext/>
        <w:numPr>
          <w:ilvl w:val="0"/>
          <w:numId w:val="14"/>
        </w:numPr>
        <w:spacing w:before="360" w:line="240" w:lineRule="auto"/>
        <w:ind w:left="992" w:hanging="992"/>
        <w:rPr>
          <w:color w:val="937A46"/>
        </w:rPr>
      </w:pPr>
      <w:bookmarkStart w:id="14" w:name="_Toc29968701"/>
      <w:bookmarkStart w:id="15" w:name="_Toc29968804"/>
      <w:bookmarkStart w:id="16" w:name="_Toc29803688"/>
      <w:bookmarkStart w:id="17" w:name="_Toc29813206"/>
      <w:bookmarkStart w:id="18" w:name="_Toc29817094"/>
      <w:bookmarkStart w:id="19" w:name="_Toc29817153"/>
      <w:bookmarkStart w:id="20" w:name="_Toc29817451"/>
      <w:bookmarkStart w:id="21" w:name="_Toc29803689"/>
      <w:bookmarkStart w:id="22" w:name="_Toc29813207"/>
      <w:bookmarkStart w:id="23" w:name="_Toc29817095"/>
      <w:bookmarkStart w:id="24" w:name="_Toc29817154"/>
      <w:bookmarkStart w:id="25" w:name="_Toc29817452"/>
      <w:bookmarkStart w:id="26" w:name="_Toc29803690"/>
      <w:bookmarkStart w:id="27" w:name="_Toc29813208"/>
      <w:bookmarkStart w:id="28" w:name="_Toc29817096"/>
      <w:bookmarkStart w:id="29" w:name="_Toc29817155"/>
      <w:bookmarkStart w:id="30" w:name="_Toc29817453"/>
      <w:bookmarkStart w:id="31" w:name="_Toc29803691"/>
      <w:bookmarkStart w:id="32" w:name="_Toc29813209"/>
      <w:bookmarkStart w:id="33" w:name="_Toc29817097"/>
      <w:bookmarkStart w:id="34" w:name="_Toc29817156"/>
      <w:bookmarkStart w:id="35" w:name="_Toc29817454"/>
      <w:bookmarkStart w:id="36" w:name="_Toc29803692"/>
      <w:bookmarkStart w:id="37" w:name="_Toc29813210"/>
      <w:bookmarkStart w:id="38" w:name="_Toc29817098"/>
      <w:bookmarkStart w:id="39" w:name="_Toc29817157"/>
      <w:bookmarkStart w:id="40" w:name="_Toc29817455"/>
      <w:bookmarkStart w:id="41" w:name="_Toc29803693"/>
      <w:bookmarkStart w:id="42" w:name="_Toc29813211"/>
      <w:bookmarkStart w:id="43" w:name="_Toc29817099"/>
      <w:bookmarkStart w:id="44" w:name="_Toc29817158"/>
      <w:bookmarkStart w:id="45" w:name="_Toc29817456"/>
      <w:bookmarkStart w:id="46" w:name="_Toc29803694"/>
      <w:bookmarkStart w:id="47" w:name="_Toc29813212"/>
      <w:bookmarkStart w:id="48" w:name="_Toc29817100"/>
      <w:bookmarkStart w:id="49" w:name="_Toc29817159"/>
      <w:bookmarkStart w:id="50" w:name="_Toc29817457"/>
      <w:bookmarkStart w:id="51" w:name="_Toc29803695"/>
      <w:bookmarkStart w:id="52" w:name="_Toc29813213"/>
      <w:bookmarkStart w:id="53" w:name="_Toc29817101"/>
      <w:bookmarkStart w:id="54" w:name="_Toc29817160"/>
      <w:bookmarkStart w:id="55" w:name="_Toc29817458"/>
      <w:bookmarkStart w:id="56" w:name="_Toc29803696"/>
      <w:bookmarkStart w:id="57" w:name="_Toc29813214"/>
      <w:bookmarkStart w:id="58" w:name="_Toc29817102"/>
      <w:bookmarkStart w:id="59" w:name="_Toc29817161"/>
      <w:bookmarkStart w:id="60" w:name="_Toc29817459"/>
      <w:bookmarkStart w:id="61" w:name="_Toc29803697"/>
      <w:bookmarkStart w:id="62" w:name="_Toc29813215"/>
      <w:bookmarkStart w:id="63" w:name="_Toc29817103"/>
      <w:bookmarkStart w:id="64" w:name="_Toc29817162"/>
      <w:bookmarkStart w:id="65" w:name="_Toc29817460"/>
      <w:bookmarkStart w:id="66" w:name="_Toc29803698"/>
      <w:bookmarkStart w:id="67" w:name="_Toc29813216"/>
      <w:bookmarkStart w:id="68" w:name="_Toc29817104"/>
      <w:bookmarkStart w:id="69" w:name="_Toc29817163"/>
      <w:bookmarkStart w:id="70" w:name="_Toc29817461"/>
      <w:bookmarkStart w:id="71" w:name="_Toc29803699"/>
      <w:bookmarkStart w:id="72" w:name="_Toc29813217"/>
      <w:bookmarkStart w:id="73" w:name="_Toc29817105"/>
      <w:bookmarkStart w:id="74" w:name="_Toc29817164"/>
      <w:bookmarkStart w:id="75" w:name="_Toc29817462"/>
      <w:bookmarkStart w:id="76" w:name="_Toc29803700"/>
      <w:bookmarkStart w:id="77" w:name="_Toc29813218"/>
      <w:bookmarkStart w:id="78" w:name="_Toc29817106"/>
      <w:bookmarkStart w:id="79" w:name="_Toc29817165"/>
      <w:bookmarkStart w:id="80" w:name="_Toc29817463"/>
      <w:bookmarkStart w:id="81" w:name="_Toc29803701"/>
      <w:bookmarkStart w:id="82" w:name="_Toc29813219"/>
      <w:bookmarkStart w:id="83" w:name="_Toc29817107"/>
      <w:bookmarkStart w:id="84" w:name="_Toc29817166"/>
      <w:bookmarkStart w:id="85" w:name="_Toc29817464"/>
      <w:bookmarkStart w:id="86" w:name="_Toc29803702"/>
      <w:bookmarkStart w:id="87" w:name="_Toc29813220"/>
      <w:bookmarkStart w:id="88" w:name="_Toc29817108"/>
      <w:bookmarkStart w:id="89" w:name="_Toc29817167"/>
      <w:bookmarkStart w:id="90" w:name="_Toc29817465"/>
      <w:bookmarkStart w:id="91" w:name="_Toc29803703"/>
      <w:bookmarkStart w:id="92" w:name="_Toc29813221"/>
      <w:bookmarkStart w:id="93" w:name="_Toc29817109"/>
      <w:bookmarkStart w:id="94" w:name="_Toc29817168"/>
      <w:bookmarkStart w:id="95" w:name="_Toc29817466"/>
      <w:bookmarkStart w:id="96" w:name="_Toc29803704"/>
      <w:bookmarkStart w:id="97" w:name="_Toc29813222"/>
      <w:bookmarkStart w:id="98" w:name="_Toc29817110"/>
      <w:bookmarkStart w:id="99" w:name="_Toc29817169"/>
      <w:bookmarkStart w:id="100" w:name="_Toc29817467"/>
      <w:bookmarkStart w:id="101" w:name="_Toc29803705"/>
      <w:bookmarkStart w:id="102" w:name="_Toc29813223"/>
      <w:bookmarkStart w:id="103" w:name="_Toc29817111"/>
      <w:bookmarkStart w:id="104" w:name="_Toc29817170"/>
      <w:bookmarkStart w:id="105" w:name="_Toc29817468"/>
      <w:bookmarkStart w:id="106" w:name="_Toc29803706"/>
      <w:bookmarkStart w:id="107" w:name="_Toc29813224"/>
      <w:bookmarkStart w:id="108" w:name="_Toc29817112"/>
      <w:bookmarkStart w:id="109" w:name="_Toc29817171"/>
      <w:bookmarkStart w:id="110" w:name="_Toc29817469"/>
      <w:bookmarkStart w:id="111" w:name="_Toc29803707"/>
      <w:bookmarkStart w:id="112" w:name="_Toc29813225"/>
      <w:bookmarkStart w:id="113" w:name="_Toc29817113"/>
      <w:bookmarkStart w:id="114" w:name="_Toc29817172"/>
      <w:bookmarkStart w:id="115" w:name="_Toc29817470"/>
      <w:bookmarkStart w:id="116" w:name="_Toc29803708"/>
      <w:bookmarkStart w:id="117" w:name="_Toc29813226"/>
      <w:bookmarkStart w:id="118" w:name="_Toc29817114"/>
      <w:bookmarkStart w:id="119" w:name="_Toc29817173"/>
      <w:bookmarkStart w:id="120" w:name="_Toc29817471"/>
      <w:bookmarkStart w:id="121" w:name="_Toc29803709"/>
      <w:bookmarkStart w:id="122" w:name="_Toc29813227"/>
      <w:bookmarkStart w:id="123" w:name="_Toc29817115"/>
      <w:bookmarkStart w:id="124" w:name="_Toc29817174"/>
      <w:bookmarkStart w:id="125" w:name="_Toc29817472"/>
      <w:bookmarkStart w:id="126" w:name="_Toc29803710"/>
      <w:bookmarkStart w:id="127" w:name="_Toc29813228"/>
      <w:bookmarkStart w:id="128" w:name="_Toc29817116"/>
      <w:bookmarkStart w:id="129" w:name="_Toc29817175"/>
      <w:bookmarkStart w:id="130" w:name="_Toc29817473"/>
      <w:bookmarkStart w:id="131" w:name="_Toc29803711"/>
      <w:bookmarkStart w:id="132" w:name="_Toc29813229"/>
      <w:bookmarkStart w:id="133" w:name="_Toc29817117"/>
      <w:bookmarkStart w:id="134" w:name="_Toc29817176"/>
      <w:bookmarkStart w:id="135" w:name="_Toc29817474"/>
      <w:bookmarkStart w:id="136" w:name="_Toc29803712"/>
      <w:bookmarkStart w:id="137" w:name="_Toc29813230"/>
      <w:bookmarkStart w:id="138" w:name="_Toc29817118"/>
      <w:bookmarkStart w:id="139" w:name="_Toc29817177"/>
      <w:bookmarkStart w:id="140" w:name="_Toc29817475"/>
      <w:bookmarkStart w:id="141" w:name="_Toc29803713"/>
      <w:bookmarkStart w:id="142" w:name="_Toc29813231"/>
      <w:bookmarkStart w:id="143" w:name="_Toc29817119"/>
      <w:bookmarkStart w:id="144" w:name="_Toc29817178"/>
      <w:bookmarkStart w:id="145" w:name="_Toc29817476"/>
      <w:bookmarkStart w:id="146" w:name="_Toc29803714"/>
      <w:bookmarkStart w:id="147" w:name="_Toc29813232"/>
      <w:bookmarkStart w:id="148" w:name="_Toc29817120"/>
      <w:bookmarkStart w:id="149" w:name="_Toc29817179"/>
      <w:bookmarkStart w:id="150" w:name="_Toc29817477"/>
      <w:bookmarkStart w:id="151" w:name="_Toc29803715"/>
      <w:bookmarkStart w:id="152" w:name="_Toc29813233"/>
      <w:bookmarkStart w:id="153" w:name="_Toc29817121"/>
      <w:bookmarkStart w:id="154" w:name="_Toc29817180"/>
      <w:bookmarkStart w:id="155" w:name="_Toc29817478"/>
      <w:bookmarkStart w:id="156" w:name="_Toc29803716"/>
      <w:bookmarkStart w:id="157" w:name="_Toc29813234"/>
      <w:bookmarkStart w:id="158" w:name="_Toc29817122"/>
      <w:bookmarkStart w:id="159" w:name="_Toc29817181"/>
      <w:bookmarkStart w:id="160" w:name="_Toc29817479"/>
      <w:bookmarkStart w:id="161" w:name="_Toc29803717"/>
      <w:bookmarkStart w:id="162" w:name="_Toc29813235"/>
      <w:bookmarkStart w:id="163" w:name="_Toc29817123"/>
      <w:bookmarkStart w:id="164" w:name="_Toc29817182"/>
      <w:bookmarkStart w:id="165" w:name="_Toc29817480"/>
      <w:bookmarkStart w:id="166" w:name="_Toc29803718"/>
      <w:bookmarkStart w:id="167" w:name="_Toc29813236"/>
      <w:bookmarkStart w:id="168" w:name="_Toc29817124"/>
      <w:bookmarkStart w:id="169" w:name="_Toc29817183"/>
      <w:bookmarkStart w:id="170" w:name="_Toc29817481"/>
      <w:bookmarkStart w:id="171" w:name="_Toc467757203"/>
      <w:bookmarkStart w:id="172" w:name="_Toc5105782"/>
      <w:bookmarkStart w:id="173" w:name="_Toc30688867"/>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r>
        <w:lastRenderedPageBreak/>
        <w:t xml:space="preserve">Program </w:t>
      </w:r>
      <w:r w:rsidR="00857139" w:rsidRPr="00631314">
        <w:rPr>
          <w:color w:val="937A46"/>
        </w:rPr>
        <w:t>Scope</w:t>
      </w:r>
      <w:bookmarkEnd w:id="171"/>
      <w:bookmarkEnd w:id="172"/>
      <w:bookmarkEnd w:id="173"/>
    </w:p>
    <w:p w14:paraId="2DD6C530" w14:textId="58EEF327" w:rsidR="004351AA" w:rsidRDefault="002A2FE8" w:rsidP="002A2FE8">
      <w:pPr>
        <w:spacing w:line="240" w:lineRule="auto"/>
      </w:pPr>
      <w:r>
        <w:t xml:space="preserve">In order to deliver </w:t>
      </w:r>
      <w:proofErr w:type="gramStart"/>
      <w:r>
        <w:t>a world-class</w:t>
      </w:r>
      <w:proofErr w:type="gramEnd"/>
      <w:r>
        <w:t>, seamless</w:t>
      </w:r>
      <w:r w:rsidR="00584CF3">
        <w:t>,</w:t>
      </w:r>
      <w:r>
        <w:t xml:space="preserve"> end-to-end digital banking experience for </w:t>
      </w:r>
      <w:r w:rsidR="00580D7A">
        <w:t>personal, small business and commercial clients</w:t>
      </w:r>
      <w:r>
        <w:t>, CWB has entered in a partnershi</w:t>
      </w:r>
      <w:r w:rsidR="00B62BB8">
        <w:t xml:space="preserve">p with </w:t>
      </w:r>
      <w:proofErr w:type="spellStart"/>
      <w:r w:rsidR="00B62BB8">
        <w:t>Temenos</w:t>
      </w:r>
      <w:proofErr w:type="spellEnd"/>
      <w:r w:rsidR="00B62BB8">
        <w:t xml:space="preserve">, Bits In Glass, </w:t>
      </w:r>
      <w:r w:rsidR="00BF207E">
        <w:t>Thirdstream</w:t>
      </w:r>
      <w:r>
        <w:t xml:space="preserve">, and Central 1. </w:t>
      </w:r>
    </w:p>
    <w:p w14:paraId="28586292" w14:textId="0B2250EA" w:rsidR="004351AA" w:rsidRDefault="004351AA" w:rsidP="002A2FE8">
      <w:pPr>
        <w:spacing w:line="240" w:lineRule="auto"/>
      </w:pPr>
      <w:r>
        <w:t xml:space="preserve">This Program Charter provides an overview of the initial Program scope. A Project Statement </w:t>
      </w:r>
      <w:proofErr w:type="gramStart"/>
      <w:r>
        <w:t>will be created</w:t>
      </w:r>
      <w:proofErr w:type="gramEnd"/>
      <w:r>
        <w:t xml:space="preserve"> for each Program Stream to provide </w:t>
      </w:r>
      <w:r w:rsidR="00184558">
        <w:t xml:space="preserve">further </w:t>
      </w:r>
      <w:r>
        <w:t>details on the scope to be delivered for the stream.</w:t>
      </w:r>
    </w:p>
    <w:p w14:paraId="1328FF82" w14:textId="77777777" w:rsidR="002A2FE8" w:rsidRPr="00690CFD" w:rsidRDefault="002A2FE8" w:rsidP="002A2FE8">
      <w:pPr>
        <w:pStyle w:val="NormalWeb"/>
        <w:shd w:val="clear" w:color="auto" w:fill="FFFFFF"/>
        <w:spacing w:after="0" w:line="240" w:lineRule="auto"/>
        <w:rPr>
          <w:rFonts w:asciiTheme="minorHAnsi" w:hAnsiTheme="minorHAnsi"/>
          <w:b/>
          <w:sz w:val="22"/>
          <w:szCs w:val="22"/>
          <w:u w:val="single"/>
        </w:rPr>
      </w:pPr>
      <w:proofErr w:type="spellStart"/>
      <w:r w:rsidRPr="00690CFD">
        <w:rPr>
          <w:rFonts w:asciiTheme="minorHAnsi" w:hAnsiTheme="minorHAnsi"/>
          <w:b/>
          <w:sz w:val="22"/>
          <w:szCs w:val="22"/>
          <w:u w:val="single"/>
        </w:rPr>
        <w:t>Temenos</w:t>
      </w:r>
      <w:proofErr w:type="spellEnd"/>
    </w:p>
    <w:p w14:paraId="26DEDD65" w14:textId="231ADD78" w:rsidR="002A2FE8" w:rsidRPr="00690CFD" w:rsidRDefault="002A2FE8" w:rsidP="002A2FE8">
      <w:pPr>
        <w:pStyle w:val="NormalWeb"/>
        <w:shd w:val="clear" w:color="auto" w:fill="FFFFFF"/>
        <w:spacing w:after="0" w:line="240" w:lineRule="auto"/>
        <w:rPr>
          <w:rFonts w:asciiTheme="minorHAnsi" w:hAnsiTheme="minorHAnsi"/>
          <w:sz w:val="22"/>
          <w:szCs w:val="22"/>
        </w:rPr>
      </w:pPr>
      <w:r w:rsidRPr="00690CFD">
        <w:rPr>
          <w:rFonts w:asciiTheme="minorHAnsi" w:hAnsiTheme="minorHAnsi"/>
          <w:sz w:val="22"/>
          <w:szCs w:val="22"/>
        </w:rPr>
        <w:t>CWB will be the first bank in Canada to offer a differentiated digital banking experience powered by </w:t>
      </w:r>
      <w:proofErr w:type="spellStart"/>
      <w:r w:rsidRPr="00690CFD">
        <w:rPr>
          <w:rFonts w:asciiTheme="minorHAnsi" w:hAnsiTheme="minorHAnsi"/>
          <w:sz w:val="22"/>
          <w:szCs w:val="22"/>
        </w:rPr>
        <w:t>Temenos</w:t>
      </w:r>
      <w:proofErr w:type="spellEnd"/>
      <w:r w:rsidRPr="00690CFD">
        <w:rPr>
          <w:rFonts w:asciiTheme="minorHAnsi" w:hAnsiTheme="minorHAnsi"/>
          <w:sz w:val="22"/>
          <w:szCs w:val="22"/>
        </w:rPr>
        <w:t xml:space="preserve"> Data Lake </w:t>
      </w:r>
      <w:r w:rsidR="009A1F26">
        <w:rPr>
          <w:rFonts w:asciiTheme="minorHAnsi" w:hAnsiTheme="minorHAnsi"/>
          <w:sz w:val="22"/>
          <w:szCs w:val="22"/>
        </w:rPr>
        <w:t xml:space="preserve">(Journey Analytics reporting portal) </w:t>
      </w:r>
      <w:r w:rsidRPr="00690CFD">
        <w:rPr>
          <w:rFonts w:asciiTheme="minorHAnsi" w:hAnsiTheme="minorHAnsi"/>
          <w:sz w:val="22"/>
          <w:szCs w:val="22"/>
        </w:rPr>
        <w:t xml:space="preserve">and </w:t>
      </w:r>
      <w:proofErr w:type="spellStart"/>
      <w:r w:rsidRPr="00690CFD">
        <w:rPr>
          <w:rFonts w:asciiTheme="minorHAnsi" w:hAnsiTheme="minorHAnsi"/>
          <w:sz w:val="22"/>
          <w:szCs w:val="22"/>
        </w:rPr>
        <w:t>Temenos</w:t>
      </w:r>
      <w:proofErr w:type="spellEnd"/>
      <w:r w:rsidRPr="00690CFD">
        <w:rPr>
          <w:rFonts w:asciiTheme="minorHAnsi" w:hAnsiTheme="minorHAnsi"/>
          <w:sz w:val="22"/>
          <w:szCs w:val="22"/>
        </w:rPr>
        <w:t xml:space="preserve"> Infinity </w:t>
      </w:r>
      <w:r w:rsidR="009A1F26">
        <w:rPr>
          <w:rFonts w:asciiTheme="minorHAnsi" w:hAnsiTheme="minorHAnsi"/>
          <w:sz w:val="22"/>
          <w:szCs w:val="22"/>
        </w:rPr>
        <w:t xml:space="preserve">software solution </w:t>
      </w:r>
      <w:r w:rsidR="00B9232D">
        <w:rPr>
          <w:rFonts w:asciiTheme="minorHAnsi" w:hAnsiTheme="minorHAnsi"/>
          <w:sz w:val="22"/>
          <w:szCs w:val="22"/>
        </w:rPr>
        <w:t>delivering CWB</w:t>
      </w:r>
      <w:r w:rsidRPr="00690CFD">
        <w:rPr>
          <w:rFonts w:asciiTheme="minorHAnsi" w:hAnsiTheme="minorHAnsi"/>
          <w:sz w:val="22"/>
          <w:szCs w:val="22"/>
        </w:rPr>
        <w:t xml:space="preserve"> clients an intuitive </w:t>
      </w:r>
      <w:proofErr w:type="gramStart"/>
      <w:r w:rsidRPr="00690CFD">
        <w:rPr>
          <w:rFonts w:asciiTheme="minorHAnsi" w:hAnsiTheme="minorHAnsi"/>
          <w:sz w:val="22"/>
          <w:szCs w:val="22"/>
        </w:rPr>
        <w:t>world-class</w:t>
      </w:r>
      <w:proofErr w:type="gramEnd"/>
      <w:r w:rsidRPr="00690CFD">
        <w:rPr>
          <w:rFonts w:asciiTheme="minorHAnsi" w:hAnsiTheme="minorHAnsi"/>
          <w:sz w:val="22"/>
          <w:szCs w:val="22"/>
        </w:rPr>
        <w:t xml:space="preserve"> digital experience. </w:t>
      </w:r>
    </w:p>
    <w:p w14:paraId="4EE023E3" w14:textId="77777777" w:rsidR="002A2FE8" w:rsidRPr="00690CFD" w:rsidRDefault="002A2FE8" w:rsidP="002A2FE8">
      <w:pPr>
        <w:pStyle w:val="NormalWeb"/>
        <w:shd w:val="clear" w:color="auto" w:fill="FFFFFF"/>
        <w:spacing w:before="240" w:line="240" w:lineRule="auto"/>
        <w:rPr>
          <w:rFonts w:asciiTheme="minorHAnsi" w:hAnsiTheme="minorHAnsi"/>
          <w:sz w:val="22"/>
          <w:szCs w:val="22"/>
        </w:rPr>
      </w:pPr>
      <w:proofErr w:type="spellStart"/>
      <w:r w:rsidRPr="00690CFD">
        <w:rPr>
          <w:rFonts w:asciiTheme="minorHAnsi" w:hAnsiTheme="minorHAnsi"/>
          <w:sz w:val="22"/>
          <w:szCs w:val="22"/>
        </w:rPr>
        <w:t>Temenos</w:t>
      </w:r>
      <w:proofErr w:type="spellEnd"/>
      <w:r w:rsidRPr="00690CFD">
        <w:rPr>
          <w:rFonts w:asciiTheme="minorHAnsi" w:hAnsiTheme="minorHAnsi"/>
          <w:sz w:val="22"/>
          <w:szCs w:val="22"/>
        </w:rPr>
        <w:t xml:space="preserve"> Infinity will revolutionize CWB’s digital experience by enabling:</w:t>
      </w:r>
    </w:p>
    <w:p w14:paraId="07CD9E26" w14:textId="58AF16DD" w:rsidR="002A2FE8" w:rsidRPr="00690CFD" w:rsidRDefault="002A2FE8" w:rsidP="002A2FE8">
      <w:pPr>
        <w:numPr>
          <w:ilvl w:val="0"/>
          <w:numId w:val="20"/>
        </w:numPr>
        <w:shd w:val="clear" w:color="auto" w:fill="FFFFFF"/>
        <w:spacing w:before="100" w:beforeAutospacing="1" w:after="100" w:afterAutospacing="1" w:line="240" w:lineRule="auto"/>
      </w:pPr>
      <w:r w:rsidRPr="00690CFD">
        <w:t>A fully integrated, highly personalized banking experience tailored to benefit its small business, commercial and personal banking segments</w:t>
      </w:r>
    </w:p>
    <w:p w14:paraId="7638D3BF" w14:textId="500D070F" w:rsidR="002A2FE8" w:rsidRPr="00690CFD" w:rsidRDefault="002A2FE8" w:rsidP="002A2FE8">
      <w:pPr>
        <w:numPr>
          <w:ilvl w:val="0"/>
          <w:numId w:val="20"/>
        </w:numPr>
        <w:shd w:val="clear" w:color="auto" w:fill="FFFFFF"/>
        <w:spacing w:before="100" w:beforeAutospacing="1" w:after="100" w:afterAutospacing="1" w:line="240" w:lineRule="auto"/>
      </w:pPr>
      <w:r w:rsidRPr="00690CFD">
        <w:t xml:space="preserve">Accelerated innovation timelines, starting with an </w:t>
      </w:r>
      <w:r w:rsidR="00B9232D">
        <w:t>digital client onboarding</w:t>
      </w:r>
      <w:r w:rsidRPr="00690CFD">
        <w:t xml:space="preserve"> experience followed with a small business banking platform</w:t>
      </w:r>
    </w:p>
    <w:p w14:paraId="7D202C36" w14:textId="5DC0E74A" w:rsidR="002A2FE8" w:rsidRPr="00690CFD" w:rsidRDefault="002A2FE8" w:rsidP="002A2FE8">
      <w:pPr>
        <w:numPr>
          <w:ilvl w:val="0"/>
          <w:numId w:val="20"/>
        </w:numPr>
        <w:shd w:val="clear" w:color="auto" w:fill="FFFFFF"/>
        <w:spacing w:before="100" w:beforeAutospacing="1" w:after="100" w:afterAutospacing="1" w:line="240" w:lineRule="auto"/>
      </w:pPr>
      <w:r w:rsidRPr="00690CFD">
        <w:t xml:space="preserve">Customized insights powered by big data and AI, along with integrated tools, that will help clients more effectively manage their </w:t>
      </w:r>
      <w:r w:rsidR="00B9232D">
        <w:t>businesses</w:t>
      </w:r>
    </w:p>
    <w:p w14:paraId="564D0E20" w14:textId="77777777" w:rsidR="002A2FE8" w:rsidRPr="00690CFD" w:rsidRDefault="002A2FE8" w:rsidP="002A2FE8">
      <w:pPr>
        <w:numPr>
          <w:ilvl w:val="0"/>
          <w:numId w:val="20"/>
        </w:numPr>
        <w:shd w:val="clear" w:color="auto" w:fill="FFFFFF"/>
        <w:spacing w:before="100" w:beforeAutospacing="1" w:after="100" w:afterAutospacing="1" w:line="240" w:lineRule="auto"/>
      </w:pPr>
      <w:r w:rsidRPr="00690CFD">
        <w:t>Increased access to CWB’s highly-competitive suite of online deposit and cash management products</w:t>
      </w:r>
      <w:r>
        <w:t>/services</w:t>
      </w:r>
      <w:r w:rsidRPr="00690CFD">
        <w:t xml:space="preserve"> from anywhere, anytime</w:t>
      </w:r>
    </w:p>
    <w:p w14:paraId="6523BADD" w14:textId="267126DF" w:rsidR="002A2FE8" w:rsidRPr="00D634A4" w:rsidRDefault="009A1F26" w:rsidP="002A2FE8">
      <w:pPr>
        <w:pStyle w:val="NormalWeb"/>
        <w:shd w:val="clear" w:color="auto" w:fill="FFFFFF"/>
        <w:spacing w:before="240" w:line="240" w:lineRule="auto"/>
        <w:rPr>
          <w:rFonts w:asciiTheme="minorHAnsi" w:hAnsiTheme="minorHAnsi"/>
          <w:sz w:val="22"/>
          <w:szCs w:val="22"/>
        </w:rPr>
      </w:pPr>
      <w:proofErr w:type="spellStart"/>
      <w:r>
        <w:rPr>
          <w:rFonts w:asciiTheme="minorHAnsi" w:hAnsiTheme="minorHAnsi"/>
          <w:sz w:val="22"/>
          <w:szCs w:val="22"/>
        </w:rPr>
        <w:t>CWB</w:t>
      </w:r>
      <w:proofErr w:type="spellEnd"/>
      <w:r>
        <w:rPr>
          <w:rFonts w:asciiTheme="minorHAnsi" w:hAnsiTheme="minorHAnsi"/>
          <w:sz w:val="22"/>
          <w:szCs w:val="22"/>
        </w:rPr>
        <w:t xml:space="preserve"> existing </w:t>
      </w:r>
      <w:proofErr w:type="spellStart"/>
      <w:r w:rsidR="002A2FE8" w:rsidRPr="00D634A4">
        <w:rPr>
          <w:rFonts w:asciiTheme="minorHAnsi" w:hAnsiTheme="minorHAnsi"/>
          <w:sz w:val="22"/>
          <w:szCs w:val="22"/>
        </w:rPr>
        <w:t>Temenos</w:t>
      </w:r>
      <w:proofErr w:type="spellEnd"/>
      <w:r w:rsidR="002A2FE8">
        <w:rPr>
          <w:rFonts w:asciiTheme="minorHAnsi" w:hAnsiTheme="minorHAnsi"/>
          <w:sz w:val="22"/>
          <w:szCs w:val="22"/>
        </w:rPr>
        <w:t xml:space="preserve"> </w:t>
      </w:r>
      <w:proofErr w:type="spellStart"/>
      <w:r w:rsidR="002A2FE8">
        <w:rPr>
          <w:rFonts w:asciiTheme="minorHAnsi" w:hAnsiTheme="minorHAnsi"/>
          <w:sz w:val="22"/>
          <w:szCs w:val="22"/>
        </w:rPr>
        <w:t>T24</w:t>
      </w:r>
      <w:proofErr w:type="spellEnd"/>
      <w:r w:rsidR="002A2FE8">
        <w:rPr>
          <w:rFonts w:asciiTheme="minorHAnsi" w:hAnsiTheme="minorHAnsi"/>
          <w:sz w:val="22"/>
          <w:szCs w:val="22"/>
        </w:rPr>
        <w:t xml:space="preserve"> web services </w:t>
      </w:r>
      <w:proofErr w:type="gramStart"/>
      <w:r w:rsidR="002A2FE8">
        <w:rPr>
          <w:rFonts w:asciiTheme="minorHAnsi" w:hAnsiTheme="minorHAnsi"/>
          <w:sz w:val="22"/>
          <w:szCs w:val="22"/>
        </w:rPr>
        <w:t>will also be further en</w:t>
      </w:r>
      <w:r w:rsidR="002A2FE8" w:rsidRPr="00D634A4">
        <w:rPr>
          <w:rFonts w:asciiTheme="minorHAnsi" w:hAnsiTheme="minorHAnsi"/>
          <w:sz w:val="22"/>
          <w:szCs w:val="22"/>
        </w:rPr>
        <w:t>hanced</w:t>
      </w:r>
      <w:proofErr w:type="gramEnd"/>
      <w:r w:rsidR="002A2FE8" w:rsidRPr="00D634A4">
        <w:rPr>
          <w:rFonts w:asciiTheme="minorHAnsi" w:hAnsiTheme="minorHAnsi"/>
          <w:sz w:val="22"/>
          <w:szCs w:val="22"/>
        </w:rPr>
        <w:t xml:space="preserve"> to support </w:t>
      </w:r>
      <w:r w:rsidR="009A3DD6">
        <w:rPr>
          <w:rFonts w:asciiTheme="minorHAnsi" w:hAnsiTheme="minorHAnsi"/>
          <w:sz w:val="22"/>
          <w:szCs w:val="22"/>
        </w:rPr>
        <w:t>Digital Client Onboarding</w:t>
      </w:r>
      <w:r w:rsidR="002A2FE8" w:rsidRPr="00D634A4">
        <w:rPr>
          <w:rFonts w:asciiTheme="minorHAnsi" w:hAnsiTheme="minorHAnsi"/>
          <w:sz w:val="22"/>
          <w:szCs w:val="22"/>
        </w:rPr>
        <w:t xml:space="preserve"> </w:t>
      </w:r>
      <w:r w:rsidR="002A2FE8">
        <w:rPr>
          <w:rFonts w:asciiTheme="minorHAnsi" w:hAnsiTheme="minorHAnsi"/>
          <w:sz w:val="22"/>
          <w:szCs w:val="22"/>
        </w:rPr>
        <w:t>workflow</w:t>
      </w:r>
      <w:r w:rsidR="00B9232D">
        <w:rPr>
          <w:rFonts w:asciiTheme="minorHAnsi" w:hAnsiTheme="minorHAnsi"/>
          <w:sz w:val="22"/>
          <w:szCs w:val="22"/>
        </w:rPr>
        <w:t>s</w:t>
      </w:r>
      <w:r w:rsidR="002A2FE8">
        <w:rPr>
          <w:rFonts w:asciiTheme="minorHAnsi" w:hAnsiTheme="minorHAnsi"/>
          <w:sz w:val="22"/>
          <w:szCs w:val="22"/>
        </w:rPr>
        <w:t xml:space="preserve"> and enhancements to online banking products/services offered today with Central 1. The goal is to reuse existing web services development where possible and consider the future T24 framework in support of future upgrades</w:t>
      </w:r>
      <w:r>
        <w:rPr>
          <w:rFonts w:asciiTheme="minorHAnsi" w:hAnsiTheme="minorHAnsi"/>
          <w:sz w:val="22"/>
          <w:szCs w:val="22"/>
        </w:rPr>
        <w:t>, leveraging</w:t>
      </w:r>
      <w:r w:rsidR="00B9232D">
        <w:rPr>
          <w:rFonts w:asciiTheme="minorHAnsi" w:hAnsiTheme="minorHAnsi"/>
          <w:sz w:val="22"/>
          <w:szCs w:val="22"/>
        </w:rPr>
        <w:t xml:space="preserve"> and </w:t>
      </w:r>
      <w:r w:rsidR="009A3DD6">
        <w:rPr>
          <w:rFonts w:asciiTheme="minorHAnsi" w:hAnsiTheme="minorHAnsi"/>
          <w:sz w:val="22"/>
          <w:szCs w:val="22"/>
        </w:rPr>
        <w:t>building on</w:t>
      </w:r>
      <w:r>
        <w:rPr>
          <w:rFonts w:asciiTheme="minorHAnsi" w:hAnsiTheme="minorHAnsi"/>
          <w:sz w:val="22"/>
          <w:szCs w:val="22"/>
        </w:rPr>
        <w:t xml:space="preserve"> CWB’s previous investments on the T24 platform</w:t>
      </w:r>
      <w:r w:rsidR="002A2FE8">
        <w:rPr>
          <w:rFonts w:asciiTheme="minorHAnsi" w:hAnsiTheme="minorHAnsi"/>
          <w:sz w:val="22"/>
          <w:szCs w:val="22"/>
        </w:rPr>
        <w:t>.</w:t>
      </w:r>
    </w:p>
    <w:p w14:paraId="26C496F0" w14:textId="38A605FC" w:rsidR="002A2FE8" w:rsidRDefault="002A2FE8" w:rsidP="002A2FE8">
      <w:pPr>
        <w:pStyle w:val="NormalWeb"/>
        <w:shd w:val="clear" w:color="auto" w:fill="FFFFFF"/>
        <w:spacing w:after="0" w:line="240" w:lineRule="auto"/>
        <w:rPr>
          <w:rFonts w:asciiTheme="minorHAnsi" w:hAnsiTheme="minorHAnsi"/>
          <w:b/>
          <w:sz w:val="22"/>
          <w:szCs w:val="22"/>
          <w:u w:val="single"/>
        </w:rPr>
      </w:pPr>
      <w:r>
        <w:rPr>
          <w:rFonts w:asciiTheme="minorHAnsi" w:hAnsiTheme="minorHAnsi"/>
          <w:b/>
          <w:sz w:val="22"/>
          <w:szCs w:val="22"/>
          <w:u w:val="single"/>
        </w:rPr>
        <w:t xml:space="preserve">Bits </w:t>
      </w:r>
      <w:proofErr w:type="gramStart"/>
      <w:r>
        <w:rPr>
          <w:rFonts w:asciiTheme="minorHAnsi" w:hAnsiTheme="minorHAnsi"/>
          <w:b/>
          <w:sz w:val="22"/>
          <w:szCs w:val="22"/>
          <w:u w:val="single"/>
        </w:rPr>
        <w:t>In</w:t>
      </w:r>
      <w:proofErr w:type="gramEnd"/>
      <w:r>
        <w:rPr>
          <w:rFonts w:asciiTheme="minorHAnsi" w:hAnsiTheme="minorHAnsi"/>
          <w:b/>
          <w:sz w:val="22"/>
          <w:szCs w:val="22"/>
          <w:u w:val="single"/>
        </w:rPr>
        <w:t xml:space="preserve"> Glass</w:t>
      </w:r>
    </w:p>
    <w:p w14:paraId="5EDF492E" w14:textId="3BD1477E" w:rsidR="002A2FE8" w:rsidRPr="00D62341" w:rsidRDefault="002A2FE8" w:rsidP="002A2FE8">
      <w:pPr>
        <w:pStyle w:val="NormalWeb"/>
        <w:shd w:val="clear" w:color="auto" w:fill="FFFFFF"/>
        <w:spacing w:after="0" w:line="240" w:lineRule="auto"/>
        <w:rPr>
          <w:rFonts w:asciiTheme="minorHAnsi" w:hAnsiTheme="minorHAnsi"/>
          <w:sz w:val="22"/>
          <w:szCs w:val="22"/>
        </w:rPr>
      </w:pPr>
      <w:r w:rsidRPr="00D62341">
        <w:rPr>
          <w:rFonts w:asciiTheme="minorHAnsi" w:hAnsiTheme="minorHAnsi"/>
          <w:sz w:val="22"/>
          <w:szCs w:val="22"/>
        </w:rPr>
        <w:t xml:space="preserve">Bits </w:t>
      </w:r>
      <w:proofErr w:type="gramStart"/>
      <w:r w:rsidRPr="00D62341">
        <w:rPr>
          <w:rFonts w:asciiTheme="minorHAnsi" w:hAnsiTheme="minorHAnsi"/>
          <w:sz w:val="22"/>
          <w:szCs w:val="22"/>
        </w:rPr>
        <w:t>In</w:t>
      </w:r>
      <w:proofErr w:type="gramEnd"/>
      <w:r w:rsidRPr="00D62341">
        <w:rPr>
          <w:rFonts w:asciiTheme="minorHAnsi" w:hAnsiTheme="minorHAnsi"/>
          <w:sz w:val="22"/>
          <w:szCs w:val="22"/>
        </w:rPr>
        <w:t xml:space="preserve"> Glass (</w:t>
      </w:r>
      <w:r>
        <w:rPr>
          <w:rFonts w:asciiTheme="minorHAnsi" w:hAnsiTheme="minorHAnsi"/>
          <w:sz w:val="22"/>
          <w:szCs w:val="22"/>
        </w:rPr>
        <w:t>BIG</w:t>
      </w:r>
      <w:r w:rsidRPr="00D62341">
        <w:rPr>
          <w:rFonts w:asciiTheme="minorHAnsi" w:hAnsiTheme="minorHAnsi"/>
          <w:sz w:val="22"/>
          <w:szCs w:val="22"/>
        </w:rPr>
        <w:t xml:space="preserve">) will be the Systems Integrator who will take the lead in implementing the </w:t>
      </w:r>
      <w:r w:rsidR="007E2B95">
        <w:rPr>
          <w:rFonts w:asciiTheme="minorHAnsi" w:hAnsiTheme="minorHAnsi"/>
          <w:sz w:val="22"/>
          <w:szCs w:val="22"/>
        </w:rPr>
        <w:t>Mulesoft Platform</w:t>
      </w:r>
      <w:r w:rsidRPr="00D62341">
        <w:rPr>
          <w:rFonts w:asciiTheme="minorHAnsi" w:hAnsiTheme="minorHAnsi"/>
          <w:sz w:val="22"/>
          <w:szCs w:val="22"/>
        </w:rPr>
        <w:t xml:space="preserve">. </w:t>
      </w:r>
    </w:p>
    <w:p w14:paraId="6F5CCF23" w14:textId="77777777" w:rsidR="00D8336F" w:rsidRDefault="00D8336F" w:rsidP="002A2FE8">
      <w:pPr>
        <w:pStyle w:val="NormalWeb"/>
        <w:shd w:val="clear" w:color="auto" w:fill="FFFFFF"/>
        <w:spacing w:after="0" w:line="240" w:lineRule="auto"/>
        <w:rPr>
          <w:rFonts w:asciiTheme="minorHAnsi" w:hAnsiTheme="minorHAnsi"/>
          <w:b/>
          <w:sz w:val="22"/>
          <w:szCs w:val="22"/>
          <w:u w:val="single"/>
        </w:rPr>
      </w:pPr>
    </w:p>
    <w:p w14:paraId="37075B4E" w14:textId="0C02B448" w:rsidR="002A2FE8" w:rsidRDefault="00BF207E" w:rsidP="002A2FE8">
      <w:pPr>
        <w:pStyle w:val="NormalWeb"/>
        <w:shd w:val="clear" w:color="auto" w:fill="FFFFFF"/>
        <w:spacing w:after="0" w:line="240" w:lineRule="auto"/>
        <w:rPr>
          <w:rFonts w:asciiTheme="minorHAnsi" w:hAnsiTheme="minorHAnsi"/>
          <w:b/>
          <w:sz w:val="22"/>
          <w:szCs w:val="22"/>
          <w:u w:val="single"/>
        </w:rPr>
      </w:pPr>
      <w:r>
        <w:rPr>
          <w:rFonts w:asciiTheme="minorHAnsi" w:hAnsiTheme="minorHAnsi"/>
          <w:b/>
          <w:sz w:val="22"/>
          <w:szCs w:val="22"/>
          <w:u w:val="single"/>
        </w:rPr>
        <w:t>Thirdstream</w:t>
      </w:r>
    </w:p>
    <w:p w14:paraId="304680E6" w14:textId="28FF6CDC" w:rsidR="002A2FE8" w:rsidRDefault="00BF207E" w:rsidP="002A2FE8">
      <w:pPr>
        <w:autoSpaceDE w:val="0"/>
        <w:autoSpaceDN w:val="0"/>
        <w:adjustRightInd w:val="0"/>
        <w:spacing w:after="0" w:line="240" w:lineRule="auto"/>
      </w:pPr>
      <w:r>
        <w:t>Thirdstream</w:t>
      </w:r>
      <w:r w:rsidR="002A2FE8">
        <w:t xml:space="preserve"> is a </w:t>
      </w:r>
      <w:proofErr w:type="spellStart"/>
      <w:r w:rsidR="002A2FE8">
        <w:t>fintech</w:t>
      </w:r>
      <w:proofErr w:type="spellEnd"/>
      <w:r w:rsidR="002A2FE8">
        <w:t xml:space="preserve"> company based in Lethbridge, AB that specializes in providing </w:t>
      </w:r>
      <w:r w:rsidR="009A3DD6">
        <w:t>Digital Client Onboarding</w:t>
      </w:r>
      <w:r w:rsidR="002A2FE8">
        <w:t xml:space="preserve"> services for Financial Institutions in Canada. Their system </w:t>
      </w:r>
      <w:proofErr w:type="gramStart"/>
      <w:r w:rsidR="002A2FE8">
        <w:t>has been selected</w:t>
      </w:r>
      <w:proofErr w:type="gramEnd"/>
      <w:r w:rsidR="002A2FE8">
        <w:t xml:space="preserve"> by the Digital Program to validate the identity of new clients by using a series of third party verification services. </w:t>
      </w:r>
    </w:p>
    <w:p w14:paraId="1BCBCEEC" w14:textId="77777777" w:rsidR="002A2FE8" w:rsidRDefault="002A2FE8" w:rsidP="002A2FE8">
      <w:pPr>
        <w:autoSpaceDE w:val="0"/>
        <w:autoSpaceDN w:val="0"/>
        <w:adjustRightInd w:val="0"/>
        <w:spacing w:after="0" w:line="240" w:lineRule="auto"/>
      </w:pPr>
    </w:p>
    <w:p w14:paraId="74CE05A1" w14:textId="77777777" w:rsidR="002A2FE8" w:rsidRDefault="002A2FE8" w:rsidP="002A2FE8">
      <w:pPr>
        <w:pStyle w:val="NormalWeb"/>
        <w:shd w:val="clear" w:color="auto" w:fill="FFFFFF"/>
        <w:spacing w:after="0" w:line="240" w:lineRule="auto"/>
        <w:rPr>
          <w:rFonts w:asciiTheme="minorHAnsi" w:hAnsiTheme="minorHAnsi"/>
          <w:b/>
          <w:sz w:val="22"/>
          <w:szCs w:val="22"/>
          <w:u w:val="single"/>
        </w:rPr>
      </w:pPr>
      <w:r>
        <w:rPr>
          <w:rFonts w:asciiTheme="minorHAnsi" w:hAnsiTheme="minorHAnsi"/>
          <w:b/>
          <w:sz w:val="22"/>
          <w:szCs w:val="22"/>
          <w:u w:val="single"/>
        </w:rPr>
        <w:t xml:space="preserve">Central </w:t>
      </w:r>
      <w:proofErr w:type="gramStart"/>
      <w:r>
        <w:rPr>
          <w:rFonts w:asciiTheme="minorHAnsi" w:hAnsiTheme="minorHAnsi"/>
          <w:b/>
          <w:sz w:val="22"/>
          <w:szCs w:val="22"/>
          <w:u w:val="single"/>
        </w:rPr>
        <w:t>1</w:t>
      </w:r>
      <w:proofErr w:type="gramEnd"/>
    </w:p>
    <w:p w14:paraId="1EBADFC9" w14:textId="6A0005BE" w:rsidR="002A2FE8" w:rsidRDefault="002A2FE8" w:rsidP="002A2FE8">
      <w:pPr>
        <w:autoSpaceDE w:val="0"/>
        <w:autoSpaceDN w:val="0"/>
        <w:adjustRightInd w:val="0"/>
        <w:spacing w:after="0" w:line="240" w:lineRule="auto"/>
      </w:pPr>
      <w:r>
        <w:t xml:space="preserve">Central </w:t>
      </w:r>
      <w:proofErr w:type="gramStart"/>
      <w:r>
        <w:t>1</w:t>
      </w:r>
      <w:proofErr w:type="gramEnd"/>
      <w:r>
        <w:t xml:space="preserve"> is a </w:t>
      </w:r>
      <w:r w:rsidR="00B62BB8">
        <w:t>long-term</w:t>
      </w:r>
      <w:r>
        <w:t xml:space="preserve"> partner who hosts and provides CWB online banking platform services today including payment/settlement processing and reporting. In the Digital Program, CWB will continue leveraging Central 1 as a payment processing/settlement provider through the integration of Central 1’s API for payment/settlement processing, but all clients </w:t>
      </w:r>
      <w:r w:rsidR="008F38E4">
        <w:t xml:space="preserve">will be migrated </w:t>
      </w:r>
      <w:r>
        <w:t xml:space="preserve">off </w:t>
      </w:r>
      <w:r w:rsidR="008F38E4">
        <w:t xml:space="preserve">the </w:t>
      </w:r>
      <w:r>
        <w:t xml:space="preserve">existing </w:t>
      </w:r>
      <w:r w:rsidR="008F38E4">
        <w:t>C</w:t>
      </w:r>
      <w:r w:rsidR="00584CF3">
        <w:t xml:space="preserve">entral </w:t>
      </w:r>
      <w:r w:rsidR="008F38E4">
        <w:t xml:space="preserve">1 </w:t>
      </w:r>
      <w:r>
        <w:t xml:space="preserve">online </w:t>
      </w:r>
      <w:r w:rsidR="009A3DD6">
        <w:t xml:space="preserve">and mobile </w:t>
      </w:r>
      <w:r>
        <w:t>ba</w:t>
      </w:r>
      <w:r w:rsidR="00584CF3">
        <w:t>n</w:t>
      </w:r>
      <w:r>
        <w:t xml:space="preserve">king platforms to the </w:t>
      </w:r>
      <w:r w:rsidR="008F38E4">
        <w:t xml:space="preserve">new </w:t>
      </w:r>
      <w:proofErr w:type="spellStart"/>
      <w:r>
        <w:t>Temenos</w:t>
      </w:r>
      <w:proofErr w:type="spellEnd"/>
      <w:r>
        <w:t xml:space="preserve"> Infinity.</w:t>
      </w:r>
    </w:p>
    <w:p w14:paraId="0227E3E3" w14:textId="77777777" w:rsidR="002A2FE8" w:rsidRDefault="002A2FE8" w:rsidP="002A2FE8">
      <w:pPr>
        <w:autoSpaceDE w:val="0"/>
        <w:autoSpaceDN w:val="0"/>
        <w:adjustRightInd w:val="0"/>
        <w:spacing w:after="0" w:line="240" w:lineRule="auto"/>
      </w:pPr>
    </w:p>
    <w:p w14:paraId="55040496" w14:textId="77777777" w:rsidR="00973215" w:rsidRDefault="00973215" w:rsidP="00EA22A5">
      <w:pPr>
        <w:autoSpaceDE w:val="0"/>
        <w:autoSpaceDN w:val="0"/>
        <w:adjustRightInd w:val="0"/>
        <w:spacing w:after="0" w:line="240" w:lineRule="auto"/>
      </w:pPr>
    </w:p>
    <w:p w14:paraId="1583AD98" w14:textId="77777777" w:rsidR="00973215" w:rsidRDefault="00973215" w:rsidP="00EA22A5">
      <w:pPr>
        <w:autoSpaceDE w:val="0"/>
        <w:autoSpaceDN w:val="0"/>
        <w:adjustRightInd w:val="0"/>
        <w:spacing w:after="0" w:line="240" w:lineRule="auto"/>
      </w:pPr>
    </w:p>
    <w:p w14:paraId="3EB7CBE6" w14:textId="77777777" w:rsidR="00973215" w:rsidRDefault="00973215" w:rsidP="00EA22A5">
      <w:pPr>
        <w:autoSpaceDE w:val="0"/>
        <w:autoSpaceDN w:val="0"/>
        <w:adjustRightInd w:val="0"/>
        <w:spacing w:after="0" w:line="240" w:lineRule="auto"/>
      </w:pPr>
    </w:p>
    <w:p w14:paraId="5990E213" w14:textId="4FF63E7A" w:rsidR="00223765" w:rsidRDefault="002A2FE8" w:rsidP="00EA22A5">
      <w:pPr>
        <w:autoSpaceDE w:val="0"/>
        <w:autoSpaceDN w:val="0"/>
        <w:adjustRightInd w:val="0"/>
        <w:spacing w:after="0" w:line="240" w:lineRule="auto"/>
        <w:rPr>
          <w:noProof/>
        </w:rPr>
      </w:pPr>
      <w:r>
        <w:lastRenderedPageBreak/>
        <w:t xml:space="preserve">The following diagram represents </w:t>
      </w:r>
      <w:r w:rsidR="00AE0140">
        <w:t xml:space="preserve">a summary of the </w:t>
      </w:r>
      <w:r>
        <w:t>various components within the Digital Program</w:t>
      </w:r>
      <w:r w:rsidR="003D55AE">
        <w:t xml:space="preserve"> in support of Digital Client Onboarding</w:t>
      </w:r>
      <w:r>
        <w:t>:</w:t>
      </w:r>
      <w:r w:rsidR="00223765" w:rsidRPr="00223765">
        <w:rPr>
          <w:noProof/>
        </w:rPr>
        <w:t xml:space="preserve"> </w:t>
      </w:r>
    </w:p>
    <w:p w14:paraId="199A613E" w14:textId="77777777" w:rsidR="00223765" w:rsidRDefault="00223765" w:rsidP="00EA22A5">
      <w:pPr>
        <w:autoSpaceDE w:val="0"/>
        <w:autoSpaceDN w:val="0"/>
        <w:adjustRightInd w:val="0"/>
        <w:spacing w:after="0" w:line="240" w:lineRule="auto"/>
        <w:rPr>
          <w:noProof/>
        </w:rPr>
      </w:pPr>
    </w:p>
    <w:p w14:paraId="601E8AA1" w14:textId="4C8EFB6A" w:rsidR="00973215" w:rsidRDefault="001A6B27" w:rsidP="00EA22A5">
      <w:pPr>
        <w:autoSpaceDE w:val="0"/>
        <w:autoSpaceDN w:val="0"/>
        <w:adjustRightInd w:val="0"/>
        <w:spacing w:after="0" w:line="240" w:lineRule="auto"/>
      </w:pPr>
      <w:r>
        <w:rPr>
          <w:noProof/>
        </w:rPr>
        <w:drawing>
          <wp:inline distT="0" distB="0" distL="0" distR="0" wp14:anchorId="397DE99D" wp14:editId="3A8CA785">
            <wp:extent cx="6400800" cy="30397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3039745"/>
                    </a:xfrm>
                    <a:prstGeom prst="rect">
                      <a:avLst/>
                    </a:prstGeom>
                  </pic:spPr>
                </pic:pic>
              </a:graphicData>
            </a:graphic>
          </wp:inline>
        </w:drawing>
      </w:r>
    </w:p>
    <w:p w14:paraId="3D88F9EE" w14:textId="77777777" w:rsidR="00857139" w:rsidRDefault="00857139" w:rsidP="00EA22A5">
      <w:pPr>
        <w:pStyle w:val="Heading2"/>
        <w:keepNext/>
        <w:spacing w:line="240" w:lineRule="auto"/>
      </w:pPr>
      <w:bookmarkStart w:id="174" w:name="_Toc30688868"/>
      <w:r w:rsidRPr="00857139">
        <w:t>In-Scope</w:t>
      </w:r>
      <w:bookmarkEnd w:id="174"/>
      <w:r w:rsidRPr="00857139">
        <w:t xml:space="preserve"> </w:t>
      </w:r>
    </w:p>
    <w:p w14:paraId="25D693D6" w14:textId="20242414" w:rsidR="007902E6" w:rsidRDefault="007902E6">
      <w:pPr>
        <w:pStyle w:val="NoSpacing"/>
        <w:jc w:val="both"/>
      </w:pPr>
      <w:r>
        <w:t xml:space="preserve">The Digital Program will deliver the following </w:t>
      </w:r>
      <w:r w:rsidR="008F38E4">
        <w:t xml:space="preserve">scope via two </w:t>
      </w:r>
      <w:r w:rsidR="00B511F5">
        <w:t>p</w:t>
      </w:r>
      <w:r>
        <w:t xml:space="preserve">rogram </w:t>
      </w:r>
      <w:r w:rsidR="00B511F5">
        <w:t>s</w:t>
      </w:r>
      <w:r w:rsidR="00B23007">
        <w:t>treams</w:t>
      </w:r>
      <w:r w:rsidR="008F38E4">
        <w:t>,</w:t>
      </w:r>
      <w:r>
        <w:t xml:space="preserve"> using shared </w:t>
      </w:r>
      <w:r w:rsidR="008F38E4">
        <w:t>and stream</w:t>
      </w:r>
      <w:r w:rsidR="00584CF3">
        <w:t>-</w:t>
      </w:r>
      <w:r w:rsidR="008F38E4">
        <w:t xml:space="preserve">focused CWB </w:t>
      </w:r>
      <w:r>
        <w:t>resources</w:t>
      </w:r>
      <w:r w:rsidR="008F38E4">
        <w:t>/partners</w:t>
      </w:r>
      <w:r>
        <w:t xml:space="preserve">: </w:t>
      </w:r>
    </w:p>
    <w:p w14:paraId="61D02FC0" w14:textId="77777777" w:rsidR="00BF207E" w:rsidRDefault="00BF207E">
      <w:pPr>
        <w:pStyle w:val="NoSpacing"/>
        <w:jc w:val="both"/>
      </w:pPr>
    </w:p>
    <w:tbl>
      <w:tblPr>
        <w:tblStyle w:val="Corporate1"/>
        <w:tblW w:w="10091" w:type="dxa"/>
        <w:tblLayout w:type="fixed"/>
        <w:tblLook w:val="04A0" w:firstRow="1" w:lastRow="0" w:firstColumn="1" w:lastColumn="0" w:noHBand="0" w:noVBand="1"/>
      </w:tblPr>
      <w:tblGrid>
        <w:gridCol w:w="4820"/>
        <w:gridCol w:w="5271"/>
      </w:tblGrid>
      <w:tr w:rsidR="00C754DD" w14:paraId="23D1AF14" w14:textId="77777777" w:rsidTr="00EA22A5">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4820" w:type="dxa"/>
          </w:tcPr>
          <w:p w14:paraId="29E6C95C" w14:textId="06FFC0B9" w:rsidR="00C754DD" w:rsidRPr="006A7C4F" w:rsidRDefault="00C754DD">
            <w:pPr>
              <w:pStyle w:val="NoSpacing"/>
              <w:jc w:val="both"/>
              <w:rPr>
                <w:szCs w:val="20"/>
              </w:rPr>
            </w:pPr>
            <w:r w:rsidRPr="006A7C4F">
              <w:rPr>
                <w:szCs w:val="20"/>
              </w:rPr>
              <w:t xml:space="preserve">Program </w:t>
            </w:r>
            <w:r w:rsidR="00B23007">
              <w:rPr>
                <w:szCs w:val="20"/>
              </w:rPr>
              <w:t>Streams</w:t>
            </w:r>
            <w:r w:rsidR="004D54B5">
              <w:rPr>
                <w:szCs w:val="20"/>
              </w:rPr>
              <w:t xml:space="preserve"> and Phases</w:t>
            </w:r>
          </w:p>
        </w:tc>
        <w:tc>
          <w:tcPr>
            <w:tcW w:w="5271" w:type="dxa"/>
          </w:tcPr>
          <w:p w14:paraId="15C78F50" w14:textId="4F81C3A4" w:rsidR="00C754DD" w:rsidRPr="006A7C4F" w:rsidRDefault="00C754DD">
            <w:pPr>
              <w:pStyle w:val="NoSpacing"/>
              <w:jc w:val="both"/>
              <w:cnfStyle w:val="100000000000" w:firstRow="1" w:lastRow="0" w:firstColumn="0" w:lastColumn="0" w:oddVBand="0" w:evenVBand="0" w:oddHBand="0" w:evenHBand="0" w:firstRowFirstColumn="0" w:firstRowLastColumn="0" w:lastRowFirstColumn="0" w:lastRowLastColumn="0"/>
              <w:rPr>
                <w:sz w:val="20"/>
                <w:szCs w:val="20"/>
              </w:rPr>
            </w:pPr>
            <w:r w:rsidRPr="006A7C4F">
              <w:rPr>
                <w:sz w:val="20"/>
                <w:szCs w:val="20"/>
              </w:rPr>
              <w:t>Description</w:t>
            </w:r>
          </w:p>
        </w:tc>
      </w:tr>
      <w:tr w:rsidR="00C754DD" w14:paraId="0FAF7C86" w14:textId="77777777" w:rsidTr="00BC188A">
        <w:trPr>
          <w:cnfStyle w:val="000000100000" w:firstRow="0" w:lastRow="0" w:firstColumn="0" w:lastColumn="0" w:oddVBand="0" w:evenVBand="0" w:oddHBand="1" w:evenHBand="0" w:firstRowFirstColumn="0" w:firstRowLastColumn="0" w:lastRowFirstColumn="0" w:lastRowLastColumn="0"/>
          <w:trHeight w:val="2141"/>
        </w:trPr>
        <w:tc>
          <w:tcPr>
            <w:cnfStyle w:val="001000000000" w:firstRow="0" w:lastRow="0" w:firstColumn="1" w:lastColumn="0" w:oddVBand="0" w:evenVBand="0" w:oddHBand="0" w:evenHBand="0" w:firstRowFirstColumn="0" w:firstRowLastColumn="0" w:lastRowFirstColumn="0" w:lastRowLastColumn="0"/>
            <w:tcW w:w="4820" w:type="dxa"/>
            <w:vAlign w:val="top"/>
          </w:tcPr>
          <w:p w14:paraId="125BF90D" w14:textId="1923ABFC" w:rsidR="00C754DD" w:rsidRPr="00EA22A5" w:rsidRDefault="00C754DD" w:rsidP="00EA22A5">
            <w:pPr>
              <w:spacing w:line="240" w:lineRule="auto"/>
              <w:rPr>
                <w:color w:val="FFFFFF" w:themeColor="background1"/>
                <w:sz w:val="20"/>
                <w:szCs w:val="20"/>
                <w:u w:val="single"/>
              </w:rPr>
            </w:pPr>
            <w:r w:rsidRPr="00EA22A5">
              <w:rPr>
                <w:color w:val="FFFFFF" w:themeColor="background1"/>
                <w:sz w:val="20"/>
                <w:szCs w:val="20"/>
                <w:u w:val="single"/>
              </w:rPr>
              <w:t>Program Stream 1</w:t>
            </w:r>
            <w:r w:rsidR="006A7C4F" w:rsidRPr="00EA22A5">
              <w:rPr>
                <w:color w:val="FFFFFF" w:themeColor="background1"/>
                <w:sz w:val="20"/>
                <w:szCs w:val="20"/>
                <w:u w:val="single"/>
              </w:rPr>
              <w:t xml:space="preserve"> (</w:t>
            </w:r>
            <w:r w:rsidR="009A3DD6">
              <w:rPr>
                <w:color w:val="FFFFFF" w:themeColor="background1"/>
                <w:sz w:val="20"/>
                <w:szCs w:val="20"/>
                <w:u w:val="single"/>
              </w:rPr>
              <w:t>Digital Client Onboarding</w:t>
            </w:r>
            <w:r w:rsidR="006A7C4F" w:rsidRPr="00EA22A5">
              <w:rPr>
                <w:color w:val="FFFFFF" w:themeColor="background1"/>
                <w:sz w:val="20"/>
                <w:szCs w:val="20"/>
                <w:u w:val="single"/>
              </w:rPr>
              <w:t>)</w:t>
            </w:r>
            <w:r w:rsidR="004D54B5">
              <w:rPr>
                <w:color w:val="FFFFFF" w:themeColor="background1"/>
                <w:sz w:val="20"/>
                <w:szCs w:val="20"/>
                <w:u w:val="single"/>
              </w:rPr>
              <w:t>:</w:t>
            </w:r>
          </w:p>
          <w:p w14:paraId="3D9460C3" w14:textId="08899B1F" w:rsidR="00C754DD" w:rsidRPr="006A7C4F" w:rsidRDefault="00C754DD" w:rsidP="00EA22A5">
            <w:pPr>
              <w:pStyle w:val="ListParagraph"/>
              <w:numPr>
                <w:ilvl w:val="0"/>
                <w:numId w:val="17"/>
              </w:numPr>
              <w:spacing w:line="240" w:lineRule="auto"/>
              <w:ind w:left="357" w:hanging="357"/>
              <w:rPr>
                <w:rFonts w:asciiTheme="minorHAnsi" w:hAnsiTheme="minorHAnsi"/>
                <w:b w:val="0"/>
                <w:color w:val="FFFFFF" w:themeColor="background1"/>
                <w:sz w:val="20"/>
                <w:szCs w:val="20"/>
              </w:rPr>
            </w:pPr>
            <w:r w:rsidRPr="006A7C4F">
              <w:rPr>
                <w:rFonts w:asciiTheme="minorHAnsi" w:hAnsiTheme="minorHAnsi"/>
                <w:b w:val="0"/>
                <w:color w:val="FFFFFF" w:themeColor="background1"/>
                <w:sz w:val="20"/>
                <w:szCs w:val="20"/>
              </w:rPr>
              <w:t xml:space="preserve">Motive </w:t>
            </w:r>
            <w:r w:rsidR="009A3DD6">
              <w:rPr>
                <w:rFonts w:asciiTheme="minorHAnsi" w:hAnsiTheme="minorHAnsi"/>
                <w:b w:val="0"/>
                <w:color w:val="FFFFFF" w:themeColor="background1"/>
                <w:sz w:val="20"/>
                <w:szCs w:val="20"/>
              </w:rPr>
              <w:t>Digital Client Onboarding</w:t>
            </w:r>
          </w:p>
          <w:p w14:paraId="0050F60E" w14:textId="280CFAFB" w:rsidR="00C754DD" w:rsidRPr="006A7C4F" w:rsidRDefault="008F38E4" w:rsidP="00EA22A5">
            <w:pPr>
              <w:pStyle w:val="ListParagraph"/>
              <w:numPr>
                <w:ilvl w:val="0"/>
                <w:numId w:val="17"/>
              </w:numPr>
              <w:spacing w:line="240" w:lineRule="auto"/>
              <w:ind w:left="357" w:hanging="357"/>
              <w:rPr>
                <w:rFonts w:asciiTheme="minorHAnsi" w:hAnsiTheme="minorHAnsi"/>
                <w:b w:val="0"/>
                <w:color w:val="FFFFFF" w:themeColor="background1"/>
                <w:sz w:val="20"/>
                <w:szCs w:val="20"/>
              </w:rPr>
            </w:pPr>
            <w:r>
              <w:rPr>
                <w:rFonts w:asciiTheme="minorHAnsi" w:hAnsiTheme="minorHAnsi"/>
                <w:b w:val="0"/>
                <w:color w:val="FFFFFF" w:themeColor="background1"/>
                <w:sz w:val="20"/>
                <w:szCs w:val="20"/>
              </w:rPr>
              <w:t xml:space="preserve">CWB Web </w:t>
            </w:r>
            <w:r w:rsidR="0012713F">
              <w:rPr>
                <w:rFonts w:asciiTheme="minorHAnsi" w:hAnsiTheme="minorHAnsi"/>
                <w:b w:val="0"/>
                <w:color w:val="FFFFFF" w:themeColor="background1"/>
                <w:sz w:val="20"/>
                <w:szCs w:val="20"/>
              </w:rPr>
              <w:t xml:space="preserve">and In-Branch </w:t>
            </w:r>
            <w:r w:rsidR="00C754DD" w:rsidRPr="006A7C4F">
              <w:rPr>
                <w:rFonts w:asciiTheme="minorHAnsi" w:hAnsiTheme="minorHAnsi"/>
                <w:b w:val="0"/>
                <w:color w:val="FFFFFF" w:themeColor="background1"/>
                <w:sz w:val="20"/>
                <w:szCs w:val="20"/>
              </w:rPr>
              <w:t xml:space="preserve">Personal </w:t>
            </w:r>
            <w:r w:rsidR="009A3DD6">
              <w:rPr>
                <w:rFonts w:asciiTheme="minorHAnsi" w:hAnsiTheme="minorHAnsi"/>
                <w:b w:val="0"/>
                <w:color w:val="FFFFFF" w:themeColor="background1"/>
                <w:sz w:val="20"/>
                <w:szCs w:val="20"/>
              </w:rPr>
              <w:t>Digital Client Onboarding</w:t>
            </w:r>
          </w:p>
          <w:p w14:paraId="3BDC039C" w14:textId="28D689C6" w:rsidR="00422291" w:rsidRPr="00E11471" w:rsidRDefault="0012713F" w:rsidP="00EA22A5">
            <w:pPr>
              <w:pStyle w:val="ListParagraph"/>
              <w:numPr>
                <w:ilvl w:val="0"/>
                <w:numId w:val="17"/>
              </w:numPr>
              <w:spacing w:line="240" w:lineRule="auto"/>
              <w:ind w:left="357" w:hanging="357"/>
              <w:rPr>
                <w:b w:val="0"/>
                <w:sz w:val="20"/>
                <w:szCs w:val="20"/>
              </w:rPr>
            </w:pPr>
            <w:r>
              <w:rPr>
                <w:rFonts w:asciiTheme="minorHAnsi" w:hAnsiTheme="minorHAnsi"/>
                <w:b w:val="0"/>
                <w:color w:val="FFFFFF" w:themeColor="background1"/>
                <w:sz w:val="20"/>
                <w:szCs w:val="20"/>
              </w:rPr>
              <w:t>CWB Web and In-Branch</w:t>
            </w:r>
            <w:r w:rsidRPr="00E11471">
              <w:rPr>
                <w:b w:val="0"/>
                <w:sz w:val="20"/>
                <w:szCs w:val="20"/>
              </w:rPr>
              <w:t xml:space="preserve"> </w:t>
            </w:r>
            <w:r>
              <w:rPr>
                <w:b w:val="0"/>
                <w:sz w:val="20"/>
                <w:szCs w:val="20"/>
              </w:rPr>
              <w:t xml:space="preserve"> </w:t>
            </w:r>
            <w:r w:rsidR="00422291" w:rsidRPr="00E11471">
              <w:rPr>
                <w:b w:val="0"/>
                <w:sz w:val="20"/>
                <w:szCs w:val="20"/>
              </w:rPr>
              <w:t xml:space="preserve">Small Business </w:t>
            </w:r>
            <w:r w:rsidR="009A3DD6">
              <w:rPr>
                <w:b w:val="0"/>
                <w:sz w:val="20"/>
                <w:szCs w:val="20"/>
              </w:rPr>
              <w:t>Digital Client Onboarding</w:t>
            </w:r>
          </w:p>
          <w:p w14:paraId="5B9A6287" w14:textId="66B09080" w:rsidR="00746B94" w:rsidRPr="00DC620E" w:rsidRDefault="000A1A99" w:rsidP="00EA22A5">
            <w:pPr>
              <w:pStyle w:val="ListParagraph"/>
              <w:numPr>
                <w:ilvl w:val="0"/>
                <w:numId w:val="17"/>
              </w:numPr>
              <w:spacing w:line="240" w:lineRule="auto"/>
              <w:ind w:left="357" w:hanging="357"/>
              <w:rPr>
                <w:rFonts w:asciiTheme="minorHAnsi" w:hAnsiTheme="minorHAnsi"/>
                <w:b w:val="0"/>
                <w:color w:val="FFFFFF" w:themeColor="background1"/>
                <w:sz w:val="20"/>
                <w:szCs w:val="20"/>
              </w:rPr>
            </w:pPr>
            <w:r w:rsidRPr="002555B1">
              <w:rPr>
                <w:color w:val="FFFFFF" w:themeColor="background1"/>
                <w:sz w:val="20"/>
                <w:szCs w:val="20"/>
              </w:rPr>
              <w:t xml:space="preserve">CWB </w:t>
            </w:r>
            <w:r w:rsidR="00746B94" w:rsidRPr="002555B1">
              <w:rPr>
                <w:color w:val="FFFFFF" w:themeColor="background1"/>
                <w:sz w:val="20"/>
                <w:szCs w:val="20"/>
              </w:rPr>
              <w:t>Small Business Lending</w:t>
            </w:r>
          </w:p>
          <w:p w14:paraId="3E3662E4" w14:textId="3641ED99" w:rsidR="00C754DD" w:rsidRPr="006A7C4F" w:rsidRDefault="00C754DD" w:rsidP="00EA22A5">
            <w:pPr>
              <w:pStyle w:val="ListParagraph"/>
              <w:spacing w:line="240" w:lineRule="auto"/>
              <w:ind w:left="1440"/>
              <w:rPr>
                <w:sz w:val="20"/>
                <w:szCs w:val="20"/>
              </w:rPr>
            </w:pPr>
          </w:p>
        </w:tc>
        <w:tc>
          <w:tcPr>
            <w:tcW w:w="5271" w:type="dxa"/>
            <w:vAlign w:val="top"/>
          </w:tcPr>
          <w:p w14:paraId="399A9309" w14:textId="34811657" w:rsidR="00C754DD" w:rsidRPr="006A7C4F" w:rsidRDefault="00C754DD"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sidRPr="006A7C4F">
              <w:rPr>
                <w:sz w:val="20"/>
                <w:szCs w:val="20"/>
                <w:lang w:val="en-US"/>
              </w:rPr>
              <w:t xml:space="preserve">The first key </w:t>
            </w:r>
            <w:r w:rsidR="008F38E4">
              <w:rPr>
                <w:sz w:val="20"/>
                <w:szCs w:val="20"/>
                <w:lang w:val="en-US"/>
              </w:rPr>
              <w:t>stream</w:t>
            </w:r>
            <w:r w:rsidR="006E7D2F" w:rsidRPr="006A7C4F">
              <w:rPr>
                <w:sz w:val="20"/>
                <w:szCs w:val="20"/>
                <w:lang w:val="en-US"/>
              </w:rPr>
              <w:t xml:space="preserve"> </w:t>
            </w:r>
            <w:proofErr w:type="gramStart"/>
            <w:r w:rsidRPr="006A7C4F">
              <w:rPr>
                <w:sz w:val="20"/>
                <w:szCs w:val="20"/>
                <w:lang w:val="en-US"/>
              </w:rPr>
              <w:t xml:space="preserve">is </w:t>
            </w:r>
            <w:r w:rsidR="008F38E4">
              <w:rPr>
                <w:sz w:val="20"/>
                <w:szCs w:val="20"/>
                <w:lang w:val="en-US"/>
              </w:rPr>
              <w:t>focused</w:t>
            </w:r>
            <w:proofErr w:type="gramEnd"/>
            <w:r w:rsidR="008F38E4">
              <w:rPr>
                <w:sz w:val="20"/>
                <w:szCs w:val="20"/>
                <w:lang w:val="en-US"/>
              </w:rPr>
              <w:t xml:space="preserve"> on </w:t>
            </w:r>
            <w:r w:rsidR="009A3DD6">
              <w:rPr>
                <w:sz w:val="20"/>
                <w:szCs w:val="20"/>
                <w:lang w:val="en-US"/>
              </w:rPr>
              <w:t>Digital Client Onboarding</w:t>
            </w:r>
            <w:r w:rsidRPr="006A7C4F">
              <w:rPr>
                <w:sz w:val="20"/>
                <w:szCs w:val="20"/>
                <w:lang w:val="en-US"/>
              </w:rPr>
              <w:t xml:space="preserve"> </w:t>
            </w:r>
            <w:r w:rsidR="00422291">
              <w:rPr>
                <w:sz w:val="20"/>
                <w:szCs w:val="20"/>
                <w:lang w:val="en-US"/>
              </w:rPr>
              <w:t xml:space="preserve">through the </w:t>
            </w:r>
            <w:proofErr w:type="spellStart"/>
            <w:r w:rsidRPr="006A7C4F">
              <w:rPr>
                <w:sz w:val="20"/>
                <w:szCs w:val="20"/>
                <w:lang w:val="en-US"/>
              </w:rPr>
              <w:t>Temenos</w:t>
            </w:r>
            <w:proofErr w:type="spellEnd"/>
            <w:r w:rsidRPr="006A7C4F">
              <w:rPr>
                <w:sz w:val="20"/>
                <w:szCs w:val="20"/>
                <w:lang w:val="en-US"/>
              </w:rPr>
              <w:t xml:space="preserve"> Infinity</w:t>
            </w:r>
            <w:r w:rsidR="00422291">
              <w:rPr>
                <w:sz w:val="20"/>
                <w:szCs w:val="20"/>
                <w:lang w:val="en-US"/>
              </w:rPr>
              <w:t xml:space="preserve"> platform</w:t>
            </w:r>
            <w:r w:rsidR="00422291" w:rsidRPr="006A7C4F">
              <w:rPr>
                <w:sz w:val="20"/>
                <w:szCs w:val="20"/>
                <w:lang w:val="en-US"/>
              </w:rPr>
              <w:t xml:space="preserve"> </w:t>
            </w:r>
            <w:r w:rsidRPr="006A7C4F">
              <w:rPr>
                <w:sz w:val="20"/>
                <w:szCs w:val="20"/>
                <w:lang w:val="en-US"/>
              </w:rPr>
              <w:t xml:space="preserve">for prospective </w:t>
            </w:r>
            <w:r w:rsidR="00580D7A">
              <w:rPr>
                <w:sz w:val="20"/>
                <w:szCs w:val="20"/>
                <w:lang w:val="en-US"/>
              </w:rPr>
              <w:t xml:space="preserve">Motive, </w:t>
            </w:r>
            <w:r w:rsidR="00E95EB8">
              <w:rPr>
                <w:sz w:val="20"/>
                <w:szCs w:val="20"/>
                <w:lang w:val="en-US"/>
              </w:rPr>
              <w:t xml:space="preserve">personal </w:t>
            </w:r>
            <w:r w:rsidR="006E7D2F">
              <w:rPr>
                <w:sz w:val="20"/>
                <w:szCs w:val="20"/>
                <w:lang w:val="en-US"/>
              </w:rPr>
              <w:t>and small business</w:t>
            </w:r>
            <w:r w:rsidRPr="006A7C4F">
              <w:rPr>
                <w:sz w:val="20"/>
                <w:szCs w:val="20"/>
                <w:lang w:val="en-US"/>
              </w:rPr>
              <w:t xml:space="preserve"> clients</w:t>
            </w:r>
            <w:r w:rsidR="00422291">
              <w:rPr>
                <w:sz w:val="20"/>
                <w:szCs w:val="20"/>
                <w:lang w:val="en-US"/>
              </w:rPr>
              <w:t>.</w:t>
            </w:r>
          </w:p>
          <w:p w14:paraId="007D6E7A" w14:textId="021D8AE3" w:rsidR="00C754DD" w:rsidRDefault="00C754DD"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p>
          <w:p w14:paraId="64124D69" w14:textId="438ADF6F" w:rsidR="00097BCA"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The d</w:t>
            </w:r>
            <w:r w:rsidR="00E34BAC" w:rsidRPr="00422291">
              <w:rPr>
                <w:sz w:val="20"/>
                <w:szCs w:val="20"/>
                <w:lang w:val="en-US"/>
              </w:rPr>
              <w:t xml:space="preserve">eployment of the </w:t>
            </w:r>
            <w:proofErr w:type="spellStart"/>
            <w:r w:rsidR="00E34BAC" w:rsidRPr="00422291">
              <w:rPr>
                <w:sz w:val="20"/>
                <w:szCs w:val="20"/>
                <w:lang w:val="en-US"/>
              </w:rPr>
              <w:t>Temenos</w:t>
            </w:r>
            <w:proofErr w:type="spellEnd"/>
            <w:r w:rsidR="00E34BAC" w:rsidRPr="00422291">
              <w:rPr>
                <w:sz w:val="20"/>
                <w:szCs w:val="20"/>
                <w:lang w:val="en-US"/>
              </w:rPr>
              <w:t xml:space="preserve"> Infinity </w:t>
            </w:r>
            <w:r w:rsidR="009A3DD6">
              <w:rPr>
                <w:sz w:val="20"/>
                <w:szCs w:val="20"/>
                <w:lang w:val="en-US"/>
              </w:rPr>
              <w:t>Digital Client Onboarding</w:t>
            </w:r>
            <w:r w:rsidR="00E34BAC" w:rsidRPr="00422291">
              <w:rPr>
                <w:sz w:val="20"/>
                <w:szCs w:val="20"/>
                <w:lang w:val="en-US"/>
              </w:rPr>
              <w:t xml:space="preserve"> (</w:t>
            </w:r>
            <w:r w:rsidR="009A3DD6">
              <w:rPr>
                <w:sz w:val="20"/>
                <w:szCs w:val="20"/>
                <w:lang w:val="en-US"/>
              </w:rPr>
              <w:t>DCO</w:t>
            </w:r>
            <w:r w:rsidR="00E34BAC" w:rsidRPr="00422291">
              <w:rPr>
                <w:sz w:val="20"/>
                <w:szCs w:val="20"/>
                <w:lang w:val="en-US"/>
              </w:rPr>
              <w:t>) Platform</w:t>
            </w:r>
            <w:r>
              <w:rPr>
                <w:sz w:val="20"/>
                <w:szCs w:val="20"/>
                <w:lang w:val="en-US"/>
              </w:rPr>
              <w:t xml:space="preserve"> (aka. </w:t>
            </w:r>
            <w:proofErr w:type="spellStart"/>
            <w:r w:rsidR="001D0987">
              <w:rPr>
                <w:sz w:val="20"/>
                <w:szCs w:val="20"/>
                <w:lang w:val="en-US"/>
              </w:rPr>
              <w:t>Temenos</w:t>
            </w:r>
            <w:proofErr w:type="spellEnd"/>
            <w:r w:rsidR="001D0987">
              <w:rPr>
                <w:sz w:val="20"/>
                <w:szCs w:val="20"/>
                <w:lang w:val="en-US"/>
              </w:rPr>
              <w:t xml:space="preserve"> </w:t>
            </w:r>
            <w:r>
              <w:rPr>
                <w:sz w:val="20"/>
                <w:szCs w:val="20"/>
                <w:lang w:val="en-US"/>
              </w:rPr>
              <w:t>Avoka)</w:t>
            </w:r>
            <w:r w:rsidR="00E34BAC" w:rsidRPr="00422291">
              <w:rPr>
                <w:sz w:val="20"/>
                <w:szCs w:val="20"/>
                <w:lang w:val="en-US"/>
              </w:rPr>
              <w:t xml:space="preserve"> </w:t>
            </w:r>
            <w:r>
              <w:rPr>
                <w:sz w:val="20"/>
                <w:szCs w:val="20"/>
                <w:lang w:val="en-US"/>
              </w:rPr>
              <w:t>will</w:t>
            </w:r>
            <w:r w:rsidR="00E34BAC" w:rsidRPr="00422291">
              <w:rPr>
                <w:sz w:val="20"/>
                <w:szCs w:val="20"/>
                <w:lang w:val="en-US"/>
              </w:rPr>
              <w:t xml:space="preserve"> digitalize the existing and manual </w:t>
            </w:r>
            <w:r w:rsidR="002C4D03">
              <w:rPr>
                <w:sz w:val="20"/>
                <w:szCs w:val="20"/>
                <w:lang w:val="en-US"/>
              </w:rPr>
              <w:t xml:space="preserve">client </w:t>
            </w:r>
            <w:r w:rsidR="002555B1">
              <w:rPr>
                <w:sz w:val="20"/>
                <w:szCs w:val="20"/>
                <w:lang w:val="en-US"/>
              </w:rPr>
              <w:t>onboarding</w:t>
            </w:r>
            <w:r w:rsidR="002555B1" w:rsidRPr="00422291">
              <w:rPr>
                <w:sz w:val="20"/>
                <w:szCs w:val="20"/>
                <w:lang w:val="en-US"/>
              </w:rPr>
              <w:t xml:space="preserve"> </w:t>
            </w:r>
            <w:r w:rsidR="00E34BAC" w:rsidRPr="00422291">
              <w:rPr>
                <w:sz w:val="20"/>
                <w:szCs w:val="20"/>
                <w:lang w:val="en-US"/>
              </w:rPr>
              <w:t>processes</w:t>
            </w:r>
            <w:r>
              <w:rPr>
                <w:sz w:val="20"/>
                <w:szCs w:val="20"/>
                <w:lang w:val="en-US"/>
              </w:rPr>
              <w:t xml:space="preserve"> for</w:t>
            </w:r>
            <w:r w:rsidR="00580D7A">
              <w:rPr>
                <w:sz w:val="20"/>
                <w:szCs w:val="20"/>
                <w:lang w:val="en-US"/>
              </w:rPr>
              <w:t xml:space="preserve"> Motive</w:t>
            </w:r>
            <w:proofErr w:type="gramStart"/>
            <w:r w:rsidR="00580D7A">
              <w:rPr>
                <w:sz w:val="20"/>
                <w:szCs w:val="20"/>
                <w:lang w:val="en-US"/>
              </w:rPr>
              <w:t xml:space="preserve">, </w:t>
            </w:r>
            <w:r>
              <w:rPr>
                <w:sz w:val="20"/>
                <w:szCs w:val="20"/>
                <w:lang w:val="en-US"/>
              </w:rPr>
              <w:t xml:space="preserve"> </w:t>
            </w:r>
            <w:r w:rsidR="00E95EB8">
              <w:rPr>
                <w:sz w:val="20"/>
                <w:szCs w:val="20"/>
                <w:lang w:val="en-US"/>
              </w:rPr>
              <w:t>personal</w:t>
            </w:r>
            <w:proofErr w:type="gramEnd"/>
            <w:r w:rsidR="00E95EB8">
              <w:rPr>
                <w:sz w:val="20"/>
                <w:szCs w:val="20"/>
                <w:lang w:val="en-US"/>
              </w:rPr>
              <w:t xml:space="preserve"> </w:t>
            </w:r>
            <w:r>
              <w:rPr>
                <w:sz w:val="20"/>
                <w:szCs w:val="20"/>
                <w:lang w:val="en-US"/>
              </w:rPr>
              <w:t>and small business clients</w:t>
            </w:r>
            <w:r w:rsidR="00E34BAC" w:rsidRPr="00422291">
              <w:rPr>
                <w:sz w:val="20"/>
                <w:szCs w:val="20"/>
                <w:lang w:val="en-US"/>
              </w:rPr>
              <w:t xml:space="preserve">. </w:t>
            </w:r>
            <w:r w:rsidR="002555B1">
              <w:rPr>
                <w:sz w:val="20"/>
                <w:szCs w:val="20"/>
                <w:lang w:val="en-US"/>
              </w:rPr>
              <w:t xml:space="preserve">As part of digitalizing the small business onboarding processes, the ability to </w:t>
            </w:r>
            <w:r w:rsidR="00083108">
              <w:rPr>
                <w:sz w:val="20"/>
                <w:szCs w:val="20"/>
                <w:lang w:val="en-US"/>
              </w:rPr>
              <w:t xml:space="preserve">offer </w:t>
            </w:r>
            <w:r w:rsidR="002555B1">
              <w:rPr>
                <w:sz w:val="20"/>
                <w:szCs w:val="20"/>
                <w:lang w:val="en-US"/>
              </w:rPr>
              <w:t xml:space="preserve">small business lending </w:t>
            </w:r>
            <w:proofErr w:type="gramStart"/>
            <w:r w:rsidR="002555B1">
              <w:rPr>
                <w:sz w:val="20"/>
                <w:szCs w:val="20"/>
                <w:lang w:val="en-US"/>
              </w:rPr>
              <w:t>will be introduced</w:t>
            </w:r>
            <w:proofErr w:type="gramEnd"/>
            <w:r w:rsidR="002555B1">
              <w:rPr>
                <w:sz w:val="20"/>
                <w:szCs w:val="20"/>
                <w:lang w:val="en-US"/>
              </w:rPr>
              <w:t>. Holistically t</w:t>
            </w:r>
            <w:r w:rsidR="00E34BAC" w:rsidRPr="00422291">
              <w:rPr>
                <w:sz w:val="20"/>
                <w:szCs w:val="20"/>
                <w:lang w:val="en-US"/>
              </w:rPr>
              <w:t xml:space="preserve">his includes </w:t>
            </w:r>
            <w:r w:rsidR="008F38E4">
              <w:rPr>
                <w:sz w:val="20"/>
                <w:szCs w:val="20"/>
                <w:lang w:val="en-US"/>
              </w:rPr>
              <w:t xml:space="preserve">webpage design, </w:t>
            </w:r>
            <w:r w:rsidR="00E34BAC" w:rsidRPr="00422291">
              <w:rPr>
                <w:sz w:val="20"/>
                <w:szCs w:val="20"/>
                <w:lang w:val="en-US"/>
              </w:rPr>
              <w:t>workflow management, analytical reporting,</w:t>
            </w:r>
            <w:r>
              <w:rPr>
                <w:sz w:val="20"/>
                <w:szCs w:val="20"/>
                <w:lang w:val="en-US"/>
              </w:rPr>
              <w:t xml:space="preserve"> </w:t>
            </w:r>
            <w:r w:rsidR="00083108">
              <w:rPr>
                <w:sz w:val="20"/>
                <w:szCs w:val="20"/>
                <w:lang w:val="en-US"/>
              </w:rPr>
              <w:t xml:space="preserve">integrations (noted below), </w:t>
            </w:r>
            <w:r>
              <w:rPr>
                <w:sz w:val="20"/>
                <w:szCs w:val="20"/>
                <w:lang w:val="en-US"/>
              </w:rPr>
              <w:t>and</w:t>
            </w:r>
            <w:r w:rsidR="00E34BAC" w:rsidRPr="00422291">
              <w:rPr>
                <w:sz w:val="20"/>
                <w:szCs w:val="20"/>
                <w:lang w:val="en-US"/>
              </w:rPr>
              <w:t xml:space="preserve"> user access setup</w:t>
            </w:r>
            <w:r>
              <w:rPr>
                <w:sz w:val="20"/>
                <w:szCs w:val="20"/>
                <w:lang w:val="en-US"/>
              </w:rPr>
              <w:t xml:space="preserve"> on</w:t>
            </w:r>
            <w:r w:rsidR="00E34BAC" w:rsidRPr="00422291">
              <w:rPr>
                <w:sz w:val="20"/>
                <w:szCs w:val="20"/>
                <w:lang w:val="en-US"/>
              </w:rPr>
              <w:t xml:space="preserve"> </w:t>
            </w:r>
            <w:r>
              <w:rPr>
                <w:sz w:val="20"/>
                <w:szCs w:val="20"/>
                <w:lang w:val="en-US"/>
              </w:rPr>
              <w:t>e</w:t>
            </w:r>
            <w:r w:rsidR="00E34BAC" w:rsidRPr="00422291">
              <w:rPr>
                <w:sz w:val="20"/>
                <w:szCs w:val="20"/>
                <w:lang w:val="en-US"/>
              </w:rPr>
              <w:t xml:space="preserve">nvironments hosted on </w:t>
            </w:r>
            <w:proofErr w:type="spellStart"/>
            <w:r w:rsidR="00E34BAC" w:rsidRPr="00422291">
              <w:rPr>
                <w:sz w:val="20"/>
                <w:szCs w:val="20"/>
                <w:lang w:val="en-US"/>
              </w:rPr>
              <w:t>Temenos</w:t>
            </w:r>
            <w:proofErr w:type="spellEnd"/>
            <w:r w:rsidR="00E34BAC" w:rsidRPr="00422291">
              <w:rPr>
                <w:sz w:val="20"/>
                <w:szCs w:val="20"/>
                <w:lang w:val="en-US"/>
              </w:rPr>
              <w:t xml:space="preserve"> Cloud.</w:t>
            </w:r>
          </w:p>
          <w:p w14:paraId="3993EA43" w14:textId="77777777" w:rsidR="00422291" w:rsidRPr="00422291"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rPr>
            </w:pPr>
          </w:p>
          <w:p w14:paraId="3BA502D0" w14:textId="472B8FFA" w:rsidR="00097BCA"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This program stream also focus</w:t>
            </w:r>
            <w:r w:rsidR="00083108">
              <w:rPr>
                <w:sz w:val="20"/>
                <w:szCs w:val="20"/>
                <w:lang w:val="en-US"/>
              </w:rPr>
              <w:t>es</w:t>
            </w:r>
            <w:r>
              <w:rPr>
                <w:sz w:val="20"/>
                <w:szCs w:val="20"/>
                <w:lang w:val="en-US"/>
              </w:rPr>
              <w:t xml:space="preserve"> on the i</w:t>
            </w:r>
            <w:r w:rsidR="00E34BAC" w:rsidRPr="00422291">
              <w:rPr>
                <w:sz w:val="20"/>
                <w:szCs w:val="20"/>
                <w:lang w:val="en-US"/>
              </w:rPr>
              <w:t xml:space="preserve">mplementation of </w:t>
            </w:r>
            <w:r>
              <w:rPr>
                <w:sz w:val="20"/>
                <w:szCs w:val="20"/>
                <w:lang w:val="en-US"/>
              </w:rPr>
              <w:t xml:space="preserve">a </w:t>
            </w:r>
            <w:r w:rsidR="00E34BAC" w:rsidRPr="00422291">
              <w:rPr>
                <w:sz w:val="20"/>
                <w:szCs w:val="20"/>
                <w:lang w:val="en-US"/>
              </w:rPr>
              <w:t xml:space="preserve">Digital integration layer using Mulesoft </w:t>
            </w:r>
            <w:r w:rsidR="007E2B95">
              <w:rPr>
                <w:sz w:val="20"/>
                <w:szCs w:val="20"/>
                <w:lang w:val="en-US"/>
              </w:rPr>
              <w:t>Platform</w:t>
            </w:r>
            <w:r w:rsidR="002555B1">
              <w:rPr>
                <w:sz w:val="20"/>
                <w:szCs w:val="20"/>
                <w:lang w:val="en-US"/>
              </w:rPr>
              <w:t xml:space="preserve"> software</w:t>
            </w:r>
            <w:r w:rsidR="00E34BAC" w:rsidRPr="00422291">
              <w:rPr>
                <w:sz w:val="20"/>
                <w:szCs w:val="20"/>
                <w:lang w:val="en-US"/>
              </w:rPr>
              <w:t>.</w:t>
            </w:r>
            <w:r>
              <w:rPr>
                <w:sz w:val="20"/>
                <w:szCs w:val="20"/>
                <w:lang w:val="en-US"/>
              </w:rPr>
              <w:t xml:space="preserve"> </w:t>
            </w:r>
            <w:r w:rsidR="0012713F">
              <w:rPr>
                <w:sz w:val="20"/>
                <w:szCs w:val="20"/>
                <w:lang w:val="en-US"/>
              </w:rPr>
              <w:t xml:space="preserve">The initial listing of </w:t>
            </w:r>
            <w:r w:rsidR="00E34BAC" w:rsidRPr="00422291">
              <w:rPr>
                <w:sz w:val="20"/>
                <w:szCs w:val="20"/>
                <w:lang w:val="en-US"/>
              </w:rPr>
              <w:t xml:space="preserve">supporting integrations to be orchestrated </w:t>
            </w:r>
            <w:r w:rsidR="002555B1">
              <w:rPr>
                <w:sz w:val="20"/>
                <w:szCs w:val="20"/>
                <w:lang w:val="en-US"/>
              </w:rPr>
              <w:t xml:space="preserve">in support of Personal Digital Client Onboarding </w:t>
            </w:r>
            <w:r w:rsidR="00E34BAC" w:rsidRPr="00422291">
              <w:rPr>
                <w:sz w:val="20"/>
                <w:szCs w:val="20"/>
                <w:lang w:val="en-US"/>
              </w:rPr>
              <w:t>through Mulesoft</w:t>
            </w:r>
            <w:r>
              <w:rPr>
                <w:sz w:val="20"/>
                <w:szCs w:val="20"/>
                <w:lang w:val="en-US"/>
              </w:rPr>
              <w:t xml:space="preserve"> </w:t>
            </w:r>
            <w:r w:rsidR="0012713F">
              <w:rPr>
                <w:sz w:val="20"/>
                <w:szCs w:val="20"/>
                <w:lang w:val="en-US"/>
              </w:rPr>
              <w:t xml:space="preserve">at the time of writing this Charter </w:t>
            </w:r>
            <w:r>
              <w:rPr>
                <w:sz w:val="20"/>
                <w:szCs w:val="20"/>
                <w:lang w:val="en-US"/>
              </w:rPr>
              <w:t>include</w:t>
            </w:r>
            <w:r w:rsidR="00E34BAC" w:rsidRPr="00422291">
              <w:rPr>
                <w:sz w:val="20"/>
                <w:szCs w:val="20"/>
                <w:lang w:val="en-US"/>
              </w:rPr>
              <w:t>:</w:t>
            </w:r>
          </w:p>
          <w:p w14:paraId="32BE5CDD" w14:textId="77777777" w:rsidR="00422291" w:rsidRPr="00422291"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rPr>
            </w:pPr>
          </w:p>
          <w:p w14:paraId="3072A6B8" w14:textId="6DA435B8" w:rsidR="008F38E4" w:rsidRPr="00DC620E" w:rsidRDefault="00BF207E" w:rsidP="00DC620E">
            <w:pPr>
              <w:pStyle w:val="NoSpacing"/>
              <w:numPr>
                <w:ilvl w:val="0"/>
                <w:numId w:val="30"/>
              </w:numPr>
              <w:spacing w:before="60" w:after="60"/>
              <w:ind w:left="357" w:hanging="357"/>
              <w:cnfStyle w:val="000000100000" w:firstRow="0" w:lastRow="0" w:firstColumn="0" w:lastColumn="0" w:oddVBand="0" w:evenVBand="0" w:oddHBand="1" w:evenHBand="0" w:firstRowFirstColumn="0" w:firstRowLastColumn="0" w:lastRowFirstColumn="0" w:lastRowLastColumn="0"/>
              <w:rPr>
                <w:sz w:val="20"/>
                <w:szCs w:val="20"/>
              </w:rPr>
            </w:pPr>
            <w:r w:rsidRPr="00DC620E">
              <w:rPr>
                <w:b/>
                <w:bCs/>
                <w:sz w:val="20"/>
                <w:szCs w:val="20"/>
                <w:lang w:val="en-US"/>
              </w:rPr>
              <w:t>Thirdstream</w:t>
            </w:r>
            <w:r w:rsidR="00E34BAC" w:rsidRPr="00DC620E">
              <w:rPr>
                <w:sz w:val="20"/>
                <w:szCs w:val="20"/>
                <w:lang w:val="en-US"/>
              </w:rPr>
              <w:t xml:space="preserve">: Canada Post (address suggestion, correction and prefill), Amazon </w:t>
            </w:r>
            <w:proofErr w:type="spellStart"/>
            <w:r w:rsidR="00E34BAC" w:rsidRPr="00DC620E">
              <w:rPr>
                <w:sz w:val="20"/>
                <w:szCs w:val="20"/>
                <w:lang w:val="en-US"/>
              </w:rPr>
              <w:t>SNS</w:t>
            </w:r>
            <w:proofErr w:type="spellEnd"/>
            <w:r w:rsidR="00E34BAC" w:rsidRPr="00DC620E">
              <w:rPr>
                <w:sz w:val="20"/>
                <w:szCs w:val="20"/>
                <w:lang w:val="en-US"/>
              </w:rPr>
              <w:t xml:space="preserve"> (SMS notifications), </w:t>
            </w:r>
            <w:proofErr w:type="spellStart"/>
            <w:r w:rsidR="00E34BAC" w:rsidRPr="00DC620E">
              <w:rPr>
                <w:sz w:val="20"/>
                <w:szCs w:val="20"/>
                <w:lang w:val="en-US"/>
              </w:rPr>
              <w:t>ThreatMetrix</w:t>
            </w:r>
            <w:proofErr w:type="spellEnd"/>
            <w:r w:rsidR="00E34BAC" w:rsidRPr="00DC620E">
              <w:rPr>
                <w:sz w:val="20"/>
                <w:szCs w:val="20"/>
                <w:lang w:val="en-US"/>
              </w:rPr>
              <w:t xml:space="preserve"> </w:t>
            </w:r>
            <w:r w:rsidR="00E34BAC" w:rsidRPr="00DC620E">
              <w:rPr>
                <w:sz w:val="20"/>
                <w:szCs w:val="20"/>
                <w:lang w:val="en-US"/>
              </w:rPr>
              <w:lastRenderedPageBreak/>
              <w:t xml:space="preserve">(device and IP fraud screening), </w:t>
            </w:r>
            <w:proofErr w:type="spellStart"/>
            <w:r w:rsidR="00E34BAC" w:rsidRPr="00DC620E">
              <w:rPr>
                <w:sz w:val="20"/>
                <w:szCs w:val="20"/>
                <w:lang w:val="en-US"/>
              </w:rPr>
              <w:t>IDScan</w:t>
            </w:r>
            <w:proofErr w:type="spellEnd"/>
            <w:r w:rsidR="00E34BAC" w:rsidRPr="00DC620E">
              <w:rPr>
                <w:sz w:val="20"/>
                <w:szCs w:val="20"/>
                <w:lang w:val="en-US"/>
              </w:rPr>
              <w:t xml:space="preserve"> (identity document prefill), Equifax Credit Check, </w:t>
            </w:r>
            <w:proofErr w:type="spellStart"/>
            <w:r w:rsidR="00E34BAC" w:rsidRPr="00DC620E">
              <w:rPr>
                <w:sz w:val="20"/>
                <w:szCs w:val="20"/>
                <w:lang w:val="en-US"/>
              </w:rPr>
              <w:t>Flinks</w:t>
            </w:r>
            <w:proofErr w:type="spellEnd"/>
            <w:r w:rsidR="00E34BAC" w:rsidRPr="00DC620E">
              <w:rPr>
                <w:sz w:val="20"/>
                <w:szCs w:val="20"/>
                <w:lang w:val="en-US"/>
              </w:rPr>
              <w:t xml:space="preserve">, Equifax AML Assist/Citadel Fraud, </w:t>
            </w:r>
            <w:proofErr w:type="spellStart"/>
            <w:r w:rsidR="00E34BAC" w:rsidRPr="00DC620E">
              <w:rPr>
                <w:sz w:val="20"/>
                <w:szCs w:val="20"/>
                <w:lang w:val="en-US"/>
              </w:rPr>
              <w:t>EnStream</w:t>
            </w:r>
            <w:proofErr w:type="spellEnd"/>
            <w:r w:rsidR="00E34BAC" w:rsidRPr="00DC620E">
              <w:rPr>
                <w:sz w:val="20"/>
                <w:szCs w:val="20"/>
                <w:lang w:val="en-US"/>
              </w:rPr>
              <w:t xml:space="preserve"> (mobile phone verification)</w:t>
            </w:r>
            <w:r w:rsidR="008F38E4" w:rsidRPr="00DC620E">
              <w:rPr>
                <w:sz w:val="20"/>
                <w:szCs w:val="20"/>
                <w:lang w:val="en-US"/>
              </w:rPr>
              <w:t>.</w:t>
            </w:r>
          </w:p>
          <w:p w14:paraId="560D1F7E" w14:textId="0E730462" w:rsidR="00083108" w:rsidRPr="00DC620E" w:rsidRDefault="00E34BAC" w:rsidP="00DC620E">
            <w:pPr>
              <w:pStyle w:val="NoSpacing"/>
              <w:numPr>
                <w:ilvl w:val="0"/>
                <w:numId w:val="30"/>
              </w:numPr>
              <w:ind w:left="357" w:hanging="357"/>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22291">
              <w:rPr>
                <w:b/>
                <w:bCs/>
                <w:sz w:val="20"/>
                <w:szCs w:val="20"/>
                <w:lang w:val="en-US"/>
              </w:rPr>
              <w:t>Temenos</w:t>
            </w:r>
            <w:proofErr w:type="spellEnd"/>
            <w:r w:rsidRPr="00422291">
              <w:rPr>
                <w:sz w:val="20"/>
                <w:szCs w:val="20"/>
                <w:lang w:val="en-US"/>
              </w:rPr>
              <w:t xml:space="preserve"> </w:t>
            </w:r>
            <w:proofErr w:type="spellStart"/>
            <w:r w:rsidRPr="00422291">
              <w:rPr>
                <w:b/>
                <w:bCs/>
                <w:sz w:val="20"/>
                <w:szCs w:val="20"/>
                <w:lang w:val="en-US"/>
              </w:rPr>
              <w:t>T24</w:t>
            </w:r>
            <w:proofErr w:type="spellEnd"/>
            <w:r w:rsidRPr="00422291">
              <w:rPr>
                <w:sz w:val="20"/>
                <w:szCs w:val="20"/>
                <w:lang w:val="en-US"/>
              </w:rPr>
              <w:t xml:space="preserve">: new web services: create customer, </w:t>
            </w:r>
            <w:r w:rsidR="00B5341E">
              <w:rPr>
                <w:sz w:val="20"/>
                <w:szCs w:val="20"/>
                <w:lang w:val="en-US"/>
              </w:rPr>
              <w:t xml:space="preserve">create contact log, create account, </w:t>
            </w:r>
            <w:r w:rsidRPr="00422291">
              <w:rPr>
                <w:sz w:val="20"/>
                <w:szCs w:val="20"/>
                <w:lang w:val="en-US"/>
              </w:rPr>
              <w:t xml:space="preserve">create </w:t>
            </w:r>
            <w:r w:rsidR="006208E8">
              <w:rPr>
                <w:sz w:val="20"/>
                <w:szCs w:val="20"/>
                <w:lang w:val="en-US"/>
              </w:rPr>
              <w:t>Access Card (</w:t>
            </w:r>
            <w:proofErr w:type="gramStart"/>
            <w:r w:rsidR="00B5341E">
              <w:rPr>
                <w:sz w:val="20"/>
                <w:szCs w:val="20"/>
                <w:lang w:val="en-US"/>
              </w:rPr>
              <w:t>P</w:t>
            </w:r>
            <w:r w:rsidRPr="00422291">
              <w:rPr>
                <w:sz w:val="20"/>
                <w:szCs w:val="20"/>
                <w:lang w:val="en-US"/>
              </w:rPr>
              <w:t>AN</w:t>
            </w:r>
            <w:r w:rsidR="006208E8">
              <w:rPr>
                <w:sz w:val="20"/>
                <w:szCs w:val="20"/>
                <w:lang w:val="en-US"/>
              </w:rPr>
              <w:t>(</w:t>
            </w:r>
            <w:proofErr w:type="gramEnd"/>
            <w:r w:rsidR="006208E8">
              <w:rPr>
                <w:sz w:val="20"/>
                <w:szCs w:val="20"/>
                <w:lang w:val="en-US"/>
              </w:rPr>
              <w:t xml:space="preserve"> and update PAC code</w:t>
            </w:r>
            <w:r w:rsidRPr="00422291">
              <w:rPr>
                <w:sz w:val="20"/>
                <w:szCs w:val="20"/>
                <w:lang w:val="en-US"/>
              </w:rPr>
              <w:t xml:space="preserve">, </w:t>
            </w:r>
            <w:r w:rsidR="006208E8">
              <w:rPr>
                <w:sz w:val="20"/>
                <w:szCs w:val="20"/>
                <w:lang w:val="en-US"/>
              </w:rPr>
              <w:t>duplicate customer check</w:t>
            </w:r>
            <w:r w:rsidR="00083108">
              <w:rPr>
                <w:sz w:val="20"/>
                <w:szCs w:val="20"/>
                <w:lang w:val="en-US"/>
              </w:rPr>
              <w:t>.</w:t>
            </w:r>
          </w:p>
          <w:p w14:paraId="7E6ED3FB" w14:textId="1CB1D3DC" w:rsidR="00422291"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p>
          <w:p w14:paraId="6D195ED5" w14:textId="1E05B160" w:rsidR="002555B1" w:rsidRDefault="002555B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sidRPr="00BC188A">
              <w:rPr>
                <w:b/>
                <w:sz w:val="20"/>
                <w:szCs w:val="20"/>
                <w:lang w:val="en-US"/>
              </w:rPr>
              <w:t>Note:</w:t>
            </w:r>
            <w:r>
              <w:rPr>
                <w:sz w:val="20"/>
                <w:szCs w:val="20"/>
                <w:lang w:val="en-US"/>
              </w:rPr>
              <w:t xml:space="preserve"> </w:t>
            </w:r>
            <w:r w:rsidR="0028194C">
              <w:rPr>
                <w:sz w:val="20"/>
                <w:szCs w:val="20"/>
                <w:lang w:val="en-US"/>
              </w:rPr>
              <w:t>As needed, a</w:t>
            </w:r>
            <w:r>
              <w:rPr>
                <w:sz w:val="20"/>
                <w:szCs w:val="20"/>
                <w:lang w:val="en-US"/>
              </w:rPr>
              <w:t xml:space="preserve">dditional integrations </w:t>
            </w:r>
            <w:proofErr w:type="gramStart"/>
            <w:r>
              <w:rPr>
                <w:sz w:val="20"/>
                <w:szCs w:val="20"/>
                <w:lang w:val="en-US"/>
              </w:rPr>
              <w:t>will be added</w:t>
            </w:r>
            <w:proofErr w:type="gramEnd"/>
            <w:r>
              <w:rPr>
                <w:sz w:val="20"/>
                <w:szCs w:val="20"/>
                <w:lang w:val="en-US"/>
              </w:rPr>
              <w:t xml:space="preserve"> in support of Small Business Digital Client Onboarding</w:t>
            </w:r>
            <w:r w:rsidR="00083108">
              <w:rPr>
                <w:sz w:val="20"/>
                <w:szCs w:val="20"/>
                <w:lang w:val="en-US"/>
              </w:rPr>
              <w:t xml:space="preserve"> and Small Business Lending</w:t>
            </w:r>
            <w:r>
              <w:rPr>
                <w:sz w:val="20"/>
                <w:szCs w:val="20"/>
                <w:lang w:val="en-US"/>
              </w:rPr>
              <w:t>.</w:t>
            </w:r>
          </w:p>
          <w:p w14:paraId="0C1AAC25" w14:textId="77777777" w:rsidR="002555B1" w:rsidRDefault="002555B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p>
          <w:p w14:paraId="477C8963" w14:textId="24F73A4F" w:rsidR="00746B94" w:rsidRPr="006A7C4F" w:rsidRDefault="00375A18" w:rsidP="00EA22A5">
            <w:pPr>
              <w:pStyle w:val="No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lang w:val="en-US"/>
              </w:rPr>
              <w:t>Finally</w:t>
            </w:r>
            <w:r w:rsidR="00422291">
              <w:rPr>
                <w:sz w:val="20"/>
                <w:szCs w:val="20"/>
                <w:lang w:val="en-US"/>
              </w:rPr>
              <w:t>, this program stream will establish the new CWB</w:t>
            </w:r>
            <w:r w:rsidR="00E34BAC" w:rsidRPr="00422291">
              <w:rPr>
                <w:sz w:val="20"/>
                <w:szCs w:val="20"/>
                <w:lang w:val="en-US"/>
              </w:rPr>
              <w:t xml:space="preserve"> Digital Team support and sustainment structure</w:t>
            </w:r>
            <w:r w:rsidR="00422291">
              <w:rPr>
                <w:sz w:val="20"/>
                <w:szCs w:val="20"/>
                <w:lang w:val="en-US"/>
              </w:rPr>
              <w:t>.</w:t>
            </w:r>
          </w:p>
        </w:tc>
      </w:tr>
      <w:tr w:rsidR="00C754DD" w14:paraId="748C4295" w14:textId="77777777" w:rsidTr="006A7C4F">
        <w:trPr>
          <w:cnfStyle w:val="000000010000" w:firstRow="0" w:lastRow="0" w:firstColumn="0" w:lastColumn="0" w:oddVBand="0" w:evenVBand="0" w:oddHBand="0" w:evenHBand="1" w:firstRowFirstColumn="0" w:firstRowLastColumn="0" w:lastRowFirstColumn="0" w:lastRowLastColumn="0"/>
          <w:trHeight w:val="2721"/>
        </w:trPr>
        <w:tc>
          <w:tcPr>
            <w:cnfStyle w:val="001000000000" w:firstRow="0" w:lastRow="0" w:firstColumn="1" w:lastColumn="0" w:oddVBand="0" w:evenVBand="0" w:oddHBand="0" w:evenHBand="0" w:firstRowFirstColumn="0" w:firstRowLastColumn="0" w:lastRowFirstColumn="0" w:lastRowLastColumn="0"/>
            <w:tcW w:w="4820" w:type="dxa"/>
            <w:vAlign w:val="top"/>
          </w:tcPr>
          <w:p w14:paraId="5D517686" w14:textId="45000B93" w:rsidR="00C754DD" w:rsidRPr="00EA22A5" w:rsidRDefault="00C754DD" w:rsidP="00EA22A5">
            <w:pPr>
              <w:spacing w:line="240" w:lineRule="auto"/>
              <w:rPr>
                <w:color w:val="FFFFFF" w:themeColor="background1"/>
                <w:sz w:val="20"/>
                <w:szCs w:val="20"/>
                <w:u w:val="single"/>
              </w:rPr>
            </w:pPr>
            <w:r w:rsidRPr="00EA22A5">
              <w:rPr>
                <w:color w:val="FFFFFF" w:themeColor="background1"/>
                <w:sz w:val="20"/>
                <w:szCs w:val="20"/>
                <w:u w:val="single"/>
              </w:rPr>
              <w:lastRenderedPageBreak/>
              <w:t>Program Stream 2</w:t>
            </w:r>
            <w:r w:rsidR="006A7C4F" w:rsidRPr="00EA22A5">
              <w:rPr>
                <w:color w:val="FFFFFF" w:themeColor="background1"/>
                <w:sz w:val="20"/>
                <w:szCs w:val="20"/>
                <w:u w:val="single"/>
              </w:rPr>
              <w:t xml:space="preserve"> (</w:t>
            </w:r>
            <w:r w:rsidR="007E2B95">
              <w:rPr>
                <w:color w:val="FFFFFF" w:themeColor="background1"/>
                <w:sz w:val="20"/>
                <w:szCs w:val="20"/>
                <w:u w:val="single"/>
              </w:rPr>
              <w:t>Digital Banking</w:t>
            </w:r>
            <w:r w:rsidR="006A7C4F" w:rsidRPr="00EA22A5">
              <w:rPr>
                <w:color w:val="FFFFFF" w:themeColor="background1"/>
                <w:sz w:val="20"/>
                <w:szCs w:val="20"/>
                <w:u w:val="single"/>
              </w:rPr>
              <w:t xml:space="preserve"> Platform)</w:t>
            </w:r>
            <w:r w:rsidR="004D54B5">
              <w:rPr>
                <w:color w:val="FFFFFF" w:themeColor="background1"/>
                <w:sz w:val="20"/>
                <w:szCs w:val="20"/>
                <w:u w:val="single"/>
              </w:rPr>
              <w:t>:</w:t>
            </w:r>
          </w:p>
          <w:p w14:paraId="6CDA267B" w14:textId="2DC8E2B7" w:rsidR="00C754DD" w:rsidRPr="006A7C4F" w:rsidRDefault="00C754DD" w:rsidP="00EA22A5">
            <w:pPr>
              <w:pStyle w:val="ListParagraph"/>
              <w:numPr>
                <w:ilvl w:val="0"/>
                <w:numId w:val="17"/>
              </w:numPr>
              <w:spacing w:line="240" w:lineRule="auto"/>
              <w:ind w:left="357" w:hanging="357"/>
              <w:rPr>
                <w:b w:val="0"/>
                <w:color w:val="FFFFFF" w:themeColor="background1"/>
                <w:sz w:val="20"/>
                <w:szCs w:val="20"/>
                <w:u w:val="single"/>
              </w:rPr>
            </w:pPr>
            <w:r w:rsidRPr="006A7C4F">
              <w:rPr>
                <w:b w:val="0"/>
                <w:sz w:val="20"/>
                <w:szCs w:val="20"/>
              </w:rPr>
              <w:t xml:space="preserve">Small Business </w:t>
            </w:r>
            <w:r w:rsidR="009D22DF">
              <w:rPr>
                <w:b w:val="0"/>
                <w:sz w:val="20"/>
                <w:szCs w:val="20"/>
              </w:rPr>
              <w:t xml:space="preserve">Digital </w:t>
            </w:r>
            <w:r w:rsidRPr="006A7C4F">
              <w:rPr>
                <w:b w:val="0"/>
                <w:sz w:val="20"/>
                <w:szCs w:val="20"/>
              </w:rPr>
              <w:t xml:space="preserve">Banking Platform </w:t>
            </w:r>
          </w:p>
          <w:p w14:paraId="641D6A78" w14:textId="523A6380" w:rsidR="00B511F5" w:rsidRPr="006A7C4F" w:rsidRDefault="00B511F5" w:rsidP="00EA22A5">
            <w:pPr>
              <w:pStyle w:val="ListParagraph"/>
              <w:numPr>
                <w:ilvl w:val="0"/>
                <w:numId w:val="17"/>
              </w:numPr>
              <w:spacing w:line="240" w:lineRule="auto"/>
              <w:ind w:left="357" w:hanging="357"/>
              <w:rPr>
                <w:b w:val="0"/>
                <w:color w:val="FFFFFF" w:themeColor="background1"/>
                <w:sz w:val="20"/>
                <w:szCs w:val="20"/>
                <w:u w:val="single"/>
              </w:rPr>
            </w:pPr>
            <w:r w:rsidRPr="006A7C4F">
              <w:rPr>
                <w:b w:val="0"/>
                <w:sz w:val="20"/>
                <w:szCs w:val="20"/>
              </w:rPr>
              <w:t xml:space="preserve">Personal </w:t>
            </w:r>
            <w:r w:rsidR="007E2B95">
              <w:rPr>
                <w:b w:val="0"/>
                <w:sz w:val="20"/>
                <w:szCs w:val="20"/>
              </w:rPr>
              <w:t>Digital Banking</w:t>
            </w:r>
            <w:r w:rsidRPr="006A7C4F">
              <w:rPr>
                <w:b w:val="0"/>
                <w:sz w:val="20"/>
                <w:szCs w:val="20"/>
              </w:rPr>
              <w:t xml:space="preserve"> Platform</w:t>
            </w:r>
          </w:p>
          <w:p w14:paraId="50DAE85C" w14:textId="20861366" w:rsidR="00C754DD" w:rsidRPr="006A7C4F" w:rsidRDefault="009D79B7" w:rsidP="00EA22A5">
            <w:pPr>
              <w:pStyle w:val="ListParagraph"/>
              <w:numPr>
                <w:ilvl w:val="0"/>
                <w:numId w:val="17"/>
              </w:numPr>
              <w:spacing w:line="240" w:lineRule="auto"/>
              <w:ind w:left="357" w:hanging="357"/>
              <w:rPr>
                <w:b w:val="0"/>
                <w:color w:val="FFFFFF" w:themeColor="background1"/>
                <w:sz w:val="20"/>
                <w:szCs w:val="20"/>
                <w:u w:val="single"/>
              </w:rPr>
            </w:pPr>
            <w:r>
              <w:rPr>
                <w:b w:val="0"/>
                <w:sz w:val="20"/>
                <w:szCs w:val="20"/>
              </w:rPr>
              <w:t>Commercial</w:t>
            </w:r>
            <w:r w:rsidRPr="006A7C4F">
              <w:rPr>
                <w:b w:val="0"/>
                <w:sz w:val="20"/>
                <w:szCs w:val="20"/>
              </w:rPr>
              <w:t xml:space="preserve"> </w:t>
            </w:r>
            <w:r w:rsidR="007E2B95">
              <w:rPr>
                <w:b w:val="0"/>
                <w:sz w:val="20"/>
                <w:szCs w:val="20"/>
              </w:rPr>
              <w:t>Digital Banking</w:t>
            </w:r>
            <w:r w:rsidR="00C754DD" w:rsidRPr="006A7C4F">
              <w:rPr>
                <w:b w:val="0"/>
                <w:sz w:val="20"/>
                <w:szCs w:val="20"/>
              </w:rPr>
              <w:t xml:space="preserve"> Platform</w:t>
            </w:r>
          </w:p>
          <w:p w14:paraId="31B7B677" w14:textId="6924BF9D" w:rsidR="00C754DD" w:rsidRPr="006A7C4F" w:rsidRDefault="00C754DD" w:rsidP="00EA22A5">
            <w:pPr>
              <w:pStyle w:val="ListParagraph"/>
              <w:spacing w:line="240" w:lineRule="auto"/>
              <w:ind w:left="1440"/>
              <w:rPr>
                <w:color w:val="FFFFFF" w:themeColor="background1"/>
                <w:sz w:val="20"/>
                <w:szCs w:val="20"/>
                <w:u w:val="single"/>
              </w:rPr>
            </w:pPr>
          </w:p>
        </w:tc>
        <w:tc>
          <w:tcPr>
            <w:tcW w:w="5271" w:type="dxa"/>
            <w:vAlign w:val="top"/>
          </w:tcPr>
          <w:p w14:paraId="28A76CC4" w14:textId="0FCFB1C9" w:rsidR="00EA1D87" w:rsidRDefault="00422291" w:rsidP="00EA22A5">
            <w:pPr>
              <w:pStyle w:val="NoSpacing"/>
              <w:cnfStyle w:val="000000010000" w:firstRow="0" w:lastRow="0" w:firstColumn="0" w:lastColumn="0" w:oddVBand="0" w:evenVBand="0" w:oddHBand="0" w:evenHBand="1" w:firstRowFirstColumn="0" w:firstRowLastColumn="0" w:lastRowFirstColumn="0" w:lastRowLastColumn="0"/>
              <w:rPr>
                <w:sz w:val="20"/>
                <w:szCs w:val="20"/>
                <w:lang w:val="en-US"/>
              </w:rPr>
            </w:pPr>
            <w:r w:rsidRPr="006A7C4F">
              <w:rPr>
                <w:sz w:val="20"/>
                <w:szCs w:val="20"/>
                <w:lang w:val="en-US"/>
              </w:rPr>
              <w:t xml:space="preserve">The </w:t>
            </w:r>
            <w:r>
              <w:rPr>
                <w:sz w:val="20"/>
                <w:szCs w:val="20"/>
                <w:lang w:val="en-US"/>
              </w:rPr>
              <w:t>second</w:t>
            </w:r>
            <w:r w:rsidRPr="006A7C4F">
              <w:rPr>
                <w:sz w:val="20"/>
                <w:szCs w:val="20"/>
                <w:lang w:val="en-US"/>
              </w:rPr>
              <w:t xml:space="preserve"> key </w:t>
            </w:r>
            <w:r w:rsidR="00B511F5">
              <w:rPr>
                <w:sz w:val="20"/>
                <w:szCs w:val="20"/>
                <w:lang w:val="en-US"/>
              </w:rPr>
              <w:t>p</w:t>
            </w:r>
            <w:r w:rsidRPr="006A7C4F">
              <w:rPr>
                <w:sz w:val="20"/>
                <w:szCs w:val="20"/>
                <w:lang w:val="en-US"/>
              </w:rPr>
              <w:t>ro</w:t>
            </w:r>
            <w:r>
              <w:rPr>
                <w:sz w:val="20"/>
                <w:szCs w:val="20"/>
                <w:lang w:val="en-US"/>
              </w:rPr>
              <w:t>gram</w:t>
            </w:r>
            <w:r w:rsidRPr="006A7C4F">
              <w:rPr>
                <w:sz w:val="20"/>
                <w:szCs w:val="20"/>
                <w:lang w:val="en-US"/>
              </w:rPr>
              <w:t xml:space="preserve"> </w:t>
            </w:r>
            <w:r w:rsidR="00B511F5">
              <w:rPr>
                <w:sz w:val="20"/>
                <w:szCs w:val="20"/>
                <w:lang w:val="en-US"/>
              </w:rPr>
              <w:t>s</w:t>
            </w:r>
            <w:r>
              <w:rPr>
                <w:sz w:val="20"/>
                <w:szCs w:val="20"/>
                <w:lang w:val="en-US"/>
              </w:rPr>
              <w:t>tream</w:t>
            </w:r>
            <w:r w:rsidRPr="006A7C4F">
              <w:rPr>
                <w:sz w:val="20"/>
                <w:szCs w:val="20"/>
                <w:lang w:val="en-US"/>
              </w:rPr>
              <w:t xml:space="preserve"> is </w:t>
            </w:r>
            <w:r w:rsidR="00EA1D87">
              <w:rPr>
                <w:sz w:val="20"/>
                <w:szCs w:val="20"/>
                <w:lang w:val="en-US"/>
              </w:rPr>
              <w:t xml:space="preserve">the implementation of </w:t>
            </w:r>
            <w:proofErr w:type="spellStart"/>
            <w:r w:rsidR="00EA1D87">
              <w:rPr>
                <w:sz w:val="20"/>
                <w:szCs w:val="20"/>
                <w:lang w:val="en-US"/>
              </w:rPr>
              <w:t>Temenos</w:t>
            </w:r>
            <w:proofErr w:type="spellEnd"/>
            <w:r w:rsidR="00EA1D87">
              <w:rPr>
                <w:sz w:val="20"/>
                <w:szCs w:val="20"/>
                <w:lang w:val="en-US"/>
              </w:rPr>
              <w:t xml:space="preserve"> </w:t>
            </w:r>
            <w:r w:rsidR="001D0987">
              <w:rPr>
                <w:sz w:val="20"/>
                <w:szCs w:val="20"/>
                <w:lang w:val="en-US"/>
              </w:rPr>
              <w:t>Infinity d</w:t>
            </w:r>
            <w:r w:rsidR="00EA1D87">
              <w:rPr>
                <w:sz w:val="20"/>
                <w:szCs w:val="20"/>
                <w:lang w:val="en-US"/>
              </w:rPr>
              <w:t xml:space="preserve">igital </w:t>
            </w:r>
            <w:r w:rsidR="001D0987">
              <w:rPr>
                <w:sz w:val="20"/>
                <w:szCs w:val="20"/>
                <w:lang w:val="en-US"/>
              </w:rPr>
              <w:t>b</w:t>
            </w:r>
            <w:r w:rsidR="00EA1D87">
              <w:rPr>
                <w:sz w:val="20"/>
                <w:szCs w:val="20"/>
                <w:lang w:val="en-US"/>
              </w:rPr>
              <w:t xml:space="preserve">anking </w:t>
            </w:r>
            <w:r w:rsidR="001D0987">
              <w:rPr>
                <w:sz w:val="20"/>
                <w:szCs w:val="20"/>
                <w:lang w:val="en-US"/>
              </w:rPr>
              <w:t>p</w:t>
            </w:r>
            <w:r w:rsidR="00EA1D87">
              <w:rPr>
                <w:sz w:val="20"/>
                <w:szCs w:val="20"/>
                <w:lang w:val="en-US"/>
              </w:rPr>
              <w:t xml:space="preserve">latform </w:t>
            </w:r>
            <w:r w:rsidR="00AD6D3C">
              <w:rPr>
                <w:sz w:val="20"/>
                <w:szCs w:val="20"/>
                <w:lang w:val="en-US"/>
              </w:rPr>
              <w:t xml:space="preserve">product </w:t>
            </w:r>
            <w:r w:rsidR="00EA1D87">
              <w:rPr>
                <w:sz w:val="20"/>
                <w:szCs w:val="20"/>
                <w:lang w:val="en-US"/>
              </w:rPr>
              <w:t xml:space="preserve">for </w:t>
            </w:r>
            <w:r w:rsidR="00E95EB8">
              <w:rPr>
                <w:sz w:val="20"/>
                <w:szCs w:val="20"/>
                <w:lang w:val="en-US"/>
              </w:rPr>
              <w:t>personal</w:t>
            </w:r>
            <w:r w:rsidR="00EA1D87">
              <w:rPr>
                <w:sz w:val="20"/>
                <w:szCs w:val="20"/>
                <w:lang w:val="en-US"/>
              </w:rPr>
              <w:t xml:space="preserve">, small business and </w:t>
            </w:r>
            <w:r w:rsidR="009D79B7">
              <w:rPr>
                <w:sz w:val="20"/>
                <w:szCs w:val="20"/>
                <w:lang w:val="en-US"/>
              </w:rPr>
              <w:t xml:space="preserve">commercial </w:t>
            </w:r>
            <w:r w:rsidR="00EA1D87">
              <w:rPr>
                <w:sz w:val="20"/>
                <w:szCs w:val="20"/>
                <w:lang w:val="en-US"/>
              </w:rPr>
              <w:t>clients</w:t>
            </w:r>
            <w:r w:rsidR="00AD6D3C">
              <w:rPr>
                <w:sz w:val="20"/>
                <w:szCs w:val="20"/>
                <w:lang w:val="en-US"/>
              </w:rPr>
              <w:t>;</w:t>
            </w:r>
            <w:r w:rsidR="00EA1D87">
              <w:rPr>
                <w:sz w:val="20"/>
                <w:szCs w:val="20"/>
                <w:lang w:val="en-US"/>
              </w:rPr>
              <w:t xml:space="preserve"> replacing </w:t>
            </w:r>
            <w:r w:rsidR="001D0987">
              <w:rPr>
                <w:sz w:val="20"/>
                <w:szCs w:val="20"/>
                <w:lang w:val="en-US"/>
              </w:rPr>
              <w:t xml:space="preserve">the </w:t>
            </w:r>
            <w:r w:rsidR="00EA1D87">
              <w:rPr>
                <w:sz w:val="20"/>
                <w:szCs w:val="20"/>
                <w:lang w:val="en-US"/>
              </w:rPr>
              <w:t xml:space="preserve">existing </w:t>
            </w:r>
            <w:r w:rsidR="001D0987">
              <w:rPr>
                <w:sz w:val="20"/>
                <w:szCs w:val="20"/>
                <w:lang w:val="en-US"/>
              </w:rPr>
              <w:t xml:space="preserve">Central 1 </w:t>
            </w:r>
            <w:r w:rsidR="00EA1D87">
              <w:rPr>
                <w:sz w:val="20"/>
                <w:szCs w:val="20"/>
                <w:lang w:val="en-US"/>
              </w:rPr>
              <w:t>online banking platform</w:t>
            </w:r>
            <w:r w:rsidR="001D0987">
              <w:rPr>
                <w:sz w:val="20"/>
                <w:szCs w:val="20"/>
                <w:lang w:val="en-US"/>
              </w:rPr>
              <w:t xml:space="preserve"> that CWB </w:t>
            </w:r>
            <w:r w:rsidR="00AD6D3C">
              <w:rPr>
                <w:sz w:val="20"/>
                <w:szCs w:val="20"/>
                <w:lang w:val="en-US"/>
              </w:rPr>
              <w:t>currently uses</w:t>
            </w:r>
            <w:r w:rsidR="00EA1D87">
              <w:rPr>
                <w:sz w:val="20"/>
                <w:szCs w:val="20"/>
                <w:lang w:val="en-US"/>
              </w:rPr>
              <w:t xml:space="preserve">. </w:t>
            </w:r>
            <w:r w:rsidR="00AD6D3C">
              <w:rPr>
                <w:sz w:val="20"/>
                <w:szCs w:val="20"/>
                <w:lang w:val="en-US"/>
              </w:rPr>
              <w:t xml:space="preserve">This program stream is focused to </w:t>
            </w:r>
            <w:r w:rsidR="00EA1D87">
              <w:rPr>
                <w:sz w:val="20"/>
                <w:szCs w:val="20"/>
                <w:lang w:val="en-US"/>
              </w:rPr>
              <w:t>provide an enhanced client user experience, seamless migration of clients’ accounts, preferences and</w:t>
            </w:r>
            <w:r w:rsidR="00D63C12">
              <w:rPr>
                <w:sz w:val="20"/>
                <w:szCs w:val="20"/>
                <w:lang w:val="en-US"/>
              </w:rPr>
              <w:t xml:space="preserve"> historical</w:t>
            </w:r>
            <w:r w:rsidR="00EA1D87">
              <w:rPr>
                <w:sz w:val="20"/>
                <w:szCs w:val="20"/>
                <w:lang w:val="en-US"/>
              </w:rPr>
              <w:t xml:space="preserve"> data</w:t>
            </w:r>
            <w:r w:rsidR="00D63C12">
              <w:rPr>
                <w:sz w:val="20"/>
                <w:szCs w:val="20"/>
                <w:lang w:val="en-US"/>
              </w:rPr>
              <w:t>/transactions</w:t>
            </w:r>
            <w:r w:rsidR="00AD6D3C">
              <w:rPr>
                <w:sz w:val="20"/>
                <w:szCs w:val="20"/>
                <w:lang w:val="en-US"/>
              </w:rPr>
              <w:t>,</w:t>
            </w:r>
            <w:r w:rsidR="00EA1D87">
              <w:rPr>
                <w:sz w:val="20"/>
                <w:szCs w:val="20"/>
                <w:lang w:val="en-US"/>
              </w:rPr>
              <w:t xml:space="preserve"> a</w:t>
            </w:r>
            <w:r w:rsidR="00D63C12">
              <w:rPr>
                <w:sz w:val="20"/>
                <w:szCs w:val="20"/>
                <w:lang w:val="en-US"/>
              </w:rPr>
              <w:t>s well as</w:t>
            </w:r>
            <w:r w:rsidR="00EA1D87">
              <w:rPr>
                <w:sz w:val="20"/>
                <w:szCs w:val="20"/>
                <w:lang w:val="en-US"/>
              </w:rPr>
              <w:t xml:space="preserve"> </w:t>
            </w:r>
            <w:r w:rsidR="00AD6D3C">
              <w:rPr>
                <w:sz w:val="20"/>
                <w:szCs w:val="20"/>
                <w:lang w:val="en-US"/>
              </w:rPr>
              <w:t xml:space="preserve">providing </w:t>
            </w:r>
            <w:r w:rsidR="00EA1D87">
              <w:rPr>
                <w:sz w:val="20"/>
                <w:szCs w:val="20"/>
                <w:lang w:val="en-US"/>
              </w:rPr>
              <w:t xml:space="preserve">additional </w:t>
            </w:r>
            <w:r w:rsidR="00AD6D3C">
              <w:rPr>
                <w:sz w:val="20"/>
                <w:szCs w:val="20"/>
                <w:lang w:val="en-US"/>
              </w:rPr>
              <w:t>product/feature/services</w:t>
            </w:r>
            <w:r w:rsidR="00EA1D87">
              <w:rPr>
                <w:sz w:val="20"/>
                <w:szCs w:val="20"/>
                <w:lang w:val="en-US"/>
              </w:rPr>
              <w:t xml:space="preserve"> not available in CWB’s current</w:t>
            </w:r>
            <w:r w:rsidR="00663531">
              <w:rPr>
                <w:sz w:val="20"/>
                <w:szCs w:val="20"/>
                <w:lang w:val="en-US"/>
              </w:rPr>
              <w:t>,</w:t>
            </w:r>
            <w:r w:rsidR="00EA1D87">
              <w:rPr>
                <w:sz w:val="20"/>
                <w:szCs w:val="20"/>
                <w:lang w:val="en-US"/>
              </w:rPr>
              <w:t xml:space="preserve"> </w:t>
            </w:r>
            <w:r w:rsidR="00663531">
              <w:rPr>
                <w:sz w:val="20"/>
                <w:szCs w:val="20"/>
                <w:lang w:val="en-US"/>
              </w:rPr>
              <w:t xml:space="preserve">Central 1 </w:t>
            </w:r>
            <w:r w:rsidR="00EA1D87">
              <w:rPr>
                <w:sz w:val="20"/>
                <w:szCs w:val="20"/>
                <w:lang w:val="en-US"/>
              </w:rPr>
              <w:t xml:space="preserve">online banking platform. </w:t>
            </w:r>
          </w:p>
          <w:p w14:paraId="492152C9" w14:textId="129CCC48" w:rsidR="00EA1D87" w:rsidRDefault="00EA1D87" w:rsidP="00EA22A5">
            <w:pPr>
              <w:pStyle w:val="NoSpacing"/>
              <w:cnfStyle w:val="000000010000" w:firstRow="0" w:lastRow="0" w:firstColumn="0" w:lastColumn="0" w:oddVBand="0" w:evenVBand="0" w:oddHBand="0" w:evenHBand="1" w:firstRowFirstColumn="0" w:firstRowLastColumn="0" w:lastRowFirstColumn="0" w:lastRowLastColumn="0"/>
              <w:rPr>
                <w:sz w:val="20"/>
                <w:szCs w:val="20"/>
                <w:lang w:val="en-US"/>
              </w:rPr>
            </w:pPr>
          </w:p>
          <w:p w14:paraId="01AE5D1F" w14:textId="2DE421AB" w:rsidR="00C754DD" w:rsidRDefault="00AD6D3C" w:rsidP="007E2B95">
            <w:pPr>
              <w:pStyle w:val="NoSpacing"/>
              <w:cnfStyle w:val="000000010000" w:firstRow="0" w:lastRow="0" w:firstColumn="0" w:lastColumn="0" w:oddVBand="0" w:evenVBand="0" w:oddHBand="0" w:evenHBand="1" w:firstRowFirstColumn="0" w:firstRowLastColumn="0" w:lastRowFirstColumn="0" w:lastRowLastColumn="0"/>
              <w:rPr>
                <w:sz w:val="20"/>
                <w:szCs w:val="20"/>
                <w:lang w:val="en-US"/>
              </w:rPr>
            </w:pPr>
            <w:r>
              <w:rPr>
                <w:sz w:val="20"/>
                <w:szCs w:val="20"/>
                <w:lang w:val="en-US"/>
              </w:rPr>
              <w:t xml:space="preserve">This stream will also focus on the integration of </w:t>
            </w:r>
            <w:r w:rsidR="00EA1D87">
              <w:rPr>
                <w:sz w:val="20"/>
                <w:szCs w:val="20"/>
                <w:lang w:val="en-US"/>
              </w:rPr>
              <w:t>Central 1’s API for payment</w:t>
            </w:r>
            <w:r>
              <w:rPr>
                <w:sz w:val="20"/>
                <w:szCs w:val="20"/>
                <w:lang w:val="en-US"/>
              </w:rPr>
              <w:t>/settlement</w:t>
            </w:r>
            <w:r w:rsidR="00EA1D87">
              <w:rPr>
                <w:sz w:val="20"/>
                <w:szCs w:val="20"/>
                <w:lang w:val="en-US"/>
              </w:rPr>
              <w:t xml:space="preserve"> processing services through the Mulesoft </w:t>
            </w:r>
            <w:r w:rsidR="007E2B95">
              <w:rPr>
                <w:sz w:val="20"/>
                <w:szCs w:val="20"/>
                <w:lang w:val="en-US"/>
              </w:rPr>
              <w:t xml:space="preserve">Platform </w:t>
            </w:r>
            <w:r>
              <w:rPr>
                <w:sz w:val="20"/>
                <w:szCs w:val="20"/>
                <w:lang w:val="en-US"/>
              </w:rPr>
              <w:t xml:space="preserve">and enhancement of T24 </w:t>
            </w:r>
            <w:r w:rsidR="00957EFE">
              <w:rPr>
                <w:sz w:val="20"/>
                <w:szCs w:val="20"/>
                <w:lang w:val="en-US"/>
              </w:rPr>
              <w:t>web services</w:t>
            </w:r>
            <w:r>
              <w:rPr>
                <w:sz w:val="20"/>
                <w:szCs w:val="20"/>
                <w:lang w:val="en-US"/>
              </w:rPr>
              <w:t xml:space="preserve"> as needed</w:t>
            </w:r>
            <w:r w:rsidR="00EA1D87">
              <w:rPr>
                <w:sz w:val="20"/>
                <w:szCs w:val="20"/>
                <w:lang w:val="en-US"/>
              </w:rPr>
              <w:t>.</w:t>
            </w:r>
          </w:p>
          <w:p w14:paraId="76AA6E01" w14:textId="77777777" w:rsidR="004351AA" w:rsidRDefault="004351AA" w:rsidP="007E2B95">
            <w:pPr>
              <w:pStyle w:val="NoSpacing"/>
              <w:cnfStyle w:val="000000010000" w:firstRow="0" w:lastRow="0" w:firstColumn="0" w:lastColumn="0" w:oddVBand="0" w:evenVBand="0" w:oddHBand="0" w:evenHBand="1" w:firstRowFirstColumn="0" w:firstRowLastColumn="0" w:lastRowFirstColumn="0" w:lastRowLastColumn="0"/>
              <w:rPr>
                <w:sz w:val="20"/>
                <w:szCs w:val="20"/>
                <w:lang w:val="en-US"/>
              </w:rPr>
            </w:pPr>
          </w:p>
          <w:p w14:paraId="6FDFB76A" w14:textId="03061022" w:rsidR="004351AA" w:rsidRPr="006A7C4F" w:rsidRDefault="004351AA" w:rsidP="00DC620E">
            <w:pPr>
              <w:pStyle w:val="NoSpacing"/>
              <w:cnfStyle w:val="000000010000" w:firstRow="0" w:lastRow="0" w:firstColumn="0" w:lastColumn="0" w:oddVBand="0" w:evenVBand="0" w:oddHBand="0" w:evenHBand="1" w:firstRowFirstColumn="0" w:firstRowLastColumn="0" w:lastRowFirstColumn="0" w:lastRowLastColumn="0"/>
              <w:rPr>
                <w:sz w:val="20"/>
                <w:szCs w:val="20"/>
                <w:lang w:val="en-US"/>
              </w:rPr>
            </w:pPr>
            <w:r w:rsidRPr="00BC188A">
              <w:rPr>
                <w:b/>
                <w:sz w:val="20"/>
                <w:szCs w:val="20"/>
                <w:lang w:val="en-US"/>
              </w:rPr>
              <w:t>Note:</w:t>
            </w:r>
            <w:r>
              <w:rPr>
                <w:sz w:val="20"/>
                <w:szCs w:val="20"/>
                <w:lang w:val="en-US"/>
              </w:rPr>
              <w:t xml:space="preserve"> </w:t>
            </w:r>
            <w:r w:rsidR="007D0884">
              <w:rPr>
                <w:sz w:val="20"/>
                <w:szCs w:val="20"/>
                <w:lang w:val="en-US"/>
              </w:rPr>
              <w:t>I</w:t>
            </w:r>
            <w:r w:rsidR="009D22DF">
              <w:rPr>
                <w:sz w:val="20"/>
                <w:szCs w:val="20"/>
                <w:lang w:val="en-US"/>
              </w:rPr>
              <w:t xml:space="preserve">n support of the future state platform product/service functionality to </w:t>
            </w:r>
            <w:proofErr w:type="gramStart"/>
            <w:r w:rsidR="009D22DF">
              <w:rPr>
                <w:sz w:val="20"/>
                <w:szCs w:val="20"/>
                <w:lang w:val="en-US"/>
              </w:rPr>
              <w:t>be offered</w:t>
            </w:r>
            <w:proofErr w:type="gramEnd"/>
            <w:r w:rsidR="007D0884">
              <w:rPr>
                <w:sz w:val="20"/>
                <w:szCs w:val="20"/>
                <w:lang w:val="en-US"/>
              </w:rPr>
              <w:t>, this stream will include additional banking platform integrations</w:t>
            </w:r>
            <w:r>
              <w:rPr>
                <w:sz w:val="20"/>
                <w:szCs w:val="20"/>
                <w:lang w:val="en-US"/>
              </w:rPr>
              <w:t>.</w:t>
            </w:r>
          </w:p>
        </w:tc>
      </w:tr>
    </w:tbl>
    <w:p w14:paraId="4E8EF3C9" w14:textId="2AF30986" w:rsidR="00735545" w:rsidRPr="003C1563" w:rsidRDefault="003C1563">
      <w:pPr>
        <w:pStyle w:val="NoSpacing"/>
        <w:jc w:val="both"/>
      </w:pPr>
      <w:r w:rsidRPr="00EA22A5">
        <w:rPr>
          <w:b/>
        </w:rPr>
        <w:t xml:space="preserve">Note: </w:t>
      </w:r>
      <w:r w:rsidRPr="003C1563">
        <w:t>D</w:t>
      </w:r>
      <w:r w:rsidR="00735545" w:rsidRPr="003C1563">
        <w:t>etailed sc</w:t>
      </w:r>
      <w:r w:rsidR="007902E6" w:rsidRPr="003C1563">
        <w:t xml:space="preserve">ope </w:t>
      </w:r>
      <w:r>
        <w:t>clarification/</w:t>
      </w:r>
      <w:r w:rsidR="007902E6" w:rsidRPr="003C1563">
        <w:t>business requirements</w:t>
      </w:r>
      <w:r w:rsidR="00DF25F0" w:rsidRPr="003C1563">
        <w:t xml:space="preserve"> </w:t>
      </w:r>
      <w:proofErr w:type="gramStart"/>
      <w:r>
        <w:t>will be defined</w:t>
      </w:r>
      <w:proofErr w:type="gramEnd"/>
      <w:r>
        <w:t xml:space="preserve"> at the start of each </w:t>
      </w:r>
      <w:r w:rsidR="003E21A1">
        <w:t>phase</w:t>
      </w:r>
      <w:r w:rsidR="00735545" w:rsidRPr="003C1563">
        <w:t xml:space="preserve">. </w:t>
      </w:r>
    </w:p>
    <w:p w14:paraId="2385E797" w14:textId="77777777" w:rsidR="00857139" w:rsidRPr="00655DA8" w:rsidRDefault="00857139" w:rsidP="00EA22A5">
      <w:pPr>
        <w:pStyle w:val="Heading2"/>
        <w:keepNext/>
        <w:spacing w:line="240" w:lineRule="auto"/>
      </w:pPr>
      <w:bookmarkStart w:id="175" w:name="_Toc30688869"/>
      <w:r w:rsidRPr="00655DA8">
        <w:t xml:space="preserve">Out-of-Scope </w:t>
      </w:r>
      <w:bookmarkEnd w:id="175"/>
    </w:p>
    <w:p w14:paraId="63126312" w14:textId="48BE2009" w:rsidR="00857139" w:rsidRPr="000B447A" w:rsidRDefault="00857139">
      <w:pPr>
        <w:pStyle w:val="NoSpacing"/>
        <w:jc w:val="both"/>
      </w:pPr>
      <w:r w:rsidRPr="000B447A">
        <w:t xml:space="preserve">The following items </w:t>
      </w:r>
      <w:proofErr w:type="gramStart"/>
      <w:r w:rsidRPr="000B447A">
        <w:t>are considered</w:t>
      </w:r>
      <w:proofErr w:type="gramEnd"/>
      <w:r w:rsidRPr="000B447A">
        <w:t xml:space="preserve"> to be out of scope of this </w:t>
      </w:r>
      <w:r>
        <w:t>pro</w:t>
      </w:r>
      <w:r w:rsidR="001B177A">
        <w:t>gram</w:t>
      </w:r>
      <w:r w:rsidRPr="000B447A">
        <w:t>:</w:t>
      </w:r>
    </w:p>
    <w:p w14:paraId="022F9750" w14:textId="77777777" w:rsidR="00D601AA" w:rsidRDefault="00D601AA">
      <w:pPr>
        <w:pStyle w:val="NoSpacing"/>
        <w:jc w:val="both"/>
      </w:pPr>
    </w:p>
    <w:p w14:paraId="4C2DA2C4" w14:textId="6800ECC1" w:rsidR="004D54B5" w:rsidRDefault="004D54B5">
      <w:pPr>
        <w:pStyle w:val="NoSpacing"/>
        <w:numPr>
          <w:ilvl w:val="0"/>
          <w:numId w:val="19"/>
        </w:numPr>
        <w:ind w:left="709" w:hanging="349"/>
        <w:jc w:val="both"/>
      </w:pPr>
      <w:r>
        <w:t>CWB Partner Companies use of these solutions (outside Motive and CWB);</w:t>
      </w:r>
    </w:p>
    <w:p w14:paraId="3E172DED" w14:textId="77777777" w:rsidR="00EA1D87" w:rsidRDefault="00EA1D87">
      <w:pPr>
        <w:pStyle w:val="NoSpacing"/>
        <w:jc w:val="both"/>
      </w:pPr>
    </w:p>
    <w:p w14:paraId="2295889F" w14:textId="0D6C434E" w:rsidR="007A54D5" w:rsidRDefault="00973215">
      <w:pPr>
        <w:pStyle w:val="NoSpacing"/>
        <w:jc w:val="both"/>
      </w:pPr>
      <w:r w:rsidRPr="00EA22A5">
        <w:rPr>
          <w:b/>
        </w:rPr>
        <w:t>Note:</w:t>
      </w:r>
      <w:r>
        <w:t xml:space="preserve"> O</w:t>
      </w:r>
      <w:r w:rsidR="007A54D5">
        <w:t xml:space="preserve">ut of </w:t>
      </w:r>
      <w:proofErr w:type="gramStart"/>
      <w:r w:rsidR="007A54D5">
        <w:t>scope</w:t>
      </w:r>
      <w:proofErr w:type="gramEnd"/>
      <w:r w:rsidR="007A54D5">
        <w:t xml:space="preserve"> statement</w:t>
      </w:r>
      <w:r>
        <w:t>s</w:t>
      </w:r>
      <w:r w:rsidR="007A54D5">
        <w:t xml:space="preserve"> for each of the </w:t>
      </w:r>
      <w:r w:rsidR="00957EFE">
        <w:t xml:space="preserve">Program Stream </w:t>
      </w:r>
      <w:r w:rsidR="007A54D5">
        <w:t xml:space="preserve">phases will be </w:t>
      </w:r>
      <w:r>
        <w:t xml:space="preserve">clarified </w:t>
      </w:r>
      <w:r w:rsidR="007A54D5">
        <w:t xml:space="preserve">at the start of each phase. </w:t>
      </w:r>
    </w:p>
    <w:p w14:paraId="57D5B439" w14:textId="77777777" w:rsidR="00265408" w:rsidRPr="003C7473" w:rsidRDefault="00265408" w:rsidP="00EA22A5">
      <w:pPr>
        <w:pStyle w:val="Heading1"/>
        <w:keepNext/>
        <w:numPr>
          <w:ilvl w:val="0"/>
          <w:numId w:val="14"/>
        </w:numPr>
        <w:spacing w:before="240" w:line="240" w:lineRule="auto"/>
        <w:ind w:left="992" w:hanging="992"/>
        <w:rPr>
          <w:color w:val="937A46"/>
        </w:rPr>
      </w:pPr>
      <w:bookmarkStart w:id="176" w:name="_Toc5105783"/>
      <w:bookmarkStart w:id="177" w:name="_Toc30688870"/>
      <w:r w:rsidRPr="003C7473">
        <w:rPr>
          <w:color w:val="937A46"/>
        </w:rPr>
        <w:t>Benefits and Costs</w:t>
      </w:r>
      <w:bookmarkEnd w:id="176"/>
      <w:bookmarkEnd w:id="177"/>
    </w:p>
    <w:p w14:paraId="1E7C9744" w14:textId="2167E076" w:rsidR="00D63C12" w:rsidRDefault="00265408">
      <w:pPr>
        <w:pStyle w:val="NoSpacing"/>
        <w:jc w:val="both"/>
      </w:pPr>
      <w:r w:rsidRPr="003C7473">
        <w:t>Delivering the scope of the pro</w:t>
      </w:r>
      <w:r w:rsidR="003C7473" w:rsidRPr="003C7473">
        <w:t>gram</w:t>
      </w:r>
      <w:r w:rsidRPr="003C7473">
        <w:t xml:space="preserve"> </w:t>
      </w:r>
      <w:proofErr w:type="gramStart"/>
      <w:r w:rsidRPr="003C7473">
        <w:t>is expected</w:t>
      </w:r>
      <w:proofErr w:type="gramEnd"/>
      <w:r w:rsidRPr="003C7473">
        <w:t xml:space="preserve"> to deliver tangible and intangible benefits</w:t>
      </w:r>
      <w:r w:rsidR="00D63C12">
        <w:t xml:space="preserve"> as per the </w:t>
      </w:r>
      <w:hyperlink r:id="rId22" w:history="1">
        <w:r w:rsidR="00D63C12">
          <w:rPr>
            <w:rStyle w:val="Hyperlink"/>
          </w:rPr>
          <w:t>PMO</w:t>
        </w:r>
        <w:r w:rsidR="00D63C12" w:rsidRPr="00D63C12">
          <w:rPr>
            <w:rStyle w:val="Hyperlink"/>
          </w:rPr>
          <w:t>’s Reportable Benefit Guideline</w:t>
        </w:r>
      </w:hyperlink>
      <w:r w:rsidRPr="003C7473">
        <w:t xml:space="preserve">. </w:t>
      </w:r>
      <w:r w:rsidR="00973215">
        <w:t xml:space="preserve">The following are the guiding principle benefits that will be further expanded upon as part of each </w:t>
      </w:r>
      <w:proofErr w:type="gramStart"/>
      <w:r w:rsidR="00973215">
        <w:t>program stream phase implementation</w:t>
      </w:r>
      <w:proofErr w:type="gramEnd"/>
      <w:r w:rsidR="00973215">
        <w:t>:</w:t>
      </w:r>
    </w:p>
    <w:p w14:paraId="291AC39E" w14:textId="1F73ED06" w:rsidR="00973215" w:rsidRDefault="00973215">
      <w:pPr>
        <w:pStyle w:val="NoSpacing"/>
        <w:jc w:val="both"/>
      </w:pPr>
    </w:p>
    <w:p w14:paraId="73D9476B" w14:textId="77777777" w:rsidR="00973215" w:rsidRPr="00E66821" w:rsidRDefault="00973215" w:rsidP="00EA22A5">
      <w:pPr>
        <w:keepNext/>
        <w:spacing w:after="0" w:line="240" w:lineRule="auto"/>
        <w:ind w:left="357" w:hanging="357"/>
        <w:rPr>
          <w:b/>
        </w:rPr>
      </w:pPr>
      <w:r w:rsidRPr="00E66821">
        <w:rPr>
          <w:b/>
        </w:rPr>
        <w:lastRenderedPageBreak/>
        <w:t xml:space="preserve">Best for Investors: </w:t>
      </w:r>
    </w:p>
    <w:p w14:paraId="6EF775A5" w14:textId="77777777" w:rsidR="0028194C" w:rsidRDefault="0028194C" w:rsidP="00BC188A">
      <w:pPr>
        <w:pStyle w:val="ListParagraph"/>
        <w:numPr>
          <w:ilvl w:val="0"/>
          <w:numId w:val="16"/>
        </w:numPr>
        <w:spacing w:line="240" w:lineRule="auto"/>
      </w:pPr>
      <w:r w:rsidRPr="00BC188A">
        <w:t xml:space="preserve">Deliver tools, products and features to small business clients that will deepen existing relationships and attract new clients to CWB. </w:t>
      </w:r>
    </w:p>
    <w:p w14:paraId="17EADD36" w14:textId="18CAF6E2" w:rsidR="00973215" w:rsidRDefault="0028194C" w:rsidP="00BC188A">
      <w:pPr>
        <w:pStyle w:val="ListParagraph"/>
        <w:numPr>
          <w:ilvl w:val="0"/>
          <w:numId w:val="16"/>
        </w:numPr>
        <w:spacing w:line="240" w:lineRule="auto"/>
      </w:pPr>
      <w:r w:rsidRPr="00BC188A">
        <w:t xml:space="preserve">Reduce manual efforts that are currently required to open new accounts, and improve compliance and data integrity. </w:t>
      </w:r>
      <w:r w:rsidR="00973215">
        <w:t xml:space="preserve"> </w:t>
      </w:r>
    </w:p>
    <w:p w14:paraId="28350E1A" w14:textId="77777777" w:rsidR="00973215" w:rsidRPr="00E66821" w:rsidRDefault="00973215" w:rsidP="00973215">
      <w:pPr>
        <w:spacing w:line="240" w:lineRule="auto"/>
        <w:rPr>
          <w:b/>
        </w:rPr>
      </w:pPr>
      <w:r w:rsidRPr="00E66821">
        <w:rPr>
          <w:b/>
        </w:rPr>
        <w:t>Best for Clients:</w:t>
      </w:r>
    </w:p>
    <w:p w14:paraId="166AB8BD" w14:textId="77777777" w:rsidR="00973215" w:rsidRDefault="00973215" w:rsidP="00973215">
      <w:pPr>
        <w:pStyle w:val="ListParagraph"/>
        <w:numPr>
          <w:ilvl w:val="0"/>
          <w:numId w:val="16"/>
        </w:numPr>
        <w:spacing w:line="240" w:lineRule="auto"/>
      </w:pPr>
      <w:r>
        <w:t xml:space="preserve">The modern and distinct products/services that will be delivered by the Digital Program will improve client experience though improving the functionality of the online systems, and offering clients tools they </w:t>
      </w:r>
      <w:proofErr w:type="gramStart"/>
      <w:r>
        <w:t>don’t</w:t>
      </w:r>
      <w:proofErr w:type="gramEnd"/>
      <w:r>
        <w:t xml:space="preserve"> have access to elsewhere. </w:t>
      </w:r>
    </w:p>
    <w:p w14:paraId="173DF478" w14:textId="5BF76C79" w:rsidR="00973215" w:rsidRDefault="009A3DD6" w:rsidP="00973215">
      <w:pPr>
        <w:pStyle w:val="ListParagraph"/>
        <w:numPr>
          <w:ilvl w:val="0"/>
          <w:numId w:val="16"/>
        </w:numPr>
        <w:spacing w:line="240" w:lineRule="auto"/>
      </w:pPr>
      <w:r>
        <w:t>Digital Client Onboarding</w:t>
      </w:r>
      <w:r w:rsidR="00973215">
        <w:t xml:space="preserve"> will offer personal and small business clients a much faster way to open a new account remotely, which will benefits prospective new clients who are outside of CWB’s current geographic branch footprint. </w:t>
      </w:r>
    </w:p>
    <w:p w14:paraId="44B807FB" w14:textId="562C744D" w:rsidR="004351AA" w:rsidRPr="00BC188A" w:rsidRDefault="004351AA" w:rsidP="00BC188A">
      <w:pPr>
        <w:pStyle w:val="ListParagraph"/>
        <w:numPr>
          <w:ilvl w:val="0"/>
          <w:numId w:val="16"/>
        </w:numPr>
        <w:spacing w:line="240" w:lineRule="auto"/>
      </w:pPr>
      <w:r w:rsidRPr="00BC188A">
        <w:t>Implement a n</w:t>
      </w:r>
      <w:r w:rsidRPr="004351AA">
        <w:t>ew digital platform targeted for small business clients</w:t>
      </w:r>
      <w:r w:rsidRPr="00BC188A">
        <w:t xml:space="preserve"> to help them manage all aspects </w:t>
      </w:r>
      <w:r w:rsidRPr="004351AA">
        <w:t>of their business and save time.</w:t>
      </w:r>
    </w:p>
    <w:p w14:paraId="63171401" w14:textId="2C44546D" w:rsidR="004351AA" w:rsidRPr="00BC188A" w:rsidRDefault="004351AA" w:rsidP="00BC188A">
      <w:pPr>
        <w:pStyle w:val="ListParagraph"/>
        <w:numPr>
          <w:ilvl w:val="0"/>
          <w:numId w:val="16"/>
        </w:numPr>
        <w:spacing w:line="240" w:lineRule="auto"/>
      </w:pPr>
      <w:r w:rsidRPr="00BC188A">
        <w:t>Establish a marketplace of integrated and non-integrated partners who offer best in class services curated by CWB</w:t>
      </w:r>
      <w:r w:rsidR="00647E28">
        <w:t>.</w:t>
      </w:r>
      <w:r w:rsidRPr="00BC188A">
        <w:t xml:space="preserve"> </w:t>
      </w:r>
    </w:p>
    <w:p w14:paraId="3E093938" w14:textId="7DF6875C" w:rsidR="004351AA" w:rsidRDefault="004351AA" w:rsidP="004351AA">
      <w:pPr>
        <w:pStyle w:val="ListParagraph"/>
        <w:numPr>
          <w:ilvl w:val="0"/>
          <w:numId w:val="16"/>
        </w:numPr>
        <w:spacing w:line="240" w:lineRule="auto"/>
      </w:pPr>
      <w:r w:rsidRPr="00BC188A">
        <w:t>Be a single point of access for our clients for both Financial and non</w:t>
      </w:r>
      <w:r w:rsidR="00647E28">
        <w:t>-</w:t>
      </w:r>
      <w:r w:rsidRPr="00BC188A">
        <w:t>Financial services</w:t>
      </w:r>
      <w:r w:rsidR="00647E28">
        <w:t>.</w:t>
      </w:r>
    </w:p>
    <w:p w14:paraId="3ED84FD9" w14:textId="77777777" w:rsidR="00973215" w:rsidRDefault="00973215" w:rsidP="00973215">
      <w:pPr>
        <w:spacing w:line="240" w:lineRule="auto"/>
        <w:rPr>
          <w:b/>
        </w:rPr>
      </w:pPr>
      <w:r w:rsidRPr="00E66821">
        <w:rPr>
          <w:b/>
        </w:rPr>
        <w:t>Best for People</w:t>
      </w:r>
      <w:r>
        <w:rPr>
          <w:b/>
        </w:rPr>
        <w:t>:</w:t>
      </w:r>
    </w:p>
    <w:p w14:paraId="2C1AFCE5" w14:textId="77777777" w:rsidR="00973215" w:rsidRDefault="00973215" w:rsidP="00EA22A5">
      <w:pPr>
        <w:pStyle w:val="ListParagraph"/>
        <w:numPr>
          <w:ilvl w:val="0"/>
          <w:numId w:val="17"/>
        </w:numPr>
        <w:spacing w:line="240" w:lineRule="auto"/>
      </w:pPr>
      <w:r w:rsidRPr="00E66821">
        <w:t xml:space="preserve">Reducing manual efforts required by </w:t>
      </w:r>
      <w:r>
        <w:t xml:space="preserve">CWB staff will improve the employee experience and allow them to focus on more value-add activities. </w:t>
      </w:r>
    </w:p>
    <w:p w14:paraId="3D58C0BE" w14:textId="3D6E0814" w:rsidR="00973215" w:rsidRDefault="00973215" w:rsidP="00EA22A5">
      <w:pPr>
        <w:pStyle w:val="ListParagraph"/>
        <w:numPr>
          <w:ilvl w:val="0"/>
          <w:numId w:val="17"/>
        </w:numPr>
        <w:spacing w:line="240" w:lineRule="auto"/>
      </w:pPr>
      <w:r>
        <w:t xml:space="preserve">Staff are clients of the bank, and will benefit from the improved experience that </w:t>
      </w:r>
      <w:proofErr w:type="gramStart"/>
      <w:r>
        <w:t>will be delivered</w:t>
      </w:r>
      <w:proofErr w:type="gramEnd"/>
      <w:r>
        <w:t xml:space="preserve"> by the </w:t>
      </w:r>
      <w:r w:rsidR="00181E8E">
        <w:t xml:space="preserve">personal </w:t>
      </w:r>
      <w:r>
        <w:t xml:space="preserve">changes in the Digital Program, and in particular the enhancements to personal </w:t>
      </w:r>
      <w:r w:rsidR="00DC620E">
        <w:t xml:space="preserve">digital </w:t>
      </w:r>
      <w:r>
        <w:t>banking.</w:t>
      </w:r>
    </w:p>
    <w:p w14:paraId="67FA9306" w14:textId="00112C39" w:rsidR="00265408" w:rsidRPr="003C7473" w:rsidRDefault="00EA1D87">
      <w:pPr>
        <w:pStyle w:val="NoSpacing"/>
        <w:jc w:val="both"/>
        <w:rPr>
          <w:rFonts w:cstheme="minorHAnsi"/>
          <w:iCs/>
          <w:color w:val="0070C0"/>
          <w:lang w:val="en-US"/>
        </w:rPr>
      </w:pPr>
      <w:r>
        <w:t xml:space="preserve">A detailed description of </w:t>
      </w:r>
      <w:r w:rsidR="00973215">
        <w:t xml:space="preserve">the agreed reportable level </w:t>
      </w:r>
      <w:r>
        <w:t xml:space="preserve">benefits </w:t>
      </w:r>
      <w:r w:rsidR="00973215">
        <w:t xml:space="preserve">and applicable owners </w:t>
      </w:r>
      <w:r>
        <w:t xml:space="preserve">will be </w:t>
      </w:r>
      <w:r w:rsidR="00973215">
        <w:t xml:space="preserve">added prior the launch of each </w:t>
      </w:r>
      <w:r>
        <w:t xml:space="preserve">project phase </w:t>
      </w:r>
      <w:r w:rsidR="00973215">
        <w:t xml:space="preserve">implementation </w:t>
      </w:r>
      <w:r w:rsidR="00D63C12">
        <w:t>and</w:t>
      </w:r>
      <w:r w:rsidR="00265408" w:rsidRPr="003C7473">
        <w:t xml:space="preserve"> tracked centrally</w:t>
      </w:r>
      <w:r w:rsidR="00D63C12">
        <w:t xml:space="preserve"> </w:t>
      </w:r>
      <w:r w:rsidR="00973215">
        <w:t xml:space="preserve">in </w:t>
      </w:r>
      <w:r w:rsidR="00D63C12">
        <w:t>the Digital Program’s Benefit Tracker.</w:t>
      </w:r>
      <w:r w:rsidR="00265408" w:rsidRPr="003C7473">
        <w:t xml:space="preserve"> </w:t>
      </w:r>
      <w:r w:rsidR="00973215">
        <w:t xml:space="preserve">The Program Manager will work with the Program Owners/Digital Delivery Lead </w:t>
      </w:r>
      <w:r w:rsidR="00C70999">
        <w:t xml:space="preserve">to schedule and facilitate </w:t>
      </w:r>
      <w:r w:rsidR="00973215">
        <w:t>the reportable benefit definition</w:t>
      </w:r>
      <w:r w:rsidR="00C70999">
        <w:t xml:space="preserve"> reviews and updates to the </w:t>
      </w:r>
      <w:r w:rsidR="00181E8E">
        <w:t>B</w:t>
      </w:r>
      <w:r w:rsidR="00C70999">
        <w:t xml:space="preserve">enefit </w:t>
      </w:r>
      <w:r w:rsidR="00181E8E">
        <w:t>T</w:t>
      </w:r>
      <w:r w:rsidR="00C70999">
        <w:t xml:space="preserve">racker </w:t>
      </w:r>
      <w:r w:rsidR="00957EFE">
        <w:t>accordingly</w:t>
      </w:r>
      <w:r w:rsidR="00C70999">
        <w:t xml:space="preserve">. </w:t>
      </w:r>
      <w:r w:rsidR="00973215">
        <w:t>Post implementation, b</w:t>
      </w:r>
      <w:r w:rsidR="00D63C12">
        <w:t>enefit realization updates and r</w:t>
      </w:r>
      <w:r w:rsidR="00265408" w:rsidRPr="003C7473">
        <w:t xml:space="preserve">esults </w:t>
      </w:r>
      <w:proofErr w:type="gramStart"/>
      <w:r w:rsidR="00265408" w:rsidRPr="003C7473">
        <w:t>will be reported</w:t>
      </w:r>
      <w:proofErr w:type="gramEnd"/>
      <w:r w:rsidR="00265408" w:rsidRPr="003C7473">
        <w:t xml:space="preserve"> to </w:t>
      </w:r>
      <w:r w:rsidR="00973215">
        <w:t xml:space="preserve">the CWBFG Project Steering Committee (PSC) </w:t>
      </w:r>
      <w:r w:rsidR="00D63C12">
        <w:t>in accordance to the defined benefits realization dates.</w:t>
      </w:r>
      <w:r w:rsidR="00265408" w:rsidRPr="003C7473">
        <w:t xml:space="preserve"> </w:t>
      </w:r>
    </w:p>
    <w:p w14:paraId="0C95FC9D" w14:textId="2DDA35D7" w:rsidR="00265408" w:rsidRPr="00655DA8" w:rsidRDefault="00D01B34" w:rsidP="00EA22A5">
      <w:pPr>
        <w:pStyle w:val="Heading2"/>
        <w:keepNext/>
        <w:spacing w:line="240" w:lineRule="auto"/>
      </w:pPr>
      <w:bookmarkStart w:id="178" w:name="_Toc30688871"/>
      <w:r>
        <w:t xml:space="preserve">Program </w:t>
      </w:r>
      <w:r w:rsidR="00265408" w:rsidRPr="00655DA8">
        <w:t xml:space="preserve">Financial Cost Analysis </w:t>
      </w:r>
      <w:bookmarkEnd w:id="178"/>
    </w:p>
    <w:p w14:paraId="1616EADA" w14:textId="131D92DF" w:rsidR="00D8582D" w:rsidRDefault="00265408" w:rsidP="00EA22A5">
      <w:pPr>
        <w:pStyle w:val="BodyCopy"/>
      </w:pPr>
      <w:r w:rsidRPr="007A54D5">
        <w:rPr>
          <w:rFonts w:asciiTheme="minorHAnsi" w:hAnsiTheme="minorHAnsi" w:cstheme="minorHAnsi"/>
          <w:sz w:val="22"/>
        </w:rPr>
        <w:t xml:space="preserve">The following </w:t>
      </w:r>
      <w:r w:rsidR="004C6683" w:rsidRPr="007A54D5">
        <w:rPr>
          <w:rFonts w:asciiTheme="minorHAnsi" w:hAnsiTheme="minorHAnsi" w:cstheme="minorHAnsi"/>
          <w:sz w:val="22"/>
        </w:rPr>
        <w:t xml:space="preserve">is a </w:t>
      </w:r>
      <w:r w:rsidRPr="007A54D5">
        <w:rPr>
          <w:rFonts w:asciiTheme="minorHAnsi" w:hAnsiTheme="minorHAnsi" w:cstheme="minorHAnsi"/>
          <w:sz w:val="22"/>
        </w:rPr>
        <w:t xml:space="preserve">summary </w:t>
      </w:r>
      <w:r w:rsidR="004C6683" w:rsidRPr="007A54D5">
        <w:rPr>
          <w:rFonts w:asciiTheme="minorHAnsi" w:hAnsiTheme="minorHAnsi" w:cstheme="minorHAnsi"/>
          <w:sz w:val="22"/>
        </w:rPr>
        <w:t xml:space="preserve">of the </w:t>
      </w:r>
      <w:r w:rsidR="00D01B34">
        <w:rPr>
          <w:rFonts w:asciiTheme="minorHAnsi" w:hAnsiTheme="minorHAnsi" w:cstheme="minorHAnsi"/>
          <w:sz w:val="22"/>
        </w:rPr>
        <w:t xml:space="preserve">forecasted Program implementation </w:t>
      </w:r>
      <w:r w:rsidR="004C6683" w:rsidRPr="007A54D5">
        <w:rPr>
          <w:rFonts w:asciiTheme="minorHAnsi" w:hAnsiTheme="minorHAnsi" w:cstheme="minorHAnsi"/>
          <w:sz w:val="22"/>
        </w:rPr>
        <w:t>cost</w:t>
      </w:r>
      <w:r w:rsidR="00D01B34">
        <w:rPr>
          <w:rFonts w:asciiTheme="minorHAnsi" w:hAnsiTheme="minorHAnsi" w:cstheme="minorHAnsi"/>
          <w:sz w:val="22"/>
        </w:rPr>
        <w:t xml:space="preserve">s viewed at the time </w:t>
      </w:r>
      <w:r w:rsidR="00181E8E">
        <w:rPr>
          <w:rFonts w:asciiTheme="minorHAnsi" w:hAnsiTheme="minorHAnsi" w:cstheme="minorHAnsi"/>
          <w:sz w:val="22"/>
        </w:rPr>
        <w:t xml:space="preserve">of </w:t>
      </w:r>
      <w:r w:rsidR="00D01B34">
        <w:rPr>
          <w:rFonts w:asciiTheme="minorHAnsi" w:hAnsiTheme="minorHAnsi" w:cstheme="minorHAnsi"/>
          <w:sz w:val="22"/>
        </w:rPr>
        <w:t>writing this Program Charter</w:t>
      </w:r>
      <w:del w:id="179" w:author="Kenneth Mastaller" w:date="2020-02-19T12:21:00Z">
        <w:r w:rsidR="00B5341E" w:rsidDel="00162FE4">
          <w:rPr>
            <w:rFonts w:asciiTheme="minorHAnsi" w:hAnsiTheme="minorHAnsi" w:cstheme="minorHAnsi"/>
            <w:sz w:val="22"/>
          </w:rPr>
          <w:delText xml:space="preserve"> (including the Jan 2020 - FY20 Budget Adjustment Memo considerations)</w:delText>
        </w:r>
      </w:del>
      <w:r w:rsidR="00D01B34">
        <w:rPr>
          <w:rFonts w:asciiTheme="minorHAnsi" w:hAnsiTheme="minorHAnsi" w:cstheme="minorHAnsi"/>
          <w:sz w:val="22"/>
        </w:rPr>
        <w:t>:</w:t>
      </w:r>
      <w:r w:rsidR="004C6683" w:rsidRPr="007A54D5">
        <w:rPr>
          <w:rFonts w:asciiTheme="minorHAnsi" w:hAnsiTheme="minorHAnsi" w:cstheme="minorHAnsi"/>
          <w:sz w:val="22"/>
        </w:rPr>
        <w:t xml:space="preserve"> </w:t>
      </w:r>
    </w:p>
    <w:tbl>
      <w:tblPr>
        <w:tblStyle w:val="Corporate1"/>
        <w:tblW w:w="10065" w:type="dxa"/>
        <w:tblLook w:val="0420" w:firstRow="1" w:lastRow="0" w:firstColumn="0" w:lastColumn="0" w:noHBand="0" w:noVBand="1"/>
      </w:tblPr>
      <w:tblGrid>
        <w:gridCol w:w="6538"/>
        <w:gridCol w:w="3527"/>
        <w:tblGridChange w:id="180">
          <w:tblGrid>
            <w:gridCol w:w="23"/>
            <w:gridCol w:w="6515"/>
            <w:gridCol w:w="23"/>
            <w:gridCol w:w="3504"/>
            <w:gridCol w:w="23"/>
          </w:tblGrid>
        </w:tblGridChange>
      </w:tblGrid>
      <w:tr w:rsidR="00D8582D" w:rsidRPr="00B5341E" w14:paraId="4E546C6E" w14:textId="77777777" w:rsidTr="00BC188A">
        <w:trPr>
          <w:cnfStyle w:val="100000000000" w:firstRow="1" w:lastRow="0" w:firstColumn="0" w:lastColumn="0" w:oddVBand="0" w:evenVBand="0" w:oddHBand="0" w:evenHBand="0" w:firstRowFirstColumn="0" w:firstRowLastColumn="0" w:lastRowFirstColumn="0" w:lastRowLastColumn="0"/>
          <w:trHeight w:val="185"/>
          <w:tblHeader/>
        </w:trPr>
        <w:tc>
          <w:tcPr>
            <w:tcW w:w="6538" w:type="dxa"/>
          </w:tcPr>
          <w:p w14:paraId="12C86E8E" w14:textId="45FB5F04" w:rsidR="00D8582D" w:rsidRPr="00B5341E" w:rsidRDefault="00D8582D" w:rsidP="00EA22A5">
            <w:pPr>
              <w:widowControl w:val="0"/>
              <w:spacing w:after="0" w:line="240" w:lineRule="auto"/>
              <w:rPr>
                <w:rFonts w:asciiTheme="minorHAnsi" w:hAnsiTheme="minorHAnsi"/>
                <w:color w:val="FFFFFF" w:themeColor="background1"/>
                <w:sz w:val="20"/>
                <w:szCs w:val="20"/>
              </w:rPr>
            </w:pPr>
            <w:r w:rsidRPr="00B5341E">
              <w:rPr>
                <w:rFonts w:asciiTheme="minorHAnsi" w:hAnsiTheme="minorHAnsi"/>
                <w:color w:val="FFFFFF" w:themeColor="background1"/>
                <w:sz w:val="20"/>
                <w:szCs w:val="20"/>
              </w:rPr>
              <w:t>Source</w:t>
            </w:r>
          </w:p>
        </w:tc>
        <w:tc>
          <w:tcPr>
            <w:tcW w:w="3527" w:type="dxa"/>
          </w:tcPr>
          <w:p w14:paraId="2E45FF00" w14:textId="77777777" w:rsidR="00D8582D" w:rsidRPr="00B5341E" w:rsidRDefault="00D8582D" w:rsidP="00EA22A5">
            <w:pPr>
              <w:widowControl w:val="0"/>
              <w:spacing w:after="0" w:line="240" w:lineRule="auto"/>
              <w:rPr>
                <w:rFonts w:asciiTheme="majorHAnsi" w:hAnsiTheme="majorHAnsi" w:cstheme="majorHAnsi"/>
                <w:color w:val="FFFFFF" w:themeColor="background1"/>
                <w:sz w:val="20"/>
                <w:szCs w:val="20"/>
              </w:rPr>
            </w:pPr>
            <w:r w:rsidRPr="00B5341E">
              <w:rPr>
                <w:rFonts w:asciiTheme="majorHAnsi" w:hAnsiTheme="majorHAnsi" w:cstheme="majorHAnsi"/>
                <w:color w:val="FFFFFF" w:themeColor="background1"/>
                <w:sz w:val="20"/>
                <w:szCs w:val="20"/>
              </w:rPr>
              <w:t>Amount</w:t>
            </w:r>
          </w:p>
        </w:tc>
      </w:tr>
      <w:tr w:rsidR="00D8582D" w:rsidRPr="00B5341E" w14:paraId="06480766" w14:textId="77777777" w:rsidTr="00EA22A5">
        <w:trPr>
          <w:cnfStyle w:val="000000100000" w:firstRow="0" w:lastRow="0" w:firstColumn="0" w:lastColumn="0" w:oddVBand="0" w:evenVBand="0" w:oddHBand="1" w:evenHBand="0" w:firstRowFirstColumn="0" w:firstRowLastColumn="0" w:lastRowFirstColumn="0" w:lastRowLastColumn="0"/>
          <w:trHeight w:val="53"/>
        </w:trPr>
        <w:tc>
          <w:tcPr>
            <w:tcW w:w="6538" w:type="dxa"/>
          </w:tcPr>
          <w:p w14:paraId="17D0921A" w14:textId="6C2A43E3" w:rsidR="00D8582D" w:rsidRPr="00B5341E" w:rsidRDefault="00D8582D" w:rsidP="00162FE4">
            <w:pPr>
              <w:widowControl w:val="0"/>
              <w:spacing w:after="0" w:line="240" w:lineRule="auto"/>
              <w:rPr>
                <w:rFonts w:asciiTheme="minorHAnsi" w:hAnsiTheme="minorHAnsi"/>
                <w:sz w:val="20"/>
                <w:szCs w:val="20"/>
              </w:rPr>
              <w:pPrChange w:id="181" w:author="Kenneth Mastaller" w:date="2020-02-19T12:21:00Z">
                <w:pPr>
                  <w:widowControl w:val="0"/>
                  <w:spacing w:after="0" w:line="240" w:lineRule="auto"/>
                </w:pPr>
              </w:pPrChange>
            </w:pPr>
            <w:r w:rsidRPr="00B5341E">
              <w:rPr>
                <w:rFonts w:asciiTheme="minorHAnsi" w:hAnsiTheme="minorHAnsi"/>
                <w:sz w:val="20"/>
                <w:szCs w:val="20"/>
              </w:rPr>
              <w:t>Capital (</w:t>
            </w:r>
            <w:proofErr w:type="spellStart"/>
            <w:r w:rsidRPr="00B5341E">
              <w:rPr>
                <w:rFonts w:asciiTheme="minorHAnsi" w:hAnsiTheme="minorHAnsi"/>
                <w:sz w:val="20"/>
                <w:szCs w:val="20"/>
              </w:rPr>
              <w:t>FY20</w:t>
            </w:r>
            <w:proofErr w:type="spellEnd"/>
            <w:r w:rsidRPr="00B5341E">
              <w:rPr>
                <w:rFonts w:asciiTheme="minorHAnsi" w:hAnsiTheme="minorHAnsi"/>
                <w:sz w:val="20"/>
                <w:szCs w:val="20"/>
              </w:rPr>
              <w:t>)</w:t>
            </w:r>
            <w:r w:rsidR="00D01B34" w:rsidRPr="00B5341E">
              <w:rPr>
                <w:rFonts w:asciiTheme="minorHAnsi" w:hAnsiTheme="minorHAnsi"/>
                <w:sz w:val="20"/>
                <w:szCs w:val="20"/>
              </w:rPr>
              <w:t xml:space="preserve"> –</w:t>
            </w:r>
            <w:del w:id="182" w:author="Kenneth Mastaller" w:date="2020-02-19T12:21:00Z">
              <w:r w:rsidR="00D01B34" w:rsidRPr="00B5341E" w:rsidDel="00162FE4">
                <w:rPr>
                  <w:rFonts w:asciiTheme="minorHAnsi" w:hAnsiTheme="minorHAnsi"/>
                  <w:sz w:val="20"/>
                  <w:szCs w:val="20"/>
                </w:rPr>
                <w:delText xml:space="preserve"> </w:delText>
              </w:r>
            </w:del>
            <w:ins w:id="183" w:author="Kenneth Mastaller" w:date="2020-02-19T12:21:00Z">
              <w:r w:rsidR="00162FE4">
                <w:rPr>
                  <w:rFonts w:asciiTheme="minorHAnsi" w:hAnsiTheme="minorHAnsi"/>
                  <w:sz w:val="20"/>
                  <w:szCs w:val="20"/>
                </w:rPr>
                <w:t xml:space="preserve"> </w:t>
              </w:r>
            </w:ins>
            <w:r w:rsidR="00D01B34" w:rsidRPr="00B5341E">
              <w:rPr>
                <w:rFonts w:asciiTheme="minorHAnsi" w:hAnsiTheme="minorHAnsi"/>
                <w:sz w:val="20"/>
                <w:szCs w:val="20"/>
              </w:rPr>
              <w:t>Approved</w:t>
            </w:r>
          </w:p>
        </w:tc>
        <w:tc>
          <w:tcPr>
            <w:tcW w:w="3527" w:type="dxa"/>
          </w:tcPr>
          <w:p w14:paraId="3781B6A1" w14:textId="5C70E05E" w:rsidR="00D8582D" w:rsidRPr="00B5341E" w:rsidRDefault="00D8582D" w:rsidP="00162FE4">
            <w:pPr>
              <w:widowControl w:val="0"/>
              <w:spacing w:after="0" w:line="240" w:lineRule="auto"/>
              <w:rPr>
                <w:rFonts w:asciiTheme="minorHAnsi" w:hAnsiTheme="minorHAnsi"/>
                <w:sz w:val="20"/>
                <w:szCs w:val="20"/>
              </w:rPr>
            </w:pPr>
            <w:r w:rsidRPr="00B5341E">
              <w:rPr>
                <w:rFonts w:asciiTheme="minorHAnsi" w:hAnsiTheme="minorHAnsi"/>
                <w:sz w:val="20"/>
                <w:szCs w:val="20"/>
              </w:rPr>
              <w:t>$</w:t>
            </w:r>
            <w:del w:id="184" w:author="Kenneth Mastaller" w:date="2020-02-19T12:17:00Z">
              <w:r w:rsidR="00667AA5" w:rsidDel="00162FE4">
                <w:rPr>
                  <w:rFonts w:asciiTheme="minorHAnsi" w:hAnsiTheme="minorHAnsi"/>
                  <w:sz w:val="20"/>
                  <w:szCs w:val="20"/>
                </w:rPr>
                <w:delText>6</w:delText>
              </w:r>
              <w:r w:rsidR="00A1623F" w:rsidRPr="00B5341E" w:rsidDel="00162FE4">
                <w:rPr>
                  <w:rFonts w:asciiTheme="minorHAnsi" w:hAnsiTheme="minorHAnsi"/>
                  <w:sz w:val="20"/>
                  <w:szCs w:val="20"/>
                </w:rPr>
                <w:delText>,</w:delText>
              </w:r>
              <w:r w:rsidR="00667AA5" w:rsidDel="00162FE4">
                <w:rPr>
                  <w:rFonts w:asciiTheme="minorHAnsi" w:hAnsiTheme="minorHAnsi"/>
                  <w:sz w:val="20"/>
                  <w:szCs w:val="20"/>
                </w:rPr>
                <w:delText>286</w:delText>
              </w:r>
              <w:r w:rsidR="00A1623F" w:rsidRPr="00B5341E" w:rsidDel="00162FE4">
                <w:rPr>
                  <w:rFonts w:asciiTheme="minorHAnsi" w:hAnsiTheme="minorHAnsi"/>
                  <w:sz w:val="20"/>
                  <w:szCs w:val="20"/>
                </w:rPr>
                <w:delText>,</w:delText>
              </w:r>
              <w:r w:rsidR="00B5341E" w:rsidRPr="00B5341E" w:rsidDel="00162FE4">
                <w:rPr>
                  <w:rFonts w:asciiTheme="minorHAnsi" w:hAnsiTheme="minorHAnsi"/>
                  <w:sz w:val="20"/>
                  <w:szCs w:val="20"/>
                </w:rPr>
                <w:delText>879</w:delText>
              </w:r>
            </w:del>
            <w:ins w:id="185" w:author="Kenneth Mastaller" w:date="2020-02-19T12:17:00Z">
              <w:r w:rsidR="00162FE4">
                <w:rPr>
                  <w:rFonts w:asciiTheme="minorHAnsi" w:hAnsiTheme="minorHAnsi"/>
                  <w:sz w:val="20"/>
                  <w:szCs w:val="20"/>
                </w:rPr>
                <w:t>3,600,000</w:t>
              </w:r>
            </w:ins>
          </w:p>
        </w:tc>
      </w:tr>
      <w:tr w:rsidR="00D8582D" w:rsidRPr="00B5341E" w14:paraId="5C74876A" w14:textId="77777777" w:rsidTr="00EA22A5">
        <w:trPr>
          <w:cnfStyle w:val="000000010000" w:firstRow="0" w:lastRow="0" w:firstColumn="0" w:lastColumn="0" w:oddVBand="0" w:evenVBand="0" w:oddHBand="0" w:evenHBand="1" w:firstRowFirstColumn="0" w:firstRowLastColumn="0" w:lastRowFirstColumn="0" w:lastRowLastColumn="0"/>
          <w:trHeight w:val="53"/>
        </w:trPr>
        <w:tc>
          <w:tcPr>
            <w:tcW w:w="6538" w:type="dxa"/>
          </w:tcPr>
          <w:p w14:paraId="14507D6B" w14:textId="3C146E24" w:rsidR="00D8582D" w:rsidRPr="00B5341E" w:rsidRDefault="00D8582D" w:rsidP="00162FE4">
            <w:pPr>
              <w:widowControl w:val="0"/>
              <w:spacing w:after="0" w:line="240" w:lineRule="auto"/>
              <w:rPr>
                <w:rFonts w:asciiTheme="minorHAnsi" w:hAnsiTheme="minorHAnsi"/>
                <w:sz w:val="20"/>
                <w:szCs w:val="20"/>
              </w:rPr>
              <w:pPrChange w:id="186" w:author="Kenneth Mastaller" w:date="2020-02-19T12:21:00Z">
                <w:pPr>
                  <w:widowControl w:val="0"/>
                  <w:spacing w:after="0" w:line="240" w:lineRule="auto"/>
                </w:pPr>
              </w:pPrChange>
            </w:pPr>
            <w:proofErr w:type="spellStart"/>
            <w:r w:rsidRPr="00B5341E">
              <w:rPr>
                <w:rFonts w:asciiTheme="minorHAnsi" w:hAnsiTheme="minorHAnsi"/>
                <w:sz w:val="20"/>
                <w:szCs w:val="20"/>
              </w:rPr>
              <w:t>NIE</w:t>
            </w:r>
            <w:proofErr w:type="spellEnd"/>
            <w:r w:rsidRPr="00B5341E">
              <w:rPr>
                <w:rFonts w:asciiTheme="minorHAnsi" w:hAnsiTheme="minorHAnsi"/>
                <w:sz w:val="20"/>
                <w:szCs w:val="20"/>
              </w:rPr>
              <w:t xml:space="preserve"> (</w:t>
            </w:r>
            <w:proofErr w:type="spellStart"/>
            <w:r w:rsidRPr="00B5341E">
              <w:rPr>
                <w:rFonts w:asciiTheme="minorHAnsi" w:hAnsiTheme="minorHAnsi"/>
                <w:sz w:val="20"/>
                <w:szCs w:val="20"/>
              </w:rPr>
              <w:t>FY20</w:t>
            </w:r>
            <w:proofErr w:type="spellEnd"/>
            <w:r w:rsidRPr="00B5341E">
              <w:rPr>
                <w:rFonts w:asciiTheme="minorHAnsi" w:hAnsiTheme="minorHAnsi"/>
                <w:sz w:val="20"/>
                <w:szCs w:val="20"/>
              </w:rPr>
              <w:t>)</w:t>
            </w:r>
            <w:r w:rsidR="00D01B34" w:rsidRPr="00B5341E">
              <w:rPr>
                <w:rFonts w:asciiTheme="minorHAnsi" w:hAnsiTheme="minorHAnsi"/>
                <w:sz w:val="20"/>
                <w:szCs w:val="20"/>
              </w:rPr>
              <w:t xml:space="preserve"> –</w:t>
            </w:r>
            <w:del w:id="187" w:author="Kenneth Mastaller" w:date="2020-02-19T12:21:00Z">
              <w:r w:rsidR="00D01B34" w:rsidRPr="00B5341E" w:rsidDel="00162FE4">
                <w:rPr>
                  <w:rFonts w:asciiTheme="minorHAnsi" w:hAnsiTheme="minorHAnsi"/>
                  <w:sz w:val="20"/>
                  <w:szCs w:val="20"/>
                </w:rPr>
                <w:delText xml:space="preserve"> </w:delText>
              </w:r>
            </w:del>
            <w:ins w:id="188" w:author="Kenneth Mastaller" w:date="2020-02-19T12:21:00Z">
              <w:r w:rsidR="00162FE4">
                <w:rPr>
                  <w:rFonts w:asciiTheme="minorHAnsi" w:hAnsiTheme="minorHAnsi"/>
                  <w:sz w:val="20"/>
                  <w:szCs w:val="20"/>
                </w:rPr>
                <w:t xml:space="preserve"> </w:t>
              </w:r>
            </w:ins>
            <w:r w:rsidR="00D01B34" w:rsidRPr="00B5341E">
              <w:rPr>
                <w:rFonts w:asciiTheme="minorHAnsi" w:hAnsiTheme="minorHAnsi"/>
                <w:sz w:val="20"/>
                <w:szCs w:val="20"/>
              </w:rPr>
              <w:t>Approved</w:t>
            </w:r>
          </w:p>
        </w:tc>
        <w:tc>
          <w:tcPr>
            <w:tcW w:w="3527" w:type="dxa"/>
          </w:tcPr>
          <w:p w14:paraId="6EE82F89" w14:textId="7A61D1F1" w:rsidR="00D8582D" w:rsidRPr="00B5341E" w:rsidRDefault="00D8582D" w:rsidP="00162FE4">
            <w:pPr>
              <w:widowControl w:val="0"/>
              <w:spacing w:after="0" w:line="240" w:lineRule="auto"/>
              <w:rPr>
                <w:rFonts w:asciiTheme="minorHAnsi" w:hAnsiTheme="minorHAnsi"/>
                <w:sz w:val="20"/>
                <w:szCs w:val="20"/>
              </w:rPr>
            </w:pPr>
            <w:r w:rsidRPr="00B5341E">
              <w:rPr>
                <w:rFonts w:asciiTheme="minorHAnsi" w:hAnsiTheme="minorHAnsi"/>
                <w:sz w:val="20"/>
                <w:szCs w:val="20"/>
              </w:rPr>
              <w:t>$</w:t>
            </w:r>
            <w:del w:id="189" w:author="Kenneth Mastaller" w:date="2020-02-19T12:17:00Z">
              <w:r w:rsidR="00B5341E" w:rsidRPr="00B5341E" w:rsidDel="00162FE4">
                <w:rPr>
                  <w:rFonts w:asciiTheme="minorHAnsi" w:hAnsiTheme="minorHAnsi"/>
                  <w:sz w:val="20"/>
                  <w:szCs w:val="20"/>
                </w:rPr>
                <w:delText>1</w:delText>
              </w:r>
              <w:r w:rsidR="00A1623F" w:rsidRPr="00B5341E" w:rsidDel="00162FE4">
                <w:rPr>
                  <w:rFonts w:asciiTheme="minorHAnsi" w:hAnsiTheme="minorHAnsi"/>
                  <w:sz w:val="20"/>
                  <w:szCs w:val="20"/>
                </w:rPr>
                <w:delText>,</w:delText>
              </w:r>
              <w:r w:rsidR="00B5341E" w:rsidRPr="00B5341E" w:rsidDel="00162FE4">
                <w:rPr>
                  <w:rFonts w:asciiTheme="minorHAnsi" w:hAnsiTheme="minorHAnsi"/>
                  <w:sz w:val="20"/>
                  <w:szCs w:val="20"/>
                </w:rPr>
                <w:delText>782</w:delText>
              </w:r>
              <w:r w:rsidR="00A1623F" w:rsidRPr="00B5341E" w:rsidDel="00162FE4">
                <w:rPr>
                  <w:rFonts w:asciiTheme="minorHAnsi" w:hAnsiTheme="minorHAnsi"/>
                  <w:sz w:val="20"/>
                  <w:szCs w:val="20"/>
                </w:rPr>
                <w:delText>,</w:delText>
              </w:r>
              <w:r w:rsidR="00B5341E" w:rsidRPr="00B5341E" w:rsidDel="00162FE4">
                <w:rPr>
                  <w:rFonts w:asciiTheme="minorHAnsi" w:hAnsiTheme="minorHAnsi"/>
                  <w:sz w:val="20"/>
                  <w:szCs w:val="20"/>
                </w:rPr>
                <w:delText>175</w:delText>
              </w:r>
            </w:del>
            <w:ins w:id="190" w:author="Kenneth Mastaller" w:date="2020-02-19T12:17:00Z">
              <w:r w:rsidR="00162FE4">
                <w:rPr>
                  <w:rFonts w:asciiTheme="minorHAnsi" w:hAnsiTheme="minorHAnsi"/>
                  <w:sz w:val="20"/>
                  <w:szCs w:val="20"/>
                </w:rPr>
                <w:t>3,400,000</w:t>
              </w:r>
            </w:ins>
          </w:p>
        </w:tc>
      </w:tr>
      <w:tr w:rsidR="00D8582D" w:rsidRPr="00B5341E" w14:paraId="2480D979" w14:textId="77777777" w:rsidTr="00EA22A5">
        <w:trPr>
          <w:cnfStyle w:val="000000100000" w:firstRow="0" w:lastRow="0" w:firstColumn="0" w:lastColumn="0" w:oddVBand="0" w:evenVBand="0" w:oddHBand="1" w:evenHBand="0" w:firstRowFirstColumn="0" w:firstRowLastColumn="0" w:lastRowFirstColumn="0" w:lastRowLastColumn="0"/>
          <w:trHeight w:val="53"/>
        </w:trPr>
        <w:tc>
          <w:tcPr>
            <w:tcW w:w="6538" w:type="dxa"/>
          </w:tcPr>
          <w:p w14:paraId="7D7BD608" w14:textId="77777777" w:rsidR="00D8582D" w:rsidRPr="00B5341E" w:rsidRDefault="00D8582D" w:rsidP="00EA22A5">
            <w:pPr>
              <w:widowControl w:val="0"/>
              <w:spacing w:after="0" w:line="240" w:lineRule="auto"/>
              <w:rPr>
                <w:rFonts w:asciiTheme="minorHAnsi" w:hAnsiTheme="minorHAnsi"/>
                <w:b/>
                <w:sz w:val="20"/>
                <w:szCs w:val="20"/>
              </w:rPr>
            </w:pPr>
            <w:r w:rsidRPr="00B5341E">
              <w:rPr>
                <w:rFonts w:asciiTheme="minorHAnsi" w:hAnsiTheme="minorHAnsi"/>
                <w:b/>
                <w:sz w:val="20"/>
                <w:szCs w:val="20"/>
              </w:rPr>
              <w:t>TOTAL</w:t>
            </w:r>
          </w:p>
        </w:tc>
        <w:tc>
          <w:tcPr>
            <w:tcW w:w="3527" w:type="dxa"/>
          </w:tcPr>
          <w:p w14:paraId="12CED9A9" w14:textId="5374E221" w:rsidR="00D8582D" w:rsidRPr="00B5341E" w:rsidRDefault="00D8582D" w:rsidP="00162FE4">
            <w:pPr>
              <w:widowControl w:val="0"/>
              <w:spacing w:after="0" w:line="240" w:lineRule="auto"/>
              <w:rPr>
                <w:rFonts w:asciiTheme="minorHAnsi" w:hAnsiTheme="minorHAnsi"/>
                <w:b/>
                <w:sz w:val="20"/>
                <w:szCs w:val="20"/>
              </w:rPr>
            </w:pPr>
            <w:r w:rsidRPr="00B5341E">
              <w:rPr>
                <w:rFonts w:asciiTheme="minorHAnsi" w:hAnsiTheme="minorHAnsi"/>
                <w:b/>
                <w:sz w:val="20"/>
                <w:szCs w:val="20"/>
              </w:rPr>
              <w:t>$</w:t>
            </w:r>
            <w:ins w:id="191" w:author="Kenneth Mastaller" w:date="2020-02-19T12:18:00Z">
              <w:r w:rsidR="00162FE4">
                <w:rPr>
                  <w:rFonts w:asciiTheme="minorHAnsi" w:hAnsiTheme="minorHAnsi"/>
                  <w:b/>
                  <w:sz w:val="20"/>
                  <w:szCs w:val="20"/>
                </w:rPr>
                <w:t>7</w:t>
              </w:r>
            </w:ins>
            <w:del w:id="192" w:author="Kenneth Mastaller" w:date="2020-02-19T12:18:00Z">
              <w:r w:rsidR="00667AA5" w:rsidDel="00162FE4">
                <w:rPr>
                  <w:rFonts w:asciiTheme="minorHAnsi" w:hAnsiTheme="minorHAnsi"/>
                  <w:b/>
                  <w:sz w:val="20"/>
                  <w:szCs w:val="20"/>
                </w:rPr>
                <w:delText>8</w:delText>
              </w:r>
            </w:del>
            <w:r w:rsidRPr="00B5341E">
              <w:rPr>
                <w:rFonts w:asciiTheme="minorHAnsi" w:hAnsiTheme="minorHAnsi"/>
                <w:b/>
                <w:sz w:val="20"/>
                <w:szCs w:val="20"/>
              </w:rPr>
              <w:t>,</w:t>
            </w:r>
            <w:r w:rsidR="00667AA5">
              <w:rPr>
                <w:rFonts w:asciiTheme="minorHAnsi" w:hAnsiTheme="minorHAnsi"/>
                <w:b/>
                <w:sz w:val="20"/>
                <w:szCs w:val="20"/>
              </w:rPr>
              <w:t>0</w:t>
            </w:r>
            <w:del w:id="193" w:author="Kenneth Mastaller" w:date="2020-02-19T12:18:00Z">
              <w:r w:rsidR="00667AA5" w:rsidDel="00162FE4">
                <w:rPr>
                  <w:rFonts w:asciiTheme="minorHAnsi" w:hAnsiTheme="minorHAnsi"/>
                  <w:b/>
                  <w:sz w:val="20"/>
                  <w:szCs w:val="20"/>
                </w:rPr>
                <w:delText>69</w:delText>
              </w:r>
            </w:del>
            <w:ins w:id="194" w:author="Kenneth Mastaller" w:date="2020-02-19T12:18:00Z">
              <w:r w:rsidR="00162FE4">
                <w:rPr>
                  <w:rFonts w:asciiTheme="minorHAnsi" w:hAnsiTheme="minorHAnsi"/>
                  <w:b/>
                  <w:sz w:val="20"/>
                  <w:szCs w:val="20"/>
                </w:rPr>
                <w:t>00</w:t>
              </w:r>
            </w:ins>
            <w:r w:rsidRPr="00B5341E">
              <w:rPr>
                <w:rFonts w:asciiTheme="minorHAnsi" w:hAnsiTheme="minorHAnsi"/>
                <w:b/>
                <w:sz w:val="20"/>
                <w:szCs w:val="20"/>
              </w:rPr>
              <w:t>,</w:t>
            </w:r>
            <w:r w:rsidR="00A1623F" w:rsidRPr="00B5341E">
              <w:rPr>
                <w:rFonts w:asciiTheme="minorHAnsi" w:hAnsiTheme="minorHAnsi"/>
                <w:b/>
                <w:sz w:val="20"/>
                <w:szCs w:val="20"/>
              </w:rPr>
              <w:t>0</w:t>
            </w:r>
            <w:del w:id="195" w:author="Kenneth Mastaller" w:date="2020-02-19T12:18:00Z">
              <w:r w:rsidR="00B5341E" w:rsidRPr="00B5341E" w:rsidDel="00162FE4">
                <w:rPr>
                  <w:rFonts w:asciiTheme="minorHAnsi" w:hAnsiTheme="minorHAnsi"/>
                  <w:b/>
                  <w:sz w:val="20"/>
                  <w:szCs w:val="20"/>
                </w:rPr>
                <w:delText>54</w:delText>
              </w:r>
            </w:del>
            <w:ins w:id="196" w:author="Kenneth Mastaller" w:date="2020-02-19T12:18:00Z">
              <w:r w:rsidR="00162FE4">
                <w:rPr>
                  <w:rFonts w:asciiTheme="minorHAnsi" w:hAnsiTheme="minorHAnsi"/>
                  <w:b/>
                  <w:sz w:val="20"/>
                  <w:szCs w:val="20"/>
                </w:rPr>
                <w:t>00</w:t>
              </w:r>
            </w:ins>
          </w:p>
        </w:tc>
      </w:tr>
      <w:tr w:rsidR="00D8582D" w:rsidRPr="00B5341E" w14:paraId="2A537458" w14:textId="77777777" w:rsidTr="00162FE4">
        <w:tblPrEx>
          <w:tblW w:w="10065" w:type="dxa"/>
          <w:tblLook w:val="0420" w:firstRow="1" w:lastRow="0" w:firstColumn="0" w:lastColumn="0" w:noHBand="0" w:noVBand="1"/>
          <w:tblPrExChange w:id="197" w:author="Kenneth Mastaller" w:date="2020-02-19T12:16:00Z">
            <w:tblPrEx>
              <w:tblW w:w="10065" w:type="dxa"/>
              <w:tblLook w:val="0420" w:firstRow="1" w:lastRow="0" w:firstColumn="0" w:lastColumn="0" w:noHBand="0" w:noVBand="1"/>
            </w:tblPrEx>
          </w:tblPrExChange>
        </w:tblPrEx>
        <w:trPr>
          <w:cnfStyle w:val="000000010000" w:firstRow="0" w:lastRow="0" w:firstColumn="0" w:lastColumn="0" w:oddVBand="0" w:evenVBand="0" w:oddHBand="0" w:evenHBand="1" w:firstRowFirstColumn="0" w:firstRowLastColumn="0" w:lastRowFirstColumn="0" w:lastRowLastColumn="0"/>
          <w:trHeight w:val="53"/>
          <w:tblHeader/>
          <w:trPrChange w:id="198" w:author="Kenneth Mastaller" w:date="2020-02-19T12:16:00Z">
            <w:trPr>
              <w:gridBefore w:val="1"/>
              <w:trHeight w:val="53"/>
              <w:tblHeader/>
            </w:trPr>
          </w:trPrChange>
        </w:trPr>
        <w:tc>
          <w:tcPr>
            <w:tcW w:w="6538" w:type="dxa"/>
            <w:shd w:val="clear" w:color="auto" w:fill="808474" w:themeFill="accent6" w:themeFillShade="BF"/>
            <w:tcPrChange w:id="199" w:author="Kenneth Mastaller" w:date="2020-02-19T12:16:00Z">
              <w:tcPr>
                <w:tcW w:w="6538" w:type="dxa"/>
                <w:gridSpan w:val="2"/>
              </w:tcPr>
            </w:tcPrChange>
          </w:tcPr>
          <w:p w14:paraId="2F808AA4" w14:textId="77777777" w:rsidR="00D8582D" w:rsidRPr="00B5341E" w:rsidRDefault="00D8582D" w:rsidP="00EA22A5">
            <w:pPr>
              <w:widowControl w:val="0"/>
              <w:spacing w:after="0" w:line="240" w:lineRule="auto"/>
              <w:cnfStyle w:val="000000010000" w:firstRow="0" w:lastRow="0" w:firstColumn="0" w:lastColumn="0" w:oddVBand="0" w:evenVBand="0" w:oddHBand="0" w:evenHBand="1" w:firstRowFirstColumn="0" w:firstRowLastColumn="0" w:lastRowFirstColumn="0" w:lastRowLastColumn="0"/>
              <w:rPr>
                <w:rFonts w:asciiTheme="minorHAnsi" w:hAnsiTheme="minorHAnsi"/>
                <w:color w:val="FFFFFF" w:themeColor="background1"/>
                <w:sz w:val="20"/>
                <w:szCs w:val="20"/>
              </w:rPr>
            </w:pPr>
            <w:r w:rsidRPr="00B5341E">
              <w:rPr>
                <w:rFonts w:asciiTheme="minorHAnsi" w:hAnsiTheme="minorHAnsi"/>
                <w:color w:val="FFFFFF" w:themeColor="background1"/>
                <w:sz w:val="20"/>
                <w:szCs w:val="20"/>
              </w:rPr>
              <w:t>Source</w:t>
            </w:r>
          </w:p>
        </w:tc>
        <w:tc>
          <w:tcPr>
            <w:tcW w:w="3527" w:type="dxa"/>
            <w:shd w:val="clear" w:color="auto" w:fill="808474" w:themeFill="accent6" w:themeFillShade="BF"/>
            <w:tcPrChange w:id="200" w:author="Kenneth Mastaller" w:date="2020-02-19T12:16:00Z">
              <w:tcPr>
                <w:tcW w:w="3527" w:type="dxa"/>
                <w:gridSpan w:val="2"/>
              </w:tcPr>
            </w:tcPrChange>
          </w:tcPr>
          <w:p w14:paraId="715378F0" w14:textId="77777777" w:rsidR="00D8582D" w:rsidRPr="00B5341E" w:rsidRDefault="00D8582D" w:rsidP="00EA22A5">
            <w:pPr>
              <w:widowControl w:val="0"/>
              <w:spacing w:after="0" w:line="24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FFFFFF" w:themeColor="background1"/>
                <w:sz w:val="20"/>
                <w:szCs w:val="20"/>
              </w:rPr>
            </w:pPr>
            <w:r w:rsidRPr="00B5341E">
              <w:rPr>
                <w:rFonts w:asciiTheme="majorHAnsi" w:hAnsiTheme="majorHAnsi" w:cstheme="majorHAnsi"/>
                <w:color w:val="FFFFFF" w:themeColor="background1"/>
                <w:sz w:val="20"/>
                <w:szCs w:val="20"/>
              </w:rPr>
              <w:t>Amount</w:t>
            </w:r>
          </w:p>
        </w:tc>
      </w:tr>
      <w:tr w:rsidR="00D8582D" w:rsidRPr="00B5341E" w14:paraId="0730E324" w14:textId="77777777" w:rsidTr="00EA22A5">
        <w:trPr>
          <w:cnfStyle w:val="000000100000" w:firstRow="0" w:lastRow="0" w:firstColumn="0" w:lastColumn="0" w:oddVBand="0" w:evenVBand="0" w:oddHBand="1" w:evenHBand="0" w:firstRowFirstColumn="0" w:firstRowLastColumn="0" w:lastRowFirstColumn="0" w:lastRowLastColumn="0"/>
          <w:trHeight w:val="53"/>
        </w:trPr>
        <w:tc>
          <w:tcPr>
            <w:tcW w:w="6538" w:type="dxa"/>
          </w:tcPr>
          <w:p w14:paraId="5EA30FD6" w14:textId="4E046FFE" w:rsidR="00D8582D" w:rsidRPr="00B5341E" w:rsidRDefault="00D8582D" w:rsidP="00EA22A5">
            <w:pPr>
              <w:widowControl w:val="0"/>
              <w:spacing w:after="0" w:line="240" w:lineRule="auto"/>
              <w:rPr>
                <w:rFonts w:asciiTheme="minorHAnsi" w:hAnsiTheme="minorHAnsi"/>
                <w:sz w:val="20"/>
                <w:szCs w:val="20"/>
              </w:rPr>
            </w:pPr>
            <w:r w:rsidRPr="00B5341E">
              <w:rPr>
                <w:rFonts w:asciiTheme="minorHAnsi" w:hAnsiTheme="minorHAnsi"/>
                <w:sz w:val="20"/>
                <w:szCs w:val="20"/>
              </w:rPr>
              <w:t>Capital (FY21)</w:t>
            </w:r>
            <w:r w:rsidR="00D01B34" w:rsidRPr="00B5341E">
              <w:rPr>
                <w:rFonts w:asciiTheme="minorHAnsi" w:hAnsiTheme="minorHAnsi"/>
                <w:sz w:val="20"/>
                <w:szCs w:val="20"/>
              </w:rPr>
              <w:t xml:space="preserve"> - </w:t>
            </w:r>
            <w:r w:rsidR="00957EFE" w:rsidRPr="00B5341E">
              <w:rPr>
                <w:rFonts w:asciiTheme="minorHAnsi" w:hAnsiTheme="minorHAnsi"/>
                <w:sz w:val="20"/>
                <w:szCs w:val="20"/>
              </w:rPr>
              <w:t>Preliminary</w:t>
            </w:r>
            <w:r w:rsidR="00D01B34" w:rsidRPr="00B5341E">
              <w:rPr>
                <w:rFonts w:asciiTheme="minorHAnsi" w:hAnsiTheme="minorHAnsi"/>
                <w:sz w:val="20"/>
                <w:szCs w:val="20"/>
              </w:rPr>
              <w:t xml:space="preserve"> Forecasted</w:t>
            </w:r>
          </w:p>
        </w:tc>
        <w:tc>
          <w:tcPr>
            <w:tcW w:w="3527" w:type="dxa"/>
          </w:tcPr>
          <w:p w14:paraId="30A3639A" w14:textId="21128369" w:rsidR="00D8582D" w:rsidRPr="00B5341E" w:rsidRDefault="00D8582D" w:rsidP="00EA22A5">
            <w:pPr>
              <w:widowControl w:val="0"/>
              <w:spacing w:after="0" w:line="240" w:lineRule="auto"/>
              <w:rPr>
                <w:rFonts w:asciiTheme="minorHAnsi" w:hAnsiTheme="minorHAnsi"/>
                <w:sz w:val="20"/>
                <w:szCs w:val="20"/>
              </w:rPr>
            </w:pPr>
            <w:r w:rsidRPr="00B5341E">
              <w:rPr>
                <w:rFonts w:asciiTheme="minorHAnsi" w:hAnsiTheme="minorHAnsi"/>
                <w:sz w:val="20"/>
                <w:szCs w:val="20"/>
              </w:rPr>
              <w:t>$</w:t>
            </w:r>
            <w:r w:rsidR="00A1623F" w:rsidRPr="00B5341E">
              <w:rPr>
                <w:rFonts w:asciiTheme="minorHAnsi" w:hAnsiTheme="minorHAnsi"/>
                <w:sz w:val="20"/>
                <w:szCs w:val="20"/>
              </w:rPr>
              <w:t>5</w:t>
            </w:r>
            <w:r w:rsidRPr="00B5341E">
              <w:rPr>
                <w:rFonts w:asciiTheme="minorHAnsi" w:hAnsiTheme="minorHAnsi"/>
                <w:sz w:val="20"/>
                <w:szCs w:val="20"/>
              </w:rPr>
              <w:t>,000,000</w:t>
            </w:r>
          </w:p>
        </w:tc>
      </w:tr>
      <w:tr w:rsidR="00D8582D" w:rsidRPr="00B5341E" w14:paraId="61FAD723" w14:textId="77777777" w:rsidTr="00EA22A5">
        <w:trPr>
          <w:cnfStyle w:val="000000010000" w:firstRow="0" w:lastRow="0" w:firstColumn="0" w:lastColumn="0" w:oddVBand="0" w:evenVBand="0" w:oddHBand="0" w:evenHBand="1" w:firstRowFirstColumn="0" w:firstRowLastColumn="0" w:lastRowFirstColumn="0" w:lastRowLastColumn="0"/>
          <w:trHeight w:val="53"/>
        </w:trPr>
        <w:tc>
          <w:tcPr>
            <w:tcW w:w="6538" w:type="dxa"/>
          </w:tcPr>
          <w:p w14:paraId="79868789" w14:textId="27B86C6B" w:rsidR="00D8582D" w:rsidRPr="00B5341E" w:rsidRDefault="00D8582D" w:rsidP="00EA22A5">
            <w:pPr>
              <w:widowControl w:val="0"/>
              <w:spacing w:after="0" w:line="240" w:lineRule="auto"/>
              <w:rPr>
                <w:rFonts w:asciiTheme="minorHAnsi" w:hAnsiTheme="minorHAnsi"/>
                <w:sz w:val="20"/>
                <w:szCs w:val="20"/>
              </w:rPr>
            </w:pPr>
            <w:r w:rsidRPr="00B5341E">
              <w:rPr>
                <w:rFonts w:asciiTheme="minorHAnsi" w:hAnsiTheme="minorHAnsi"/>
                <w:sz w:val="20"/>
                <w:szCs w:val="20"/>
              </w:rPr>
              <w:t>NIE (FY21)</w:t>
            </w:r>
            <w:r w:rsidR="00D01B34" w:rsidRPr="00B5341E">
              <w:rPr>
                <w:rFonts w:asciiTheme="minorHAnsi" w:hAnsiTheme="minorHAnsi"/>
                <w:sz w:val="20"/>
                <w:szCs w:val="20"/>
              </w:rPr>
              <w:t xml:space="preserve"> - </w:t>
            </w:r>
            <w:r w:rsidR="00957EFE" w:rsidRPr="00B5341E">
              <w:rPr>
                <w:rFonts w:asciiTheme="minorHAnsi" w:hAnsiTheme="minorHAnsi"/>
                <w:sz w:val="20"/>
                <w:szCs w:val="20"/>
              </w:rPr>
              <w:t>Preliminary</w:t>
            </w:r>
            <w:r w:rsidR="00D01B34" w:rsidRPr="00B5341E">
              <w:rPr>
                <w:rFonts w:asciiTheme="minorHAnsi" w:hAnsiTheme="minorHAnsi"/>
                <w:sz w:val="20"/>
                <w:szCs w:val="20"/>
              </w:rPr>
              <w:t xml:space="preserve"> Forecasted</w:t>
            </w:r>
          </w:p>
        </w:tc>
        <w:tc>
          <w:tcPr>
            <w:tcW w:w="3527" w:type="dxa"/>
          </w:tcPr>
          <w:p w14:paraId="390A7A19" w14:textId="78911A68" w:rsidR="00D8582D" w:rsidRPr="00B5341E" w:rsidRDefault="00D8582D" w:rsidP="00EA22A5">
            <w:pPr>
              <w:widowControl w:val="0"/>
              <w:spacing w:after="0" w:line="240" w:lineRule="auto"/>
              <w:rPr>
                <w:rFonts w:asciiTheme="minorHAnsi" w:hAnsiTheme="minorHAnsi"/>
                <w:sz w:val="20"/>
                <w:szCs w:val="20"/>
              </w:rPr>
            </w:pPr>
            <w:r w:rsidRPr="00B5341E">
              <w:rPr>
                <w:rFonts w:asciiTheme="minorHAnsi" w:hAnsiTheme="minorHAnsi"/>
                <w:sz w:val="20"/>
                <w:szCs w:val="20"/>
              </w:rPr>
              <w:t>$2,000,000</w:t>
            </w:r>
          </w:p>
        </w:tc>
      </w:tr>
      <w:tr w:rsidR="00D8582D" w:rsidRPr="00B5341E" w14:paraId="116D7CC2" w14:textId="77777777" w:rsidTr="00EA22A5">
        <w:trPr>
          <w:cnfStyle w:val="000000100000" w:firstRow="0" w:lastRow="0" w:firstColumn="0" w:lastColumn="0" w:oddVBand="0" w:evenVBand="0" w:oddHBand="1" w:evenHBand="0" w:firstRowFirstColumn="0" w:firstRowLastColumn="0" w:lastRowFirstColumn="0" w:lastRowLastColumn="0"/>
          <w:trHeight w:val="53"/>
        </w:trPr>
        <w:tc>
          <w:tcPr>
            <w:tcW w:w="6538" w:type="dxa"/>
          </w:tcPr>
          <w:p w14:paraId="6F1C538C" w14:textId="77777777" w:rsidR="00D8582D" w:rsidRPr="00B5341E" w:rsidRDefault="00D8582D" w:rsidP="00EA22A5">
            <w:pPr>
              <w:widowControl w:val="0"/>
              <w:spacing w:after="0" w:line="240" w:lineRule="auto"/>
              <w:rPr>
                <w:rFonts w:asciiTheme="minorHAnsi" w:hAnsiTheme="minorHAnsi"/>
                <w:b/>
                <w:sz w:val="20"/>
                <w:szCs w:val="20"/>
              </w:rPr>
            </w:pPr>
            <w:r w:rsidRPr="00B5341E">
              <w:rPr>
                <w:rFonts w:asciiTheme="minorHAnsi" w:hAnsiTheme="minorHAnsi"/>
                <w:b/>
                <w:sz w:val="20"/>
                <w:szCs w:val="20"/>
              </w:rPr>
              <w:t>TOTAL</w:t>
            </w:r>
          </w:p>
        </w:tc>
        <w:tc>
          <w:tcPr>
            <w:tcW w:w="3527" w:type="dxa"/>
          </w:tcPr>
          <w:p w14:paraId="2CBE090A" w14:textId="5E482677" w:rsidR="00D8582D" w:rsidRPr="00B5341E" w:rsidRDefault="00D8582D" w:rsidP="00EA22A5">
            <w:pPr>
              <w:widowControl w:val="0"/>
              <w:spacing w:after="0" w:line="240" w:lineRule="auto"/>
              <w:rPr>
                <w:rFonts w:asciiTheme="minorHAnsi" w:hAnsiTheme="minorHAnsi"/>
                <w:b/>
                <w:sz w:val="20"/>
                <w:szCs w:val="20"/>
              </w:rPr>
            </w:pPr>
            <w:r w:rsidRPr="00B5341E">
              <w:rPr>
                <w:rFonts w:asciiTheme="minorHAnsi" w:hAnsiTheme="minorHAnsi"/>
                <w:b/>
                <w:sz w:val="20"/>
                <w:szCs w:val="20"/>
              </w:rPr>
              <w:t>$</w:t>
            </w:r>
            <w:r w:rsidR="00A1623F" w:rsidRPr="00B5341E">
              <w:rPr>
                <w:rFonts w:asciiTheme="minorHAnsi" w:hAnsiTheme="minorHAnsi"/>
                <w:b/>
                <w:sz w:val="20"/>
                <w:szCs w:val="20"/>
              </w:rPr>
              <w:t>7</w:t>
            </w:r>
            <w:r w:rsidRPr="00B5341E">
              <w:rPr>
                <w:rFonts w:asciiTheme="minorHAnsi" w:hAnsiTheme="minorHAnsi"/>
                <w:b/>
                <w:sz w:val="20"/>
                <w:szCs w:val="20"/>
              </w:rPr>
              <w:t>,000,000</w:t>
            </w:r>
          </w:p>
        </w:tc>
      </w:tr>
      <w:tr w:rsidR="00B5341E" w:rsidRPr="00B5341E" w14:paraId="50627968" w14:textId="77777777" w:rsidTr="00B50563">
        <w:trPr>
          <w:cnfStyle w:val="000000010000" w:firstRow="0" w:lastRow="0" w:firstColumn="0" w:lastColumn="0" w:oddVBand="0" w:evenVBand="0" w:oddHBand="0" w:evenHBand="1" w:firstRowFirstColumn="0" w:firstRowLastColumn="0" w:lastRowFirstColumn="0" w:lastRowLastColumn="0"/>
          <w:trHeight w:val="53"/>
        </w:trPr>
        <w:tc>
          <w:tcPr>
            <w:tcW w:w="10065" w:type="dxa"/>
            <w:gridSpan w:val="2"/>
          </w:tcPr>
          <w:p w14:paraId="7669B570" w14:textId="747AE4CE" w:rsidR="00B5341E" w:rsidRPr="00BC188A" w:rsidRDefault="00B5341E" w:rsidP="00EA22A5">
            <w:pPr>
              <w:widowControl w:val="0"/>
              <w:spacing w:after="0" w:line="240" w:lineRule="auto"/>
              <w:rPr>
                <w:b/>
                <w:sz w:val="16"/>
                <w:szCs w:val="16"/>
              </w:rPr>
            </w:pPr>
            <w:r w:rsidRPr="00BC188A">
              <w:rPr>
                <w:rFonts w:eastAsiaTheme="minorHAnsi"/>
                <w:b/>
                <w:sz w:val="16"/>
                <w:szCs w:val="16"/>
                <w:lang w:eastAsia="en-US"/>
              </w:rPr>
              <w:t>NOTE:</w:t>
            </w:r>
            <w:r w:rsidRPr="00BC188A">
              <w:rPr>
                <w:rFonts w:eastAsiaTheme="minorHAnsi"/>
                <w:sz w:val="16"/>
                <w:szCs w:val="16"/>
                <w:lang w:eastAsia="en-US"/>
              </w:rPr>
              <w:t xml:space="preserve"> The FY21 budget noted above will be refined during the yearly PMO Project Roadmap process with Executive Committee (</w:t>
            </w:r>
            <w:proofErr w:type="spellStart"/>
            <w:r w:rsidRPr="00BC188A">
              <w:rPr>
                <w:rFonts w:eastAsiaTheme="minorHAnsi"/>
                <w:sz w:val="16"/>
                <w:szCs w:val="16"/>
                <w:lang w:eastAsia="en-US"/>
              </w:rPr>
              <w:t>ExecCo</w:t>
            </w:r>
            <w:proofErr w:type="spellEnd"/>
            <w:r w:rsidRPr="00BC188A">
              <w:rPr>
                <w:rFonts w:eastAsiaTheme="minorHAnsi"/>
                <w:sz w:val="16"/>
                <w:szCs w:val="16"/>
                <w:lang w:eastAsia="en-US"/>
              </w:rPr>
              <w:t>)/</w:t>
            </w:r>
            <w:proofErr w:type="spellStart"/>
            <w:r w:rsidRPr="00BC188A">
              <w:rPr>
                <w:rFonts w:eastAsiaTheme="minorHAnsi"/>
                <w:sz w:val="16"/>
                <w:szCs w:val="16"/>
                <w:lang w:eastAsia="en-US"/>
              </w:rPr>
              <w:t>PSC</w:t>
            </w:r>
            <w:proofErr w:type="spellEnd"/>
            <w:r w:rsidRPr="00BC188A">
              <w:rPr>
                <w:rFonts w:eastAsiaTheme="minorHAnsi"/>
                <w:sz w:val="16"/>
                <w:szCs w:val="16"/>
                <w:lang w:eastAsia="en-US"/>
              </w:rPr>
              <w:t>/Finance.</w:t>
            </w:r>
          </w:p>
        </w:tc>
      </w:tr>
    </w:tbl>
    <w:p w14:paraId="18D73283" w14:textId="074D89D7" w:rsidR="004E0256" w:rsidRPr="00BC188A" w:rsidRDefault="00F17E42" w:rsidP="00EA22A5">
      <w:pPr>
        <w:pStyle w:val="BodyCopy"/>
        <w:rPr>
          <w:rFonts w:asciiTheme="minorHAnsi" w:eastAsiaTheme="minorHAnsi" w:hAnsiTheme="minorHAnsi" w:cstheme="minorBidi"/>
          <w:sz w:val="22"/>
          <w:szCs w:val="22"/>
          <w:lang w:eastAsia="en-US"/>
        </w:rPr>
      </w:pPr>
      <w:r w:rsidRPr="00BC188A">
        <w:rPr>
          <w:rFonts w:asciiTheme="minorHAnsi" w:eastAsiaTheme="minorHAnsi" w:hAnsiTheme="minorHAnsi" w:cstheme="minorBidi"/>
          <w:sz w:val="22"/>
          <w:szCs w:val="22"/>
          <w:lang w:eastAsia="en-US"/>
        </w:rPr>
        <w:t xml:space="preserve">Considering the estimated FY20 and forecasted FY21 costs above, the overall costs for the Digital Program </w:t>
      </w:r>
      <w:proofErr w:type="gramStart"/>
      <w:r w:rsidRPr="00BC188A">
        <w:rPr>
          <w:rFonts w:asciiTheme="minorHAnsi" w:eastAsiaTheme="minorHAnsi" w:hAnsiTheme="minorHAnsi" w:cstheme="minorBidi"/>
          <w:sz w:val="22"/>
          <w:szCs w:val="22"/>
          <w:lang w:eastAsia="en-US"/>
        </w:rPr>
        <w:t>can be summarized</w:t>
      </w:r>
      <w:proofErr w:type="gramEnd"/>
      <w:r w:rsidRPr="00BC188A">
        <w:rPr>
          <w:rFonts w:asciiTheme="minorHAnsi" w:eastAsiaTheme="minorHAnsi" w:hAnsiTheme="minorHAnsi" w:cstheme="minorBidi"/>
          <w:sz w:val="22"/>
          <w:szCs w:val="22"/>
          <w:lang w:eastAsia="en-US"/>
        </w:rPr>
        <w:t xml:space="preserve"> as follows:</w:t>
      </w:r>
    </w:p>
    <w:tbl>
      <w:tblPr>
        <w:tblStyle w:val="Corporate1"/>
        <w:tblW w:w="0" w:type="auto"/>
        <w:tblLook w:val="0420" w:firstRow="1" w:lastRow="0" w:firstColumn="0" w:lastColumn="0" w:noHBand="0" w:noVBand="1"/>
      </w:tblPr>
      <w:tblGrid>
        <w:gridCol w:w="3828"/>
        <w:gridCol w:w="1276"/>
        <w:gridCol w:w="1217"/>
        <w:gridCol w:w="3759"/>
      </w:tblGrid>
      <w:tr w:rsidR="00B41868" w:rsidRPr="004E0256" w14:paraId="36A886E5" w14:textId="77777777" w:rsidTr="00EA22A5">
        <w:trPr>
          <w:cnfStyle w:val="100000000000" w:firstRow="1" w:lastRow="0" w:firstColumn="0" w:lastColumn="0" w:oddVBand="0" w:evenVBand="0" w:oddHBand="0" w:evenHBand="0" w:firstRowFirstColumn="0" w:firstRowLastColumn="0" w:lastRowFirstColumn="0" w:lastRowLastColumn="0"/>
          <w:trHeight w:val="53"/>
          <w:tblHeader/>
        </w:trPr>
        <w:tc>
          <w:tcPr>
            <w:tcW w:w="3828" w:type="dxa"/>
          </w:tcPr>
          <w:p w14:paraId="4A6D856F" w14:textId="1D7CA699" w:rsidR="00B41868" w:rsidRPr="006A7C4F" w:rsidRDefault="00B41868" w:rsidP="00EA22A5">
            <w:pPr>
              <w:widowControl w:val="0"/>
              <w:spacing w:after="0" w:line="240" w:lineRule="auto"/>
              <w:rPr>
                <w:rFonts w:asciiTheme="minorHAnsi" w:hAnsiTheme="minorHAnsi"/>
                <w:color w:val="FFFFFF" w:themeColor="background1"/>
                <w:sz w:val="20"/>
                <w:szCs w:val="20"/>
              </w:rPr>
            </w:pPr>
            <w:r>
              <w:rPr>
                <w:rFonts w:asciiTheme="minorHAnsi" w:hAnsiTheme="minorHAnsi"/>
                <w:color w:val="FFFFFF" w:themeColor="background1"/>
                <w:sz w:val="20"/>
                <w:szCs w:val="20"/>
              </w:rPr>
              <w:t>Measure</w:t>
            </w:r>
          </w:p>
        </w:tc>
        <w:tc>
          <w:tcPr>
            <w:tcW w:w="1276" w:type="dxa"/>
          </w:tcPr>
          <w:p w14:paraId="66A4BEED" w14:textId="77777777" w:rsidR="00B41868" w:rsidRPr="006A7C4F" w:rsidRDefault="00B41868" w:rsidP="00EA22A5">
            <w:pPr>
              <w:widowControl w:val="0"/>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Result</w:t>
            </w:r>
          </w:p>
        </w:tc>
        <w:tc>
          <w:tcPr>
            <w:tcW w:w="0" w:type="auto"/>
          </w:tcPr>
          <w:p w14:paraId="593D6E80" w14:textId="77777777" w:rsidR="00B41868" w:rsidRPr="006A7C4F" w:rsidRDefault="00B41868" w:rsidP="00EA22A5">
            <w:pPr>
              <w:widowControl w:val="0"/>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CAP/NIE</w:t>
            </w:r>
          </w:p>
        </w:tc>
        <w:tc>
          <w:tcPr>
            <w:tcW w:w="0" w:type="auto"/>
          </w:tcPr>
          <w:p w14:paraId="24C50DA0" w14:textId="77777777" w:rsidR="00B41868" w:rsidRDefault="00B41868" w:rsidP="00EA22A5">
            <w:pPr>
              <w:widowControl w:val="0"/>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Comment</w:t>
            </w:r>
          </w:p>
        </w:tc>
      </w:tr>
      <w:tr w:rsidR="00B41868" w:rsidRPr="004E0256" w14:paraId="5D72AE40" w14:textId="77777777" w:rsidTr="00EA22A5">
        <w:trPr>
          <w:cnfStyle w:val="000000100000" w:firstRow="0" w:lastRow="0" w:firstColumn="0" w:lastColumn="0" w:oddVBand="0" w:evenVBand="0" w:oddHBand="1" w:evenHBand="0" w:firstRowFirstColumn="0" w:firstRowLastColumn="0" w:lastRowFirstColumn="0" w:lastRowLastColumn="0"/>
          <w:trHeight w:val="53"/>
        </w:trPr>
        <w:tc>
          <w:tcPr>
            <w:tcW w:w="3828" w:type="dxa"/>
          </w:tcPr>
          <w:p w14:paraId="7A4BDBE0" w14:textId="27AB4363" w:rsidR="00B41868" w:rsidRPr="004E0256" w:rsidRDefault="00B41868" w:rsidP="00162FE4">
            <w:pPr>
              <w:widowControl w:val="0"/>
              <w:spacing w:after="0" w:line="240" w:lineRule="auto"/>
              <w:rPr>
                <w:rFonts w:asciiTheme="minorHAnsi" w:hAnsiTheme="minorHAnsi"/>
                <w:sz w:val="20"/>
                <w:szCs w:val="20"/>
              </w:rPr>
              <w:pPrChange w:id="201" w:author="Kenneth Mastaller" w:date="2020-02-19T12:19:00Z">
                <w:pPr>
                  <w:widowControl w:val="0"/>
                  <w:spacing w:after="0" w:line="240" w:lineRule="auto"/>
                </w:pPr>
              </w:pPrChange>
            </w:pPr>
            <w:r>
              <w:rPr>
                <w:rFonts w:cstheme="minorHAnsi"/>
                <w:sz w:val="20"/>
                <w:szCs w:val="20"/>
              </w:rPr>
              <w:t>Implementation Costs</w:t>
            </w:r>
            <w:r>
              <w:rPr>
                <w:rFonts w:asciiTheme="minorHAnsi" w:hAnsiTheme="minorHAnsi"/>
                <w:sz w:val="20"/>
                <w:szCs w:val="20"/>
              </w:rPr>
              <w:t xml:space="preserve">  (</w:t>
            </w:r>
            <w:proofErr w:type="spellStart"/>
            <w:r>
              <w:rPr>
                <w:rFonts w:asciiTheme="minorHAnsi" w:hAnsiTheme="minorHAnsi"/>
                <w:sz w:val="20"/>
                <w:szCs w:val="20"/>
              </w:rPr>
              <w:t>FY20</w:t>
            </w:r>
            <w:proofErr w:type="spellEnd"/>
            <w:del w:id="202" w:author="Kenneth Mastaller" w:date="2020-02-19T12:18:00Z">
              <w:r w:rsidDel="00162FE4">
                <w:rPr>
                  <w:rFonts w:asciiTheme="minorHAnsi" w:hAnsiTheme="minorHAnsi"/>
                  <w:sz w:val="20"/>
                  <w:szCs w:val="20"/>
                </w:rPr>
                <w:delText xml:space="preserve"> and </w:delText>
              </w:r>
            </w:del>
            <w:ins w:id="203" w:author="Kenneth Mastaller" w:date="2020-02-19T12:18:00Z">
              <w:r w:rsidR="00162FE4">
                <w:rPr>
                  <w:rFonts w:asciiTheme="minorHAnsi" w:hAnsiTheme="minorHAnsi"/>
                  <w:sz w:val="20"/>
                  <w:szCs w:val="20"/>
                </w:rPr>
                <w:t>/</w:t>
              </w:r>
            </w:ins>
            <w:proofErr w:type="spellStart"/>
            <w:r>
              <w:rPr>
                <w:rFonts w:asciiTheme="minorHAnsi" w:hAnsiTheme="minorHAnsi"/>
                <w:sz w:val="20"/>
                <w:szCs w:val="20"/>
              </w:rPr>
              <w:t>FY21</w:t>
            </w:r>
            <w:proofErr w:type="spellEnd"/>
            <w:del w:id="204" w:author="Kenneth Mastaller" w:date="2020-02-19T12:19:00Z">
              <w:r w:rsidDel="00162FE4">
                <w:rPr>
                  <w:rFonts w:asciiTheme="minorHAnsi" w:hAnsiTheme="minorHAnsi"/>
                  <w:sz w:val="20"/>
                  <w:szCs w:val="20"/>
                </w:rPr>
                <w:delText xml:space="preserve"> Combined</w:delText>
              </w:r>
            </w:del>
            <w:r>
              <w:rPr>
                <w:rFonts w:asciiTheme="minorHAnsi" w:hAnsiTheme="minorHAnsi"/>
                <w:sz w:val="20"/>
                <w:szCs w:val="20"/>
              </w:rPr>
              <w:t>)</w:t>
            </w:r>
          </w:p>
        </w:tc>
        <w:tc>
          <w:tcPr>
            <w:tcW w:w="1276" w:type="dxa"/>
          </w:tcPr>
          <w:p w14:paraId="4B3F14AA" w14:textId="245AE91C" w:rsidR="00B41868" w:rsidRPr="004E0256" w:rsidRDefault="00B41868" w:rsidP="00162FE4">
            <w:pPr>
              <w:widowControl w:val="0"/>
              <w:spacing w:after="0" w:line="240" w:lineRule="auto"/>
              <w:rPr>
                <w:sz w:val="20"/>
                <w:szCs w:val="20"/>
              </w:rPr>
              <w:pPrChange w:id="205" w:author="Kenneth Mastaller" w:date="2020-02-19T12:18:00Z">
                <w:pPr>
                  <w:widowControl w:val="0"/>
                  <w:spacing w:after="0" w:line="240" w:lineRule="auto"/>
                </w:pPr>
              </w:pPrChange>
            </w:pPr>
            <w:r>
              <w:rPr>
                <w:sz w:val="20"/>
                <w:szCs w:val="20"/>
              </w:rPr>
              <w:t xml:space="preserve">$ </w:t>
            </w:r>
            <w:del w:id="206" w:author="Kenneth Mastaller" w:date="2020-02-19T12:18:00Z">
              <w:r w:rsidR="00A1623F" w:rsidDel="00162FE4">
                <w:rPr>
                  <w:sz w:val="20"/>
                  <w:szCs w:val="20"/>
                </w:rPr>
                <w:delText>8.6</w:delText>
              </w:r>
            </w:del>
            <w:proofErr w:type="spellStart"/>
            <w:ins w:id="207" w:author="Kenneth Mastaller" w:date="2020-02-19T12:18:00Z">
              <w:r w:rsidR="00162FE4">
                <w:rPr>
                  <w:sz w:val="20"/>
                  <w:szCs w:val="20"/>
                </w:rPr>
                <w:t>7</w:t>
              </w:r>
            </w:ins>
            <w:r w:rsidR="00A1623F">
              <w:rPr>
                <w:sz w:val="20"/>
                <w:szCs w:val="20"/>
              </w:rPr>
              <w:t>M</w:t>
            </w:r>
            <w:proofErr w:type="spellEnd"/>
            <w:r w:rsidR="00A1623F">
              <w:rPr>
                <w:sz w:val="20"/>
                <w:szCs w:val="20"/>
              </w:rPr>
              <w:t xml:space="preserve"> / $</w:t>
            </w:r>
            <w:proofErr w:type="spellStart"/>
            <w:del w:id="208" w:author="Kenneth Mastaller" w:date="2020-02-19T12:18:00Z">
              <w:r w:rsidR="00A1623F" w:rsidDel="00162FE4">
                <w:rPr>
                  <w:sz w:val="20"/>
                  <w:szCs w:val="20"/>
                </w:rPr>
                <w:delText>5.4</w:delText>
              </w:r>
            </w:del>
            <w:ins w:id="209" w:author="Kenneth Mastaller" w:date="2020-02-19T12:18:00Z">
              <w:r w:rsidR="00162FE4">
                <w:rPr>
                  <w:sz w:val="20"/>
                  <w:szCs w:val="20"/>
                </w:rPr>
                <w:t>7</w:t>
              </w:r>
            </w:ins>
            <w:r w:rsidR="00A1623F">
              <w:rPr>
                <w:sz w:val="20"/>
                <w:szCs w:val="20"/>
              </w:rPr>
              <w:t>M</w:t>
            </w:r>
            <w:proofErr w:type="spellEnd"/>
          </w:p>
        </w:tc>
        <w:tc>
          <w:tcPr>
            <w:tcW w:w="0" w:type="auto"/>
          </w:tcPr>
          <w:p w14:paraId="4E089400" w14:textId="1EF63D58" w:rsidR="00B41868" w:rsidRPr="004E0256" w:rsidRDefault="00B75AB5" w:rsidP="00EA22A5">
            <w:pPr>
              <w:widowControl w:val="0"/>
              <w:spacing w:after="0" w:line="240" w:lineRule="auto"/>
              <w:rPr>
                <w:rFonts w:asciiTheme="minorHAnsi" w:hAnsiTheme="minorHAnsi"/>
                <w:sz w:val="20"/>
                <w:szCs w:val="20"/>
              </w:rPr>
            </w:pPr>
            <w:ins w:id="210" w:author="Kenneth Mastaller" w:date="2020-02-19T12:21:00Z">
              <w:r>
                <w:rPr>
                  <w:rFonts w:asciiTheme="minorHAnsi" w:hAnsiTheme="minorHAnsi"/>
                  <w:sz w:val="20"/>
                  <w:szCs w:val="20"/>
                </w:rPr>
                <w:t xml:space="preserve">Combined </w:t>
              </w:r>
            </w:ins>
            <w:r w:rsidR="00A1623F">
              <w:rPr>
                <w:rFonts w:asciiTheme="minorHAnsi" w:hAnsiTheme="minorHAnsi"/>
                <w:sz w:val="20"/>
                <w:szCs w:val="20"/>
              </w:rPr>
              <w:t xml:space="preserve">Capital </w:t>
            </w:r>
            <w:ins w:id="211" w:author="Kenneth Mastaller" w:date="2020-02-19T12:19:00Z">
              <w:r w:rsidR="00162FE4">
                <w:rPr>
                  <w:rFonts w:asciiTheme="minorHAnsi" w:hAnsiTheme="minorHAnsi"/>
                  <w:sz w:val="20"/>
                  <w:szCs w:val="20"/>
                </w:rPr>
                <w:t xml:space="preserve"> and </w:t>
              </w:r>
            </w:ins>
            <w:del w:id="212" w:author="Kenneth Mastaller" w:date="2020-02-19T12:19:00Z">
              <w:r w:rsidR="00A1623F" w:rsidDel="00162FE4">
                <w:rPr>
                  <w:rFonts w:asciiTheme="minorHAnsi" w:hAnsiTheme="minorHAnsi"/>
                  <w:sz w:val="20"/>
                  <w:szCs w:val="20"/>
                </w:rPr>
                <w:delText>/</w:delText>
              </w:r>
            </w:del>
            <w:proofErr w:type="spellStart"/>
            <w:r w:rsidR="00B41868">
              <w:rPr>
                <w:rFonts w:asciiTheme="minorHAnsi" w:hAnsiTheme="minorHAnsi"/>
                <w:sz w:val="20"/>
                <w:szCs w:val="20"/>
              </w:rPr>
              <w:t>NIE</w:t>
            </w:r>
            <w:proofErr w:type="spellEnd"/>
          </w:p>
        </w:tc>
        <w:tc>
          <w:tcPr>
            <w:tcW w:w="0" w:type="auto"/>
          </w:tcPr>
          <w:p w14:paraId="3A22A076" w14:textId="144B49DF" w:rsidR="00B41868" w:rsidRPr="004E0256" w:rsidRDefault="00B41868" w:rsidP="00B75AB5">
            <w:pPr>
              <w:widowControl w:val="0"/>
              <w:spacing w:after="0" w:line="240" w:lineRule="auto"/>
              <w:rPr>
                <w:sz w:val="20"/>
                <w:szCs w:val="20"/>
              </w:rPr>
              <w:pPrChange w:id="213" w:author="Kenneth Mastaller" w:date="2020-02-19T12:22:00Z">
                <w:pPr>
                  <w:widowControl w:val="0"/>
                  <w:spacing w:after="0" w:line="240" w:lineRule="auto"/>
                </w:pPr>
              </w:pPrChange>
            </w:pPr>
            <w:del w:id="214" w:author="Kenneth Mastaller" w:date="2020-02-19T12:22:00Z">
              <w:r w:rsidDel="00B75AB5">
                <w:rPr>
                  <w:rFonts w:cstheme="minorHAnsi"/>
                  <w:color w:val="111111" w:themeColor="text1"/>
                  <w:sz w:val="20"/>
                  <w:szCs w:val="20"/>
                </w:rPr>
                <w:delText>See the attached cost benefit analysis for further details on the implementation costs</w:delText>
              </w:r>
            </w:del>
            <w:ins w:id="215" w:author="Kenneth Mastaller" w:date="2020-02-19T12:22:00Z">
              <w:r w:rsidR="00B75AB5">
                <w:rPr>
                  <w:rFonts w:cstheme="minorHAnsi"/>
                  <w:color w:val="111111" w:themeColor="text1"/>
                  <w:sz w:val="20"/>
                  <w:szCs w:val="20"/>
                </w:rPr>
                <w:t xml:space="preserve"> </w:t>
              </w:r>
            </w:ins>
          </w:p>
        </w:tc>
      </w:tr>
      <w:tr w:rsidR="00B41868" w:rsidRPr="004E0256" w14:paraId="21FC67A6" w14:textId="77777777" w:rsidTr="00EA22A5">
        <w:trPr>
          <w:cnfStyle w:val="000000010000" w:firstRow="0" w:lastRow="0" w:firstColumn="0" w:lastColumn="0" w:oddVBand="0" w:evenVBand="0" w:oddHBand="0" w:evenHBand="1" w:firstRowFirstColumn="0" w:firstRowLastColumn="0" w:lastRowFirstColumn="0" w:lastRowLastColumn="0"/>
          <w:trHeight w:val="53"/>
        </w:trPr>
        <w:tc>
          <w:tcPr>
            <w:tcW w:w="3828" w:type="dxa"/>
          </w:tcPr>
          <w:p w14:paraId="1393AFDC" w14:textId="4EF351D8" w:rsidR="00B41868" w:rsidRPr="004E0256" w:rsidRDefault="00B41868" w:rsidP="00EA22A5">
            <w:pPr>
              <w:widowControl w:val="0"/>
              <w:spacing w:after="0" w:line="240" w:lineRule="auto"/>
              <w:rPr>
                <w:rFonts w:asciiTheme="minorHAnsi" w:hAnsiTheme="minorHAnsi"/>
                <w:sz w:val="20"/>
                <w:szCs w:val="20"/>
              </w:rPr>
            </w:pPr>
            <w:r w:rsidRPr="00D65D20">
              <w:rPr>
                <w:rFonts w:cstheme="minorHAnsi"/>
                <w:sz w:val="20"/>
                <w:szCs w:val="20"/>
              </w:rPr>
              <w:t>Annual On-going Cost</w:t>
            </w:r>
            <w:r>
              <w:rPr>
                <w:rFonts w:cstheme="minorHAnsi"/>
                <w:sz w:val="20"/>
                <w:szCs w:val="20"/>
              </w:rPr>
              <w:t xml:space="preserve"> Summary</w:t>
            </w:r>
            <w:r w:rsidR="002A2FE8">
              <w:rPr>
                <w:rFonts w:cstheme="minorHAnsi"/>
                <w:sz w:val="20"/>
                <w:szCs w:val="20"/>
              </w:rPr>
              <w:t xml:space="preserve"> (5 year view)</w:t>
            </w:r>
          </w:p>
        </w:tc>
        <w:tc>
          <w:tcPr>
            <w:tcW w:w="1276" w:type="dxa"/>
          </w:tcPr>
          <w:p w14:paraId="23CE3FE6" w14:textId="185EC50B" w:rsidR="00B41868" w:rsidRPr="004E0256" w:rsidRDefault="00B41868" w:rsidP="00EA22A5">
            <w:pPr>
              <w:widowControl w:val="0"/>
              <w:spacing w:after="0" w:line="240" w:lineRule="auto"/>
              <w:rPr>
                <w:sz w:val="20"/>
                <w:szCs w:val="20"/>
              </w:rPr>
            </w:pPr>
            <w:r>
              <w:rPr>
                <w:sz w:val="20"/>
                <w:szCs w:val="20"/>
              </w:rPr>
              <w:t>$ 10</w:t>
            </w:r>
            <w:r w:rsidR="00A1623F">
              <w:rPr>
                <w:sz w:val="20"/>
                <w:szCs w:val="20"/>
              </w:rPr>
              <w:t>M</w:t>
            </w:r>
          </w:p>
        </w:tc>
        <w:tc>
          <w:tcPr>
            <w:tcW w:w="0" w:type="auto"/>
          </w:tcPr>
          <w:p w14:paraId="3A761E24" w14:textId="77777777" w:rsidR="00B41868" w:rsidRPr="004E0256" w:rsidRDefault="00B41868" w:rsidP="00EA22A5">
            <w:pPr>
              <w:widowControl w:val="0"/>
              <w:spacing w:after="0" w:line="240" w:lineRule="auto"/>
              <w:rPr>
                <w:rFonts w:asciiTheme="minorHAnsi" w:hAnsiTheme="minorHAnsi"/>
                <w:sz w:val="20"/>
                <w:szCs w:val="20"/>
              </w:rPr>
            </w:pPr>
            <w:r>
              <w:rPr>
                <w:rFonts w:asciiTheme="minorHAnsi" w:hAnsiTheme="minorHAnsi"/>
                <w:sz w:val="20"/>
                <w:szCs w:val="20"/>
              </w:rPr>
              <w:t>NIE</w:t>
            </w:r>
          </w:p>
        </w:tc>
        <w:tc>
          <w:tcPr>
            <w:tcW w:w="0" w:type="auto"/>
          </w:tcPr>
          <w:p w14:paraId="606F1EC5" w14:textId="1C8271A8" w:rsidR="00B41868" w:rsidRPr="004E0256" w:rsidRDefault="00B41868" w:rsidP="00EA22A5">
            <w:pPr>
              <w:widowControl w:val="0"/>
              <w:spacing w:after="0" w:line="240" w:lineRule="auto"/>
              <w:rPr>
                <w:sz w:val="20"/>
                <w:szCs w:val="20"/>
              </w:rPr>
            </w:pPr>
            <w:r w:rsidRPr="00D8582D">
              <w:rPr>
                <w:rFonts w:cstheme="minorHAnsi"/>
                <w:color w:val="111111" w:themeColor="text1"/>
                <w:sz w:val="20"/>
                <w:szCs w:val="20"/>
              </w:rPr>
              <w:t xml:space="preserve">Assuming an annual cost of $ 1,000,000 (Mulesoft, </w:t>
            </w:r>
            <w:proofErr w:type="spellStart"/>
            <w:r w:rsidRPr="00D8582D">
              <w:rPr>
                <w:rFonts w:cstheme="minorHAnsi"/>
                <w:color w:val="111111" w:themeColor="text1"/>
                <w:sz w:val="20"/>
                <w:szCs w:val="20"/>
              </w:rPr>
              <w:t>Temenos</w:t>
            </w:r>
            <w:proofErr w:type="spellEnd"/>
            <w:ins w:id="216" w:author="Kenneth Mastaller" w:date="2020-02-19T12:19:00Z">
              <w:r w:rsidR="00162FE4">
                <w:rPr>
                  <w:rFonts w:cstheme="minorHAnsi"/>
                  <w:color w:val="111111" w:themeColor="text1"/>
                  <w:sz w:val="20"/>
                  <w:szCs w:val="20"/>
                </w:rPr>
                <w:t>,</w:t>
              </w:r>
            </w:ins>
            <w:r w:rsidRPr="00D8582D">
              <w:rPr>
                <w:rFonts w:cstheme="minorHAnsi"/>
                <w:color w:val="111111" w:themeColor="text1"/>
                <w:sz w:val="20"/>
                <w:szCs w:val="20"/>
              </w:rPr>
              <w:t xml:space="preserve"> and </w:t>
            </w:r>
            <w:r w:rsidR="00BF207E">
              <w:rPr>
                <w:rFonts w:cstheme="minorHAnsi"/>
                <w:color w:val="111111" w:themeColor="text1"/>
                <w:sz w:val="20"/>
                <w:szCs w:val="20"/>
              </w:rPr>
              <w:t>Thirdstream</w:t>
            </w:r>
            <w:r w:rsidRPr="00D8582D">
              <w:rPr>
                <w:rFonts w:cstheme="minorHAnsi"/>
                <w:color w:val="111111" w:themeColor="text1"/>
                <w:sz w:val="20"/>
                <w:szCs w:val="20"/>
              </w:rPr>
              <w:t xml:space="preserve"> support) and $ 1,000,000 (</w:t>
            </w:r>
            <w:r w:rsidR="002A2FE8">
              <w:rPr>
                <w:rFonts w:cstheme="minorHAnsi"/>
                <w:color w:val="111111" w:themeColor="text1"/>
                <w:sz w:val="20"/>
                <w:szCs w:val="20"/>
              </w:rPr>
              <w:t xml:space="preserve">new </w:t>
            </w:r>
            <w:r w:rsidRPr="00D8582D">
              <w:rPr>
                <w:rFonts w:cstheme="minorHAnsi"/>
                <w:color w:val="111111" w:themeColor="text1"/>
                <w:sz w:val="20"/>
                <w:szCs w:val="20"/>
              </w:rPr>
              <w:t xml:space="preserve">CWB </w:t>
            </w:r>
            <w:r w:rsidR="002A2FE8">
              <w:rPr>
                <w:rFonts w:cstheme="minorHAnsi"/>
                <w:color w:val="111111" w:themeColor="text1"/>
                <w:sz w:val="20"/>
                <w:szCs w:val="20"/>
              </w:rPr>
              <w:t>D</w:t>
            </w:r>
            <w:r w:rsidRPr="00D8582D">
              <w:rPr>
                <w:rFonts w:cstheme="minorHAnsi"/>
                <w:color w:val="111111" w:themeColor="text1"/>
                <w:sz w:val="20"/>
                <w:szCs w:val="20"/>
              </w:rPr>
              <w:t xml:space="preserve">igital and IS </w:t>
            </w:r>
            <w:r w:rsidR="002A2FE8">
              <w:rPr>
                <w:rFonts w:cstheme="minorHAnsi"/>
                <w:color w:val="111111" w:themeColor="text1"/>
                <w:sz w:val="20"/>
                <w:szCs w:val="20"/>
              </w:rPr>
              <w:t>- I</w:t>
            </w:r>
            <w:r w:rsidRPr="00D8582D">
              <w:rPr>
                <w:rFonts w:cstheme="minorHAnsi"/>
                <w:color w:val="111111" w:themeColor="text1"/>
                <w:sz w:val="20"/>
                <w:szCs w:val="20"/>
              </w:rPr>
              <w:t>ntegration</w:t>
            </w:r>
            <w:r w:rsidR="002A2FE8">
              <w:rPr>
                <w:rFonts w:cstheme="minorHAnsi"/>
                <w:color w:val="111111" w:themeColor="text1"/>
                <w:sz w:val="20"/>
                <w:szCs w:val="20"/>
              </w:rPr>
              <w:t xml:space="preserve"> support</w:t>
            </w:r>
            <w:r w:rsidRPr="00D8582D">
              <w:rPr>
                <w:rFonts w:cstheme="minorHAnsi"/>
                <w:color w:val="111111" w:themeColor="text1"/>
                <w:sz w:val="20"/>
                <w:szCs w:val="20"/>
              </w:rPr>
              <w:t xml:space="preserve"> </w:t>
            </w:r>
            <w:r w:rsidR="002A2FE8">
              <w:rPr>
                <w:rFonts w:cstheme="minorHAnsi"/>
                <w:color w:val="111111" w:themeColor="text1"/>
                <w:sz w:val="20"/>
                <w:szCs w:val="20"/>
              </w:rPr>
              <w:t xml:space="preserve">staff </w:t>
            </w:r>
            <w:r w:rsidRPr="00D8582D">
              <w:rPr>
                <w:rFonts w:cstheme="minorHAnsi"/>
                <w:color w:val="111111" w:themeColor="text1"/>
                <w:sz w:val="20"/>
                <w:szCs w:val="20"/>
              </w:rPr>
              <w:t>resources).</w:t>
            </w:r>
          </w:p>
        </w:tc>
      </w:tr>
      <w:tr w:rsidR="00DA63C6" w:rsidRPr="004E0256" w14:paraId="7B2DF78C" w14:textId="77777777" w:rsidTr="00C07510">
        <w:trPr>
          <w:cnfStyle w:val="000000100000" w:firstRow="0" w:lastRow="0" w:firstColumn="0" w:lastColumn="0" w:oddVBand="0" w:evenVBand="0" w:oddHBand="1" w:evenHBand="0" w:firstRowFirstColumn="0" w:firstRowLastColumn="0" w:lastRowFirstColumn="0" w:lastRowLastColumn="0"/>
          <w:trHeight w:val="53"/>
        </w:trPr>
        <w:tc>
          <w:tcPr>
            <w:tcW w:w="3828" w:type="dxa"/>
          </w:tcPr>
          <w:p w14:paraId="26E8065B" w14:textId="106AC52A" w:rsidR="00DA63C6" w:rsidRPr="00EA22A5" w:rsidRDefault="00DA63C6" w:rsidP="00EA22A5">
            <w:pPr>
              <w:widowControl w:val="0"/>
              <w:spacing w:after="0" w:line="240" w:lineRule="auto"/>
              <w:rPr>
                <w:rFonts w:cstheme="minorHAnsi"/>
                <w:b/>
                <w:sz w:val="20"/>
                <w:szCs w:val="20"/>
              </w:rPr>
            </w:pPr>
            <w:r w:rsidRPr="00EA22A5">
              <w:rPr>
                <w:rFonts w:cstheme="minorHAnsi"/>
                <w:b/>
                <w:sz w:val="20"/>
                <w:szCs w:val="20"/>
              </w:rPr>
              <w:t>Total</w:t>
            </w:r>
          </w:p>
        </w:tc>
        <w:tc>
          <w:tcPr>
            <w:tcW w:w="1276" w:type="dxa"/>
          </w:tcPr>
          <w:p w14:paraId="2E48A701" w14:textId="15443247" w:rsidR="00DA63C6" w:rsidRPr="00EA22A5" w:rsidRDefault="00DA63C6" w:rsidP="00EA22A5">
            <w:pPr>
              <w:widowControl w:val="0"/>
              <w:spacing w:after="0" w:line="240" w:lineRule="auto"/>
              <w:rPr>
                <w:b/>
                <w:sz w:val="20"/>
                <w:szCs w:val="20"/>
              </w:rPr>
            </w:pPr>
            <w:r w:rsidRPr="00EA22A5">
              <w:rPr>
                <w:b/>
                <w:sz w:val="20"/>
                <w:szCs w:val="20"/>
              </w:rPr>
              <w:t>$</w:t>
            </w:r>
            <w:r w:rsidR="00A1623F">
              <w:rPr>
                <w:b/>
                <w:sz w:val="20"/>
                <w:szCs w:val="20"/>
              </w:rPr>
              <w:t>24M</w:t>
            </w:r>
          </w:p>
        </w:tc>
        <w:tc>
          <w:tcPr>
            <w:tcW w:w="0" w:type="auto"/>
          </w:tcPr>
          <w:p w14:paraId="343B91F4" w14:textId="77777777" w:rsidR="00DA63C6" w:rsidRDefault="00DA63C6" w:rsidP="00EA22A5">
            <w:pPr>
              <w:widowControl w:val="0"/>
              <w:spacing w:after="0" w:line="240" w:lineRule="auto"/>
              <w:rPr>
                <w:sz w:val="20"/>
                <w:szCs w:val="20"/>
              </w:rPr>
            </w:pPr>
          </w:p>
        </w:tc>
        <w:tc>
          <w:tcPr>
            <w:tcW w:w="0" w:type="auto"/>
          </w:tcPr>
          <w:p w14:paraId="6C5B0725" w14:textId="77777777" w:rsidR="00DA63C6" w:rsidRPr="00D8582D" w:rsidRDefault="00DA63C6" w:rsidP="00EA22A5">
            <w:pPr>
              <w:widowControl w:val="0"/>
              <w:spacing w:after="0" w:line="240" w:lineRule="auto"/>
              <w:rPr>
                <w:rFonts w:cstheme="minorHAnsi"/>
                <w:color w:val="111111" w:themeColor="text1"/>
                <w:sz w:val="20"/>
                <w:szCs w:val="20"/>
              </w:rPr>
            </w:pPr>
            <w:bookmarkStart w:id="217" w:name="_GoBack"/>
            <w:bookmarkEnd w:id="217"/>
          </w:p>
        </w:tc>
      </w:tr>
    </w:tbl>
    <w:p w14:paraId="174C5BD8" w14:textId="77777777" w:rsidR="00181E8E" w:rsidRPr="001F3EAD" w:rsidRDefault="00181E8E" w:rsidP="00181E8E">
      <w:pPr>
        <w:widowControl w:val="0"/>
        <w:spacing w:after="0" w:line="240" w:lineRule="auto"/>
        <w:rPr>
          <w:b/>
          <w:sz w:val="20"/>
          <w:szCs w:val="20"/>
        </w:rPr>
      </w:pPr>
    </w:p>
    <w:p w14:paraId="0ABFB3B2" w14:textId="299F315D" w:rsidR="00683BB0" w:rsidRPr="00631314" w:rsidRDefault="00683BB0" w:rsidP="00EA22A5">
      <w:pPr>
        <w:pStyle w:val="Heading1"/>
        <w:widowControl w:val="0"/>
        <w:numPr>
          <w:ilvl w:val="0"/>
          <w:numId w:val="14"/>
        </w:numPr>
        <w:spacing w:after="0" w:line="240" w:lineRule="auto"/>
        <w:ind w:left="0" w:firstLine="0"/>
        <w:rPr>
          <w:color w:val="937A46"/>
        </w:rPr>
      </w:pPr>
      <w:bookmarkStart w:id="218" w:name="_Toc29803724"/>
      <w:bookmarkStart w:id="219" w:name="_Toc29813242"/>
      <w:bookmarkStart w:id="220" w:name="_Toc29817130"/>
      <w:bookmarkStart w:id="221" w:name="_Toc29817189"/>
      <w:bookmarkStart w:id="222" w:name="_Toc29817487"/>
      <w:bookmarkStart w:id="223" w:name="_Toc29803725"/>
      <w:bookmarkStart w:id="224" w:name="_Toc29813243"/>
      <w:bookmarkStart w:id="225" w:name="_Toc29817131"/>
      <w:bookmarkStart w:id="226" w:name="_Toc29817190"/>
      <w:bookmarkStart w:id="227" w:name="_Toc29817488"/>
      <w:bookmarkStart w:id="228" w:name="_Toc5105784"/>
      <w:bookmarkStart w:id="229" w:name="_Toc30688872"/>
      <w:bookmarkEnd w:id="218"/>
      <w:bookmarkEnd w:id="219"/>
      <w:bookmarkEnd w:id="220"/>
      <w:bookmarkEnd w:id="221"/>
      <w:bookmarkEnd w:id="222"/>
      <w:bookmarkEnd w:id="223"/>
      <w:bookmarkEnd w:id="224"/>
      <w:bookmarkEnd w:id="225"/>
      <w:bookmarkEnd w:id="226"/>
      <w:bookmarkEnd w:id="227"/>
      <w:r w:rsidRPr="00631314">
        <w:rPr>
          <w:color w:val="937A46"/>
        </w:rPr>
        <w:t>Key Success Factors</w:t>
      </w:r>
      <w:bookmarkEnd w:id="228"/>
      <w:bookmarkEnd w:id="229"/>
    </w:p>
    <w:p w14:paraId="44D5E720" w14:textId="72E5943B" w:rsidR="00B81FCE" w:rsidRDefault="00B81FCE" w:rsidP="00EA22A5">
      <w:pPr>
        <w:pStyle w:val="BodyCopy"/>
        <w:widowControl w:val="0"/>
        <w:spacing w:after="0" w:line="240" w:lineRule="auto"/>
        <w:rPr>
          <w:rFonts w:asciiTheme="minorHAnsi" w:hAnsiTheme="minorHAnsi" w:cstheme="minorHAnsi"/>
          <w:sz w:val="22"/>
        </w:rPr>
      </w:pPr>
      <w:r w:rsidRPr="008136ED">
        <w:rPr>
          <w:rFonts w:asciiTheme="minorHAnsi" w:hAnsiTheme="minorHAnsi" w:cstheme="minorHAnsi"/>
          <w:sz w:val="22"/>
        </w:rPr>
        <w:t>In order for the Digital Program to be successful</w:t>
      </w:r>
      <w:r w:rsidR="00981907" w:rsidRPr="008136ED">
        <w:rPr>
          <w:rFonts w:asciiTheme="minorHAnsi" w:hAnsiTheme="minorHAnsi" w:cstheme="minorHAnsi"/>
          <w:sz w:val="22"/>
        </w:rPr>
        <w:t>,</w:t>
      </w:r>
      <w:r w:rsidRPr="008136ED">
        <w:rPr>
          <w:rFonts w:asciiTheme="minorHAnsi" w:hAnsiTheme="minorHAnsi" w:cstheme="minorHAnsi"/>
          <w:sz w:val="22"/>
        </w:rPr>
        <w:t xml:space="preserve"> the following conditions must exist:</w:t>
      </w:r>
    </w:p>
    <w:tbl>
      <w:tblPr>
        <w:tblStyle w:val="TableGrid"/>
        <w:tblW w:w="10306" w:type="dxa"/>
        <w:tblLayout w:type="fixed"/>
        <w:tblLook w:val="04A0" w:firstRow="1" w:lastRow="0" w:firstColumn="1" w:lastColumn="0" w:noHBand="0" w:noVBand="1"/>
      </w:tblPr>
      <w:tblGrid>
        <w:gridCol w:w="1649"/>
        <w:gridCol w:w="8657"/>
      </w:tblGrid>
      <w:tr w:rsidR="00051A5A" w14:paraId="5D0CDE9A" w14:textId="77777777" w:rsidTr="00EA22A5">
        <w:trPr>
          <w:trHeight w:val="493"/>
        </w:trPr>
        <w:tc>
          <w:tcPr>
            <w:tcW w:w="1649" w:type="dxa"/>
          </w:tcPr>
          <w:p w14:paraId="7ECBAB00" w14:textId="118E02F4"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Scope</w:t>
            </w:r>
          </w:p>
        </w:tc>
        <w:tc>
          <w:tcPr>
            <w:tcW w:w="8657" w:type="dxa"/>
          </w:tcPr>
          <w:p w14:paraId="666C1FCD" w14:textId="6FCBB2F5"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Products and service offerings </w:t>
            </w:r>
            <w:proofErr w:type="gramStart"/>
            <w:r w:rsidRPr="008136ED">
              <w:rPr>
                <w:rFonts w:cstheme="minorHAnsi"/>
              </w:rPr>
              <w:t>being introduced</w:t>
            </w:r>
            <w:proofErr w:type="gramEnd"/>
            <w:r w:rsidRPr="008136ED">
              <w:rPr>
                <w:rFonts w:cstheme="minorHAnsi"/>
              </w:rPr>
              <w:t xml:space="preserve"> as part of the Digital Program must enable a sustainable competitive advantage for CWB </w:t>
            </w:r>
            <w:r w:rsidR="00811B15">
              <w:rPr>
                <w:rFonts w:cstheme="minorHAnsi"/>
              </w:rPr>
              <w:t>with focus on S</w:t>
            </w:r>
            <w:r>
              <w:rPr>
                <w:rFonts w:cstheme="minorHAnsi"/>
              </w:rPr>
              <w:t xml:space="preserve">mall </w:t>
            </w:r>
            <w:r w:rsidR="00811B15">
              <w:rPr>
                <w:rFonts w:cstheme="minorHAnsi"/>
              </w:rPr>
              <w:t>Business segmentations</w:t>
            </w:r>
            <w:r w:rsidR="00DA63C6">
              <w:rPr>
                <w:rFonts w:cstheme="minorHAnsi"/>
              </w:rPr>
              <w:t>.</w:t>
            </w:r>
          </w:p>
        </w:tc>
      </w:tr>
      <w:tr w:rsidR="00051A5A" w14:paraId="57FABF4E" w14:textId="77777777" w:rsidTr="00EA22A5">
        <w:tc>
          <w:tcPr>
            <w:tcW w:w="1649" w:type="dxa"/>
          </w:tcPr>
          <w:p w14:paraId="51C49FB2" w14:textId="0029082D"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Clients</w:t>
            </w:r>
          </w:p>
        </w:tc>
        <w:tc>
          <w:tcPr>
            <w:tcW w:w="8657" w:type="dxa"/>
          </w:tcPr>
          <w:p w14:paraId="7F2F6320" w14:textId="2F2A5F6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Existing clients of CWB’s online banking platform must experience a seamless, easy transition onto the </w:t>
            </w:r>
            <w:proofErr w:type="spellStart"/>
            <w:r w:rsidRPr="008136ED">
              <w:rPr>
                <w:rFonts w:cstheme="minorHAnsi"/>
              </w:rPr>
              <w:t>Temenos</w:t>
            </w:r>
            <w:proofErr w:type="spellEnd"/>
            <w:r w:rsidRPr="008136ED">
              <w:rPr>
                <w:rFonts w:cstheme="minorHAnsi"/>
              </w:rPr>
              <w:t xml:space="preserve"> Infinity </w:t>
            </w:r>
            <w:r w:rsidR="007E2B95">
              <w:rPr>
                <w:rFonts w:cstheme="minorHAnsi"/>
              </w:rPr>
              <w:t>Digital Banking</w:t>
            </w:r>
            <w:r w:rsidRPr="008136ED">
              <w:rPr>
                <w:rFonts w:cstheme="minorHAnsi"/>
              </w:rPr>
              <w:t xml:space="preserve"> Platform. Users’ information, historical data, transactions and preferences must be migrated and be available at all times</w:t>
            </w:r>
            <w:r w:rsidR="00DA63C6">
              <w:rPr>
                <w:rFonts w:cstheme="minorHAnsi"/>
              </w:rPr>
              <w:t>.</w:t>
            </w:r>
          </w:p>
        </w:tc>
      </w:tr>
      <w:tr w:rsidR="00051A5A" w14:paraId="6001F036" w14:textId="77777777" w:rsidTr="00EA22A5">
        <w:tc>
          <w:tcPr>
            <w:tcW w:w="1649" w:type="dxa"/>
          </w:tcPr>
          <w:p w14:paraId="4989F6C4" w14:textId="376D0E32"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Resources</w:t>
            </w:r>
          </w:p>
        </w:tc>
        <w:tc>
          <w:tcPr>
            <w:tcW w:w="8657" w:type="dxa"/>
          </w:tcPr>
          <w:p w14:paraId="4CCC9877" w14:textId="34B6BDCC"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The Digital Program will require the involvement of several teams within CWB and its Digital </w:t>
            </w:r>
            <w:r w:rsidR="00811B15">
              <w:rPr>
                <w:rFonts w:cstheme="minorHAnsi"/>
              </w:rPr>
              <w:t>P</w:t>
            </w:r>
            <w:r w:rsidRPr="008136ED">
              <w:rPr>
                <w:rFonts w:cstheme="minorHAnsi"/>
              </w:rPr>
              <w:t>artners, some of which need to b</w:t>
            </w:r>
            <w:r w:rsidR="00811B15">
              <w:rPr>
                <w:rFonts w:cstheme="minorHAnsi"/>
              </w:rPr>
              <w:t>e dedicated to the program full-</w:t>
            </w:r>
            <w:r w:rsidRPr="008136ED">
              <w:rPr>
                <w:rFonts w:cstheme="minorHAnsi"/>
              </w:rPr>
              <w:t xml:space="preserve">time. Subject Matter Experts </w:t>
            </w:r>
            <w:r w:rsidR="00811B15">
              <w:rPr>
                <w:rFonts w:cstheme="minorHAnsi"/>
              </w:rPr>
              <w:t xml:space="preserve">(business and technical) </w:t>
            </w:r>
            <w:r w:rsidRPr="008136ED">
              <w:rPr>
                <w:rFonts w:cstheme="minorHAnsi"/>
              </w:rPr>
              <w:t xml:space="preserve">must have </w:t>
            </w:r>
            <w:r w:rsidR="00811B15">
              <w:rPr>
                <w:rFonts w:cstheme="minorHAnsi"/>
              </w:rPr>
              <w:t xml:space="preserve">the required and specific level of knowledge/experience needed to develop the associated </w:t>
            </w:r>
            <w:r w:rsidR="00957EFE">
              <w:rPr>
                <w:rFonts w:cstheme="minorHAnsi"/>
              </w:rPr>
              <w:t>implementation</w:t>
            </w:r>
            <w:r w:rsidR="00811B15">
              <w:rPr>
                <w:rFonts w:cstheme="minorHAnsi"/>
              </w:rPr>
              <w:t xml:space="preserve"> deliverables </w:t>
            </w:r>
            <w:r w:rsidRPr="008136ED">
              <w:rPr>
                <w:rFonts w:cstheme="minorHAnsi"/>
              </w:rPr>
              <w:t>and be available</w:t>
            </w:r>
            <w:r w:rsidR="00811B15">
              <w:rPr>
                <w:rFonts w:cstheme="minorHAnsi"/>
              </w:rPr>
              <w:t xml:space="preserve"> to complete/support sustainment</w:t>
            </w:r>
            <w:r w:rsidR="00DA63C6">
              <w:rPr>
                <w:rFonts w:cstheme="minorHAnsi"/>
              </w:rPr>
              <w:t>.</w:t>
            </w:r>
          </w:p>
        </w:tc>
      </w:tr>
      <w:tr w:rsidR="00051A5A" w14:paraId="10F107B1" w14:textId="77777777" w:rsidTr="00EA22A5">
        <w:tc>
          <w:tcPr>
            <w:tcW w:w="1649" w:type="dxa"/>
          </w:tcPr>
          <w:p w14:paraId="45691F6F" w14:textId="0F33B95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Leadership</w:t>
            </w:r>
          </w:p>
        </w:tc>
        <w:tc>
          <w:tcPr>
            <w:tcW w:w="8657" w:type="dxa"/>
          </w:tcPr>
          <w:p w14:paraId="6CE7BAAA" w14:textId="079ABB8D"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To manage the successful introduction of the </w:t>
            </w:r>
            <w:proofErr w:type="spellStart"/>
            <w:r w:rsidR="00811B15" w:rsidRPr="008136ED">
              <w:rPr>
                <w:rFonts w:cstheme="minorHAnsi"/>
              </w:rPr>
              <w:t>Temenos</w:t>
            </w:r>
            <w:proofErr w:type="spellEnd"/>
            <w:r w:rsidR="00811B15" w:rsidRPr="008136ED">
              <w:rPr>
                <w:rFonts w:cstheme="minorHAnsi"/>
              </w:rPr>
              <w:t xml:space="preserve"> Infinity </w:t>
            </w:r>
            <w:r w:rsidR="009A3DD6">
              <w:rPr>
                <w:rFonts w:cstheme="minorHAnsi"/>
              </w:rPr>
              <w:t>Digital Client Onboarding</w:t>
            </w:r>
            <w:r w:rsidRPr="008136ED">
              <w:rPr>
                <w:rFonts w:cstheme="minorHAnsi"/>
              </w:rPr>
              <w:t xml:space="preserve"> process</w:t>
            </w:r>
            <w:r w:rsidR="00811B15">
              <w:rPr>
                <w:rFonts w:cstheme="minorHAnsi"/>
              </w:rPr>
              <w:t>es</w:t>
            </w:r>
            <w:r w:rsidRPr="008136ED">
              <w:rPr>
                <w:rFonts w:cstheme="minorHAnsi"/>
              </w:rPr>
              <w:t xml:space="preserve"> and transition to the </w:t>
            </w:r>
            <w:r w:rsidR="007E2B95">
              <w:rPr>
                <w:rFonts w:cstheme="minorHAnsi"/>
              </w:rPr>
              <w:t>Digital Banking</w:t>
            </w:r>
            <w:r w:rsidRPr="008136ED">
              <w:rPr>
                <w:rFonts w:cstheme="minorHAnsi"/>
              </w:rPr>
              <w:t xml:space="preserve"> platform, leaders who understand CWB’s processes, products</w:t>
            </w:r>
            <w:r w:rsidR="00811B15">
              <w:rPr>
                <w:rFonts w:cstheme="minorHAnsi"/>
              </w:rPr>
              <w:t>, services,</w:t>
            </w:r>
            <w:r w:rsidRPr="008136ED">
              <w:rPr>
                <w:rFonts w:cstheme="minorHAnsi"/>
              </w:rPr>
              <w:t xml:space="preserve"> and applications as well as the impacts of the change introduced by this Program will be needed at all levels, from executive to administrative. Executive Sponsors and Program Owners must provide visible, demonstrable</w:t>
            </w:r>
            <w:r w:rsidR="00811B15">
              <w:rPr>
                <w:rFonts w:cstheme="minorHAnsi"/>
              </w:rPr>
              <w:t>,</w:t>
            </w:r>
            <w:r w:rsidRPr="008136ED">
              <w:rPr>
                <w:rFonts w:cstheme="minorHAnsi"/>
              </w:rPr>
              <w:t xml:space="preserve"> and sustained endorsement</w:t>
            </w:r>
            <w:r w:rsidR="00811B15">
              <w:rPr>
                <w:rFonts w:cstheme="minorHAnsi"/>
              </w:rPr>
              <w:t xml:space="preserve"> through each program stream phase.</w:t>
            </w:r>
          </w:p>
        </w:tc>
      </w:tr>
      <w:tr w:rsidR="00051A5A" w14:paraId="008B9FA2" w14:textId="77777777" w:rsidTr="00EA22A5">
        <w:tc>
          <w:tcPr>
            <w:tcW w:w="1649" w:type="dxa"/>
          </w:tcPr>
          <w:p w14:paraId="09C0D590" w14:textId="5E3F3D72"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Priorities</w:t>
            </w:r>
          </w:p>
        </w:tc>
        <w:tc>
          <w:tcPr>
            <w:tcW w:w="8657" w:type="dxa"/>
          </w:tcPr>
          <w:p w14:paraId="45CDBAFF" w14:textId="37E76760"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The Digital Program </w:t>
            </w:r>
            <w:proofErr w:type="gramStart"/>
            <w:r w:rsidRPr="008136ED">
              <w:rPr>
                <w:rFonts w:cstheme="minorHAnsi"/>
              </w:rPr>
              <w:t>must be regarded</w:t>
            </w:r>
            <w:proofErr w:type="gramEnd"/>
            <w:r w:rsidRPr="008136ED">
              <w:rPr>
                <w:rFonts w:cstheme="minorHAnsi"/>
              </w:rPr>
              <w:t xml:space="preserve"> as a high-level priority. Conflicts between the </w:t>
            </w:r>
            <w:r w:rsidR="00576F04">
              <w:rPr>
                <w:rFonts w:cstheme="minorHAnsi"/>
              </w:rPr>
              <w:t>Digital Program</w:t>
            </w:r>
            <w:r w:rsidRPr="008136ED">
              <w:rPr>
                <w:rFonts w:cstheme="minorHAnsi"/>
              </w:rPr>
              <w:t xml:space="preserve"> and other projects or operational work activities may </w:t>
            </w:r>
            <w:r w:rsidR="00957EFE">
              <w:rPr>
                <w:rFonts w:cstheme="minorHAnsi"/>
              </w:rPr>
              <w:t>affect</w:t>
            </w:r>
            <w:r w:rsidRPr="008136ED">
              <w:rPr>
                <w:rFonts w:cstheme="minorHAnsi"/>
              </w:rPr>
              <w:t xml:space="preserve"> the success of the Program</w:t>
            </w:r>
            <w:r w:rsidR="00DA63C6">
              <w:rPr>
                <w:rFonts w:cstheme="minorHAnsi"/>
              </w:rPr>
              <w:t>.</w:t>
            </w:r>
          </w:p>
        </w:tc>
      </w:tr>
      <w:tr w:rsidR="00051A5A" w14:paraId="1510DBC8" w14:textId="77777777" w:rsidTr="00EA22A5">
        <w:tc>
          <w:tcPr>
            <w:tcW w:w="1649" w:type="dxa"/>
          </w:tcPr>
          <w:p w14:paraId="0777B8E9" w14:textId="4DAE8658"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Effective Decision Making</w:t>
            </w:r>
          </w:p>
        </w:tc>
        <w:tc>
          <w:tcPr>
            <w:tcW w:w="8657" w:type="dxa"/>
          </w:tcPr>
          <w:p w14:paraId="16FD78D2" w14:textId="758D9138"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The decision</w:t>
            </w:r>
            <w:r w:rsidR="00F04463">
              <w:rPr>
                <w:rFonts w:cstheme="minorHAnsi"/>
              </w:rPr>
              <w:t>-</w:t>
            </w:r>
            <w:r w:rsidRPr="008136ED">
              <w:rPr>
                <w:rFonts w:cstheme="minorHAnsi"/>
              </w:rPr>
              <w:t>making structure must be agile, accessible</w:t>
            </w:r>
            <w:r w:rsidR="00811B15">
              <w:rPr>
                <w:rFonts w:cstheme="minorHAnsi"/>
              </w:rPr>
              <w:t>,</w:t>
            </w:r>
            <w:r w:rsidRPr="008136ED">
              <w:rPr>
                <w:rFonts w:cstheme="minorHAnsi"/>
              </w:rPr>
              <w:t xml:space="preserve"> and responsive to the complex needs of the Program. Decisions </w:t>
            </w:r>
            <w:proofErr w:type="gramStart"/>
            <w:r w:rsidRPr="008136ED">
              <w:rPr>
                <w:rFonts w:cstheme="minorHAnsi"/>
              </w:rPr>
              <w:t>must be made</w:t>
            </w:r>
            <w:proofErr w:type="gramEnd"/>
            <w:r w:rsidRPr="008136ED">
              <w:rPr>
                <w:rFonts w:cstheme="minorHAnsi"/>
              </w:rPr>
              <w:t xml:space="preserve"> in a timely manner and in the clear context of enterprise</w:t>
            </w:r>
            <w:r w:rsidR="00F04463">
              <w:rPr>
                <w:rFonts w:cstheme="minorHAnsi"/>
              </w:rPr>
              <w:t>-</w:t>
            </w:r>
            <w:r w:rsidRPr="008136ED">
              <w:rPr>
                <w:rFonts w:cstheme="minorHAnsi"/>
              </w:rPr>
              <w:t>level goals and objectives</w:t>
            </w:r>
            <w:r w:rsidR="00DA63C6">
              <w:rPr>
                <w:rFonts w:cstheme="minorHAnsi"/>
              </w:rPr>
              <w:t>.</w:t>
            </w:r>
            <w:r w:rsidR="00811B15">
              <w:rPr>
                <w:rFonts w:cstheme="minorHAnsi"/>
              </w:rPr>
              <w:t xml:space="preserve"> The Program Owners and associated </w:t>
            </w:r>
            <w:r w:rsidR="00957EFE">
              <w:rPr>
                <w:rFonts w:cstheme="minorHAnsi"/>
              </w:rPr>
              <w:t>delegated</w:t>
            </w:r>
            <w:r w:rsidR="00811B15">
              <w:rPr>
                <w:rFonts w:cstheme="minorHAnsi"/>
              </w:rPr>
              <w:t xml:space="preserve"> leads are the </w:t>
            </w:r>
            <w:r w:rsidR="00907AA5">
              <w:rPr>
                <w:rFonts w:cstheme="minorHAnsi"/>
              </w:rPr>
              <w:t>primes</w:t>
            </w:r>
            <w:r w:rsidR="00811B15">
              <w:rPr>
                <w:rFonts w:cstheme="minorHAnsi"/>
              </w:rPr>
              <w:t>.</w:t>
            </w:r>
          </w:p>
        </w:tc>
      </w:tr>
      <w:tr w:rsidR="00051A5A" w14:paraId="44089761" w14:textId="77777777" w:rsidTr="00EA22A5">
        <w:tc>
          <w:tcPr>
            <w:tcW w:w="1649" w:type="dxa"/>
          </w:tcPr>
          <w:p w14:paraId="42CC4E6D" w14:textId="48315609"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Communications</w:t>
            </w:r>
          </w:p>
        </w:tc>
        <w:tc>
          <w:tcPr>
            <w:tcW w:w="8657" w:type="dxa"/>
          </w:tcPr>
          <w:p w14:paraId="32E987B9" w14:textId="264F0429"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Communications is the lifeline of complex change. Sustained and focused communication to all stakeholders</w:t>
            </w:r>
            <w:r w:rsidR="00BB3DE4">
              <w:rPr>
                <w:rFonts w:cstheme="minorHAnsi"/>
              </w:rPr>
              <w:t xml:space="preserve"> (internal and external)</w:t>
            </w:r>
            <w:r w:rsidRPr="008136ED">
              <w:rPr>
                <w:rFonts w:cstheme="minorHAnsi"/>
              </w:rPr>
              <w:t xml:space="preserve"> throughout the Digital Program must be of the utmost importance</w:t>
            </w:r>
            <w:r w:rsidR="00DA63C6">
              <w:rPr>
                <w:rFonts w:cstheme="minorHAnsi"/>
              </w:rPr>
              <w:t>.</w:t>
            </w:r>
          </w:p>
        </w:tc>
      </w:tr>
      <w:tr w:rsidR="00051A5A" w14:paraId="142DCFCB" w14:textId="77777777" w:rsidTr="00EA22A5">
        <w:tc>
          <w:tcPr>
            <w:tcW w:w="1649" w:type="dxa"/>
          </w:tcPr>
          <w:p w14:paraId="18A42F8B" w14:textId="0C98A0D0"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Methodology</w:t>
            </w:r>
          </w:p>
        </w:tc>
        <w:tc>
          <w:tcPr>
            <w:tcW w:w="8657" w:type="dxa"/>
          </w:tcPr>
          <w:p w14:paraId="6DC0B006" w14:textId="25E0D4E0"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CWB and its Digital </w:t>
            </w:r>
            <w:r w:rsidR="00907AA5">
              <w:rPr>
                <w:rFonts w:cstheme="minorHAnsi"/>
              </w:rPr>
              <w:t>P</w:t>
            </w:r>
            <w:r w:rsidRPr="008136ED">
              <w:rPr>
                <w:rFonts w:cstheme="minorHAnsi"/>
              </w:rPr>
              <w:t xml:space="preserve">artners must find a way to align various methodologies, from waterfall to agile, </w:t>
            </w:r>
            <w:proofErr w:type="gramStart"/>
            <w:r w:rsidRPr="008136ED">
              <w:rPr>
                <w:rFonts w:cstheme="minorHAnsi"/>
              </w:rPr>
              <w:t>in order to reliably deliver</w:t>
            </w:r>
            <w:proofErr w:type="gramEnd"/>
            <w:r w:rsidRPr="008136ED">
              <w:rPr>
                <w:rFonts w:cstheme="minorHAnsi"/>
              </w:rPr>
              <w:t xml:space="preserve"> the business requirements defined</w:t>
            </w:r>
            <w:r w:rsidR="00DA63C6">
              <w:rPr>
                <w:rFonts w:cstheme="minorHAnsi"/>
              </w:rPr>
              <w:t>.</w:t>
            </w:r>
          </w:p>
        </w:tc>
      </w:tr>
      <w:tr w:rsidR="00051A5A" w14:paraId="632E0A0F" w14:textId="77777777" w:rsidTr="00EA22A5">
        <w:tc>
          <w:tcPr>
            <w:tcW w:w="1649" w:type="dxa"/>
          </w:tcPr>
          <w:p w14:paraId="7F4EEA0A" w14:textId="6E4953AB" w:rsidR="00051A5A" w:rsidRPr="008136ED" w:rsidRDefault="00051A5A" w:rsidP="00EA22A5">
            <w:pPr>
              <w:pStyle w:val="BodyCopy"/>
              <w:widowControl w:val="0"/>
              <w:spacing w:line="240" w:lineRule="auto"/>
              <w:rPr>
                <w:rFonts w:cstheme="minorHAnsi"/>
                <w:b/>
              </w:rPr>
            </w:pPr>
            <w:r w:rsidRPr="008136ED">
              <w:rPr>
                <w:rFonts w:cstheme="minorHAnsi"/>
                <w:b/>
              </w:rPr>
              <w:t>Sustainment</w:t>
            </w:r>
          </w:p>
        </w:tc>
        <w:tc>
          <w:tcPr>
            <w:tcW w:w="8657" w:type="dxa"/>
          </w:tcPr>
          <w:p w14:paraId="11757C4B" w14:textId="37136914" w:rsidR="00051A5A" w:rsidRPr="008136ED" w:rsidRDefault="00051A5A" w:rsidP="00647E28">
            <w:pPr>
              <w:pStyle w:val="BodyCopy"/>
              <w:widowControl w:val="0"/>
              <w:spacing w:line="240" w:lineRule="auto"/>
              <w:rPr>
                <w:rFonts w:cstheme="minorHAnsi"/>
              </w:rPr>
            </w:pPr>
            <w:r w:rsidRPr="008136ED">
              <w:rPr>
                <w:rFonts w:cstheme="minorHAnsi"/>
              </w:rPr>
              <w:t xml:space="preserve">There must be resources </w:t>
            </w:r>
            <w:r w:rsidR="00907AA5">
              <w:rPr>
                <w:rFonts w:cstheme="minorHAnsi"/>
              </w:rPr>
              <w:t>(Digital team</w:t>
            </w:r>
            <w:r w:rsidR="00647E28">
              <w:rPr>
                <w:rFonts w:cstheme="minorHAnsi"/>
              </w:rPr>
              <w:t xml:space="preserve">, </w:t>
            </w:r>
            <w:r w:rsidR="00907AA5">
              <w:rPr>
                <w:rFonts w:cstheme="minorHAnsi"/>
              </w:rPr>
              <w:t>IS</w:t>
            </w:r>
            <w:r w:rsidR="00647E28">
              <w:rPr>
                <w:rFonts w:cstheme="minorHAnsi"/>
              </w:rPr>
              <w:t>, Client Solutions and OCM</w:t>
            </w:r>
            <w:r w:rsidR="00907AA5">
              <w:rPr>
                <w:rFonts w:cstheme="minorHAnsi"/>
              </w:rPr>
              <w:t xml:space="preserve">) </w:t>
            </w:r>
            <w:r w:rsidRPr="008136ED">
              <w:rPr>
                <w:rFonts w:cstheme="minorHAnsi"/>
              </w:rPr>
              <w:t>allocated to sustainment of solutions beyond Program closure or operational implementation</w:t>
            </w:r>
            <w:r w:rsidR="00DA63C6">
              <w:rPr>
                <w:rFonts w:cstheme="minorHAnsi"/>
              </w:rPr>
              <w:t>.</w:t>
            </w:r>
          </w:p>
        </w:tc>
      </w:tr>
      <w:tr w:rsidR="00051A5A" w14:paraId="3A7F443C" w14:textId="77777777" w:rsidTr="00EA22A5">
        <w:tc>
          <w:tcPr>
            <w:tcW w:w="1649" w:type="dxa"/>
          </w:tcPr>
          <w:p w14:paraId="339EE309" w14:textId="24F68EF4" w:rsidR="00051A5A" w:rsidRPr="008136ED" w:rsidRDefault="00051A5A" w:rsidP="00EA22A5">
            <w:pPr>
              <w:pStyle w:val="BodyCopy"/>
              <w:widowControl w:val="0"/>
              <w:spacing w:line="240" w:lineRule="auto"/>
              <w:rPr>
                <w:rFonts w:cstheme="minorHAnsi"/>
                <w:b/>
              </w:rPr>
            </w:pPr>
            <w:r w:rsidRPr="008136ED">
              <w:rPr>
                <w:rFonts w:cstheme="minorHAnsi"/>
                <w:b/>
              </w:rPr>
              <w:t>Compliance</w:t>
            </w:r>
          </w:p>
        </w:tc>
        <w:tc>
          <w:tcPr>
            <w:tcW w:w="8657" w:type="dxa"/>
          </w:tcPr>
          <w:p w14:paraId="7178987F" w14:textId="3C7F6BDB" w:rsidR="00051A5A" w:rsidRPr="008136ED" w:rsidRDefault="00051A5A" w:rsidP="00EA22A5">
            <w:pPr>
              <w:pStyle w:val="BodyCopy"/>
              <w:widowControl w:val="0"/>
              <w:spacing w:line="240" w:lineRule="auto"/>
              <w:rPr>
                <w:rFonts w:cstheme="minorHAnsi"/>
              </w:rPr>
            </w:pPr>
            <w:r w:rsidRPr="008136ED">
              <w:rPr>
                <w:rFonts w:cstheme="minorHAnsi"/>
              </w:rPr>
              <w:t>Continual engagement with Regulatory Compliance must take place to ensure that all solutions and services are compliant with all regulations for consumer protection and fraud protection. This will mitigate significant risks to the Program success as well as to CWB’s reputation and bottom line</w:t>
            </w:r>
            <w:r w:rsidR="00DA63C6">
              <w:rPr>
                <w:rFonts w:cstheme="minorHAnsi"/>
              </w:rPr>
              <w:t>.</w:t>
            </w:r>
          </w:p>
        </w:tc>
      </w:tr>
      <w:tr w:rsidR="00051A5A" w14:paraId="4E4CDD95" w14:textId="77777777" w:rsidTr="00EA22A5">
        <w:tc>
          <w:tcPr>
            <w:tcW w:w="1649" w:type="dxa"/>
          </w:tcPr>
          <w:p w14:paraId="30A62691" w14:textId="4119FA15" w:rsidR="00051A5A" w:rsidRPr="008136ED" w:rsidRDefault="00051A5A" w:rsidP="00EA22A5">
            <w:pPr>
              <w:pStyle w:val="BodyCopy"/>
              <w:widowControl w:val="0"/>
              <w:spacing w:line="240" w:lineRule="auto"/>
              <w:rPr>
                <w:rFonts w:cstheme="minorHAnsi"/>
                <w:b/>
              </w:rPr>
            </w:pPr>
            <w:r w:rsidRPr="008136ED">
              <w:rPr>
                <w:rFonts w:cstheme="minorHAnsi"/>
                <w:b/>
              </w:rPr>
              <w:t>Internal Guidelines</w:t>
            </w:r>
          </w:p>
        </w:tc>
        <w:tc>
          <w:tcPr>
            <w:tcW w:w="8657" w:type="dxa"/>
          </w:tcPr>
          <w:p w14:paraId="71225CBE" w14:textId="44279587" w:rsidR="00051A5A" w:rsidRPr="008136ED" w:rsidRDefault="00051A5A" w:rsidP="00EA22A5">
            <w:pPr>
              <w:pStyle w:val="BodyCopy"/>
              <w:widowControl w:val="0"/>
              <w:spacing w:line="240" w:lineRule="auto"/>
              <w:rPr>
                <w:rFonts w:cstheme="minorHAnsi"/>
              </w:rPr>
            </w:pPr>
            <w:r w:rsidRPr="008136ED">
              <w:rPr>
                <w:rFonts w:cstheme="minorHAnsi"/>
              </w:rPr>
              <w:t>In addition to the above, the Program and its components will follow</w:t>
            </w:r>
            <w:r w:rsidRPr="008136ED">
              <w:rPr>
                <w:rFonts w:cstheme="minorHAnsi"/>
                <w:b/>
              </w:rPr>
              <w:t xml:space="preserve"> </w:t>
            </w:r>
            <w:r w:rsidRPr="008136ED">
              <w:rPr>
                <w:rFonts w:cstheme="minorHAnsi"/>
              </w:rPr>
              <w:t xml:space="preserve">the </w:t>
            </w:r>
            <w:hyperlink r:id="rId23" w:history="1">
              <w:r w:rsidRPr="008136ED">
                <w:rPr>
                  <w:rStyle w:val="Hyperlink"/>
                  <w:rFonts w:cstheme="minorHAnsi"/>
                </w:rPr>
                <w:t>PMO Project Guiding Principles</w:t>
              </w:r>
            </w:hyperlink>
            <w:r w:rsidR="00DA63C6">
              <w:rPr>
                <w:rStyle w:val="Hyperlink"/>
                <w:rFonts w:cstheme="minorHAnsi"/>
              </w:rPr>
              <w:t>.</w:t>
            </w:r>
          </w:p>
        </w:tc>
      </w:tr>
    </w:tbl>
    <w:p w14:paraId="403C1385" w14:textId="116094A4" w:rsidR="00A241E1" w:rsidRPr="00631314" w:rsidRDefault="00A241E1" w:rsidP="00EA22A5">
      <w:pPr>
        <w:pStyle w:val="Heading1"/>
        <w:keepNext/>
        <w:numPr>
          <w:ilvl w:val="0"/>
          <w:numId w:val="14"/>
        </w:numPr>
        <w:spacing w:before="240" w:line="240" w:lineRule="auto"/>
        <w:ind w:left="992" w:hanging="992"/>
        <w:rPr>
          <w:color w:val="937A46"/>
        </w:rPr>
      </w:pPr>
      <w:bookmarkStart w:id="230" w:name="_Toc30683116"/>
      <w:bookmarkStart w:id="231" w:name="_Toc30686667"/>
      <w:bookmarkStart w:id="232" w:name="_Toc30688807"/>
      <w:bookmarkStart w:id="233" w:name="_Toc30688873"/>
      <w:bookmarkStart w:id="234" w:name="_Toc30688874"/>
      <w:bookmarkStart w:id="235" w:name="_Toc5105785"/>
      <w:bookmarkEnd w:id="230"/>
      <w:bookmarkEnd w:id="231"/>
      <w:bookmarkEnd w:id="232"/>
      <w:bookmarkEnd w:id="233"/>
      <w:r>
        <w:rPr>
          <w:color w:val="937A46"/>
        </w:rPr>
        <w:lastRenderedPageBreak/>
        <w:t>Pro</w:t>
      </w:r>
      <w:r w:rsidR="00594089">
        <w:rPr>
          <w:color w:val="937A46"/>
        </w:rPr>
        <w:t>gram</w:t>
      </w:r>
      <w:r>
        <w:rPr>
          <w:color w:val="937A46"/>
        </w:rPr>
        <w:t xml:space="preserve"> Completion Criteria</w:t>
      </w:r>
      <w:bookmarkEnd w:id="234"/>
    </w:p>
    <w:p w14:paraId="0B9B3AAE" w14:textId="5BBA5547" w:rsidR="009D4159" w:rsidRDefault="009D4159">
      <w:pPr>
        <w:pStyle w:val="NoSpacing"/>
      </w:pPr>
      <w:r w:rsidRPr="00C61A2B">
        <w:t xml:space="preserve">The </w:t>
      </w:r>
      <w:r>
        <w:t xml:space="preserve">program </w:t>
      </w:r>
      <w:proofErr w:type="gramStart"/>
      <w:r>
        <w:t>will be considered</w:t>
      </w:r>
      <w:proofErr w:type="gramEnd"/>
      <w:r w:rsidRPr="00C61A2B">
        <w:t xml:space="preserve"> comple</w:t>
      </w:r>
      <w:r>
        <w:t>te</w:t>
      </w:r>
      <w:r w:rsidRPr="00C61A2B">
        <w:t xml:space="preserve"> </w:t>
      </w:r>
      <w:r>
        <w:t>based on the following criteria</w:t>
      </w:r>
      <w:r w:rsidRPr="00C61A2B">
        <w:t>:</w:t>
      </w:r>
    </w:p>
    <w:p w14:paraId="34E69A09" w14:textId="3C1B92DB" w:rsidR="009D4159" w:rsidRDefault="009D4159">
      <w:pPr>
        <w:pStyle w:val="NoSpacing"/>
        <w:numPr>
          <w:ilvl w:val="0"/>
          <w:numId w:val="21"/>
        </w:numPr>
        <w:spacing w:after="80"/>
        <w:ind w:left="709" w:hanging="357"/>
      </w:pPr>
      <w:r w:rsidRPr="00EB79B9">
        <w:rPr>
          <w:b/>
        </w:rPr>
        <w:t>Pro</w:t>
      </w:r>
      <w:r w:rsidR="00594089">
        <w:rPr>
          <w:b/>
        </w:rPr>
        <w:t>gram</w:t>
      </w:r>
      <w:r w:rsidRPr="00EB79B9">
        <w:rPr>
          <w:b/>
        </w:rPr>
        <w:t xml:space="preserve"> Acceptance</w:t>
      </w:r>
      <w:r>
        <w:t xml:space="preserve">: All of the </w:t>
      </w:r>
      <w:r w:rsidR="005344E4">
        <w:t xml:space="preserve">agreed </w:t>
      </w:r>
      <w:r>
        <w:t>project</w:t>
      </w:r>
      <w:r w:rsidR="005344E4">
        <w:t xml:space="preserve"> phases</w:t>
      </w:r>
      <w:r>
        <w:t xml:space="preserve">, </w:t>
      </w:r>
      <w:proofErr w:type="gramStart"/>
      <w:r>
        <w:t>defined</w:t>
      </w:r>
      <w:proofErr w:type="gramEnd"/>
      <w:r>
        <w:t xml:space="preserve"> within the </w:t>
      </w:r>
      <w:r w:rsidR="00576F04">
        <w:t>Digital Program</w:t>
      </w:r>
      <w:r>
        <w:t xml:space="preserve"> Roadmap, have been implemented and formally accepted by the identified</w:t>
      </w:r>
      <w:r w:rsidR="009B0B3E">
        <w:t xml:space="preserve"> </w:t>
      </w:r>
      <w:r w:rsidR="00A864CB">
        <w:t>P</w:t>
      </w:r>
      <w:r w:rsidR="009B0B3E">
        <w:t>rogram</w:t>
      </w:r>
      <w:r>
        <w:t xml:space="preserve"> </w:t>
      </w:r>
      <w:r w:rsidR="005344E4">
        <w:t>O</w:t>
      </w:r>
      <w:r>
        <w:t xml:space="preserve">wners. Stabilization periods defined under each </w:t>
      </w:r>
      <w:r w:rsidR="005344E4">
        <w:t>p</w:t>
      </w:r>
      <w:r>
        <w:t xml:space="preserve">roject </w:t>
      </w:r>
      <w:r w:rsidR="005344E4">
        <w:t xml:space="preserve">phase </w:t>
      </w:r>
      <w:proofErr w:type="gramStart"/>
      <w:r w:rsidR="005344E4">
        <w:t>ha</w:t>
      </w:r>
      <w:r w:rsidR="00F04463">
        <w:t>ve</w:t>
      </w:r>
      <w:r w:rsidR="005344E4">
        <w:t xml:space="preserve"> been achieved</w:t>
      </w:r>
      <w:proofErr w:type="gramEnd"/>
      <w:r w:rsidR="005344E4">
        <w:t>.</w:t>
      </w:r>
    </w:p>
    <w:p w14:paraId="0DB016F3" w14:textId="495101D3" w:rsidR="009D4159" w:rsidRDefault="009D4159">
      <w:pPr>
        <w:pStyle w:val="NoSpacing"/>
        <w:numPr>
          <w:ilvl w:val="0"/>
          <w:numId w:val="21"/>
        </w:numPr>
        <w:spacing w:after="80"/>
        <w:ind w:left="709" w:hanging="357"/>
      </w:pPr>
      <w:r w:rsidRPr="00EB79B9">
        <w:rPr>
          <w:b/>
        </w:rPr>
        <w:t>Benefits Realization</w:t>
      </w:r>
      <w:r>
        <w:t>: A</w:t>
      </w:r>
      <w:r w:rsidRPr="00FC25CF">
        <w:t>ll of the business outcomes</w:t>
      </w:r>
      <w:r>
        <w:t>/benefits</w:t>
      </w:r>
      <w:r w:rsidRPr="00FC25CF">
        <w:t xml:space="preserve"> that </w:t>
      </w:r>
      <w:proofErr w:type="gramStart"/>
      <w:r>
        <w:t>are identified</w:t>
      </w:r>
      <w:proofErr w:type="gramEnd"/>
      <w:r>
        <w:t xml:space="preserve"> through the individual project</w:t>
      </w:r>
      <w:r w:rsidR="005344E4">
        <w:t xml:space="preserve"> phases</w:t>
      </w:r>
      <w:r w:rsidRPr="00FC25CF">
        <w:t xml:space="preserve"> </w:t>
      </w:r>
      <w:r>
        <w:t>under</w:t>
      </w:r>
      <w:r w:rsidRPr="00FC25CF">
        <w:t xml:space="preserve"> the </w:t>
      </w:r>
      <w:r w:rsidR="00576F04">
        <w:t>Digital Program</w:t>
      </w:r>
      <w:r>
        <w:t xml:space="preserve"> </w:t>
      </w:r>
      <w:r w:rsidR="005344E4">
        <w:t xml:space="preserve">ahead of implementation launch </w:t>
      </w:r>
      <w:r>
        <w:t>are</w:t>
      </w:r>
      <w:r w:rsidRPr="00FC25CF">
        <w:t xml:space="preserve"> accounted for</w:t>
      </w:r>
      <w:r>
        <w:t xml:space="preserve"> </w:t>
      </w:r>
      <w:r w:rsidRPr="00FC25CF">
        <w:t>(either achieved, eliminated</w:t>
      </w:r>
      <w:r>
        <w:t>, or</w:t>
      </w:r>
      <w:r w:rsidRPr="00FC25CF">
        <w:t xml:space="preserve"> </w:t>
      </w:r>
      <w:r>
        <w:t xml:space="preserve">enabled with assignment to the appropriate </w:t>
      </w:r>
      <w:r w:rsidR="005344E4">
        <w:t>b</w:t>
      </w:r>
      <w:r w:rsidR="006E23DF">
        <w:t xml:space="preserve">enefit </w:t>
      </w:r>
      <w:r w:rsidR="005344E4">
        <w:t>o</w:t>
      </w:r>
      <w:r>
        <w:t>wner for reporting).</w:t>
      </w:r>
    </w:p>
    <w:p w14:paraId="376D2D4A" w14:textId="48158DDF" w:rsidR="009D4159" w:rsidRDefault="009D4159">
      <w:pPr>
        <w:pStyle w:val="NoSpacing"/>
        <w:numPr>
          <w:ilvl w:val="0"/>
          <w:numId w:val="21"/>
        </w:numPr>
        <w:spacing w:after="80"/>
        <w:ind w:left="709" w:hanging="357"/>
      </w:pPr>
      <w:r w:rsidRPr="00EB79B9">
        <w:rPr>
          <w:b/>
        </w:rPr>
        <w:t>Lessons Learned</w:t>
      </w:r>
      <w:r>
        <w:t xml:space="preserve">: A formal Post Implementation Review (PIR) </w:t>
      </w:r>
      <w:proofErr w:type="gramStart"/>
      <w:r>
        <w:t>has been completed</w:t>
      </w:r>
      <w:proofErr w:type="gramEnd"/>
      <w:r>
        <w:t xml:space="preserve"> for the </w:t>
      </w:r>
      <w:r w:rsidR="00576F04">
        <w:t>Digital Program</w:t>
      </w:r>
      <w:r>
        <w:t xml:space="preserve"> and the Lessons Learned identified, documented, communicated and properly archived.</w:t>
      </w:r>
    </w:p>
    <w:p w14:paraId="726F2E85" w14:textId="54F27B4C" w:rsidR="009D4159" w:rsidRDefault="009D4159">
      <w:pPr>
        <w:pStyle w:val="NoSpacing"/>
        <w:numPr>
          <w:ilvl w:val="0"/>
          <w:numId w:val="21"/>
        </w:numPr>
        <w:spacing w:after="80"/>
        <w:ind w:left="709" w:hanging="357"/>
      </w:pPr>
      <w:r w:rsidRPr="00EB79B9">
        <w:rPr>
          <w:b/>
        </w:rPr>
        <w:t>Program Closure</w:t>
      </w:r>
      <w:r>
        <w:t>: Formal Program Closure approval received by the identified governing body and all applicable resources, tools, 3</w:t>
      </w:r>
      <w:r w:rsidRPr="00480539">
        <w:rPr>
          <w:vertAlign w:val="superscript"/>
        </w:rPr>
        <w:t>rd</w:t>
      </w:r>
      <w:r>
        <w:t xml:space="preserve"> party contracts</w:t>
      </w:r>
      <w:r w:rsidR="005344E4">
        <w:t>,</w:t>
      </w:r>
      <w:r>
        <w:t xml:space="preserve"> and related </w:t>
      </w:r>
      <w:r w:rsidR="00A864CB">
        <w:t>P</w:t>
      </w:r>
      <w:r>
        <w:t xml:space="preserve">rogram artifacts </w:t>
      </w:r>
      <w:proofErr w:type="gramStart"/>
      <w:r>
        <w:t>have been archived, re-allocated, transitioned</w:t>
      </w:r>
      <w:r w:rsidR="005344E4">
        <w:t>,</w:t>
      </w:r>
      <w:r>
        <w:t xml:space="preserve"> and / or cancelled</w:t>
      </w:r>
      <w:proofErr w:type="gramEnd"/>
      <w:r>
        <w:t xml:space="preserve">. </w:t>
      </w:r>
    </w:p>
    <w:p w14:paraId="2E589ED3" w14:textId="77777777" w:rsidR="009D4159" w:rsidRDefault="009D4159">
      <w:pPr>
        <w:pStyle w:val="NoSpacing"/>
      </w:pPr>
    </w:p>
    <w:p w14:paraId="18D1DDE5" w14:textId="6B2A5C99" w:rsidR="009D4159" w:rsidRDefault="009D4159">
      <w:pPr>
        <w:pStyle w:val="NoSpacing"/>
      </w:pPr>
      <w:r w:rsidRPr="00C61A2B">
        <w:t xml:space="preserve">The </w:t>
      </w:r>
      <w:r>
        <w:t xml:space="preserve">program </w:t>
      </w:r>
      <w:proofErr w:type="gramStart"/>
      <w:r>
        <w:t>will be considered</w:t>
      </w:r>
      <w:proofErr w:type="gramEnd"/>
      <w:r>
        <w:t xml:space="preserve"> successful based on the following criteria</w:t>
      </w:r>
      <w:r w:rsidRPr="00C61A2B">
        <w:t>:</w:t>
      </w:r>
    </w:p>
    <w:p w14:paraId="790B8160" w14:textId="4B3329C4" w:rsidR="00C00086" w:rsidRPr="00A864CB" w:rsidRDefault="00C00086">
      <w:pPr>
        <w:pStyle w:val="NoSpacing"/>
        <w:numPr>
          <w:ilvl w:val="0"/>
          <w:numId w:val="22"/>
        </w:numPr>
        <w:rPr>
          <w:b/>
        </w:rPr>
      </w:pPr>
      <w:r w:rsidRPr="00A864CB">
        <w:rPr>
          <w:b/>
        </w:rPr>
        <w:t>Scope</w:t>
      </w:r>
    </w:p>
    <w:p w14:paraId="6F6132F2" w14:textId="4FE7E0B1" w:rsidR="00A864CB" w:rsidRPr="00A864CB" w:rsidRDefault="00A864CB" w:rsidP="00EA22A5">
      <w:pPr>
        <w:pStyle w:val="NoSpacing"/>
        <w:numPr>
          <w:ilvl w:val="0"/>
          <w:numId w:val="23"/>
        </w:numPr>
        <w:jc w:val="both"/>
      </w:pPr>
      <w:r w:rsidRPr="00A864CB">
        <w:t xml:space="preserve">Products and services offerings from CWB’s Digital </w:t>
      </w:r>
      <w:r w:rsidR="00811B15">
        <w:t>P</w:t>
      </w:r>
      <w:r w:rsidRPr="00A864CB">
        <w:t xml:space="preserve">artners </w:t>
      </w:r>
      <w:r w:rsidR="005344E4">
        <w:t>(</w:t>
      </w:r>
      <w:proofErr w:type="spellStart"/>
      <w:r w:rsidR="005344E4" w:rsidRPr="00A864CB">
        <w:t>Temenos</w:t>
      </w:r>
      <w:proofErr w:type="spellEnd"/>
      <w:r w:rsidR="005344E4" w:rsidRPr="00A864CB">
        <w:t xml:space="preserve">, Thirdstream, </w:t>
      </w:r>
      <w:r w:rsidR="005206F2">
        <w:t>BIG</w:t>
      </w:r>
      <w:r w:rsidR="005344E4" w:rsidRPr="00A864CB">
        <w:t xml:space="preserve"> and Central 1</w:t>
      </w:r>
      <w:r w:rsidR="005344E4">
        <w:t xml:space="preserve">) </w:t>
      </w:r>
      <w:r w:rsidRPr="00A864CB">
        <w:t xml:space="preserve">are delivered </w:t>
      </w:r>
      <w:r w:rsidR="005344E4">
        <w:t xml:space="preserve">in accordance with the formalized agreements and </w:t>
      </w:r>
      <w:r w:rsidRPr="00A864CB">
        <w:t xml:space="preserve">accepted by </w:t>
      </w:r>
      <w:r w:rsidR="005344E4">
        <w:t xml:space="preserve">the Project Owners and associated </w:t>
      </w:r>
      <w:r w:rsidR="00A72B0F">
        <w:t>sustainment leads;</w:t>
      </w:r>
    </w:p>
    <w:p w14:paraId="06188ED0" w14:textId="7EB2EBAB" w:rsidR="00A864CB" w:rsidRPr="00A864CB" w:rsidRDefault="00375A18" w:rsidP="00EA22A5">
      <w:pPr>
        <w:pStyle w:val="NoSpacing"/>
        <w:numPr>
          <w:ilvl w:val="0"/>
          <w:numId w:val="23"/>
        </w:numPr>
        <w:jc w:val="both"/>
      </w:pPr>
      <w:r w:rsidRPr="00A864CB">
        <w:t>Clients’</w:t>
      </w:r>
      <w:r w:rsidR="00A864CB" w:rsidRPr="00A864CB">
        <w:t xml:space="preserve"> data, transactions, existing products</w:t>
      </w:r>
      <w:r w:rsidR="00A72B0F">
        <w:t>/services setup,</w:t>
      </w:r>
      <w:r w:rsidR="00A864CB" w:rsidRPr="00A864CB">
        <w:t xml:space="preserve"> and preferences are seamless migrated onto the </w:t>
      </w:r>
      <w:proofErr w:type="spellStart"/>
      <w:r w:rsidR="00A864CB" w:rsidRPr="00A864CB">
        <w:t>Temenos</w:t>
      </w:r>
      <w:proofErr w:type="spellEnd"/>
      <w:r w:rsidR="00A864CB" w:rsidRPr="00A864CB">
        <w:t xml:space="preserve"> Infinity </w:t>
      </w:r>
      <w:r w:rsidR="007E2B95">
        <w:t>Digital Banking</w:t>
      </w:r>
      <w:r w:rsidR="00A864CB" w:rsidRPr="00A864CB">
        <w:t xml:space="preserve"> platform, minimizing outages for clients;</w:t>
      </w:r>
    </w:p>
    <w:p w14:paraId="7D2A50EF" w14:textId="3108034C" w:rsidR="00A864CB" w:rsidRPr="00A864CB" w:rsidRDefault="00A864CB" w:rsidP="00EA22A5">
      <w:pPr>
        <w:pStyle w:val="NoSpacing"/>
        <w:numPr>
          <w:ilvl w:val="0"/>
          <w:numId w:val="23"/>
        </w:numPr>
        <w:jc w:val="both"/>
      </w:pPr>
      <w:r w:rsidRPr="00A864CB">
        <w:t xml:space="preserve">Features currently available in CWB’s Online Banking platform will remain available in the </w:t>
      </w:r>
      <w:proofErr w:type="spellStart"/>
      <w:r w:rsidRPr="00A864CB">
        <w:t>Temenos</w:t>
      </w:r>
      <w:proofErr w:type="spellEnd"/>
      <w:r w:rsidRPr="00A864CB">
        <w:t xml:space="preserve"> Infinity </w:t>
      </w:r>
      <w:r w:rsidR="007E2B95">
        <w:t>Digital Banking</w:t>
      </w:r>
      <w:r w:rsidRPr="00A864CB">
        <w:t xml:space="preserve"> Platform;</w:t>
      </w:r>
    </w:p>
    <w:p w14:paraId="4EF29B26" w14:textId="77777777" w:rsidR="000359A1" w:rsidRPr="000359A1" w:rsidRDefault="000359A1" w:rsidP="000359A1">
      <w:pPr>
        <w:pStyle w:val="NoSpacing"/>
        <w:numPr>
          <w:ilvl w:val="0"/>
          <w:numId w:val="23"/>
        </w:numPr>
        <w:jc w:val="both"/>
      </w:pPr>
      <w:r w:rsidRPr="000359A1">
        <w:t>Eliminate or minimize future “technical debt” by ensuring that third party services are properly integrated to each product introduced as part of the Digital Program through either the Mulesoft Platform or other platform integration;</w:t>
      </w:r>
    </w:p>
    <w:p w14:paraId="04D630A1" w14:textId="6B72AE28" w:rsidR="00C00086" w:rsidRDefault="00647E28">
      <w:pPr>
        <w:pStyle w:val="NoSpacing"/>
        <w:numPr>
          <w:ilvl w:val="0"/>
          <w:numId w:val="23"/>
        </w:numPr>
        <w:jc w:val="both"/>
      </w:pPr>
      <w:r>
        <w:t xml:space="preserve">Enablement of </w:t>
      </w:r>
      <w:r w:rsidR="00B77123" w:rsidRPr="000359A1">
        <w:t xml:space="preserve">new business </w:t>
      </w:r>
      <w:r w:rsidR="00C00086" w:rsidRPr="000359A1">
        <w:t>features</w:t>
      </w:r>
      <w:r w:rsidR="00B77123" w:rsidRPr="000359A1">
        <w:t>/services offered</w:t>
      </w:r>
      <w:r w:rsidR="005206F2" w:rsidRPr="000359A1">
        <w:t>;</w:t>
      </w:r>
    </w:p>
    <w:p w14:paraId="1E38B3FC" w14:textId="2AB765E5" w:rsidR="00647E28" w:rsidRPr="000359A1" w:rsidRDefault="00647E28">
      <w:pPr>
        <w:pStyle w:val="NoSpacing"/>
        <w:numPr>
          <w:ilvl w:val="0"/>
          <w:numId w:val="23"/>
        </w:numPr>
        <w:jc w:val="both"/>
      </w:pPr>
      <w:r>
        <w:t>No client impacts in providing like-for-like features/services;</w:t>
      </w:r>
    </w:p>
    <w:p w14:paraId="4ABFE718" w14:textId="00010B14" w:rsidR="00A864CB" w:rsidRPr="00A864CB" w:rsidRDefault="00A864CB" w:rsidP="00EA22A5">
      <w:pPr>
        <w:pStyle w:val="NoSpacing"/>
        <w:numPr>
          <w:ilvl w:val="0"/>
          <w:numId w:val="23"/>
        </w:numPr>
        <w:jc w:val="both"/>
      </w:pPr>
      <w:r w:rsidRPr="00A864CB">
        <w:t xml:space="preserve">Program </w:t>
      </w:r>
      <w:r w:rsidR="005206F2">
        <w:t>Change Requests (CRs)</w:t>
      </w:r>
      <w:r w:rsidR="005206F2" w:rsidRPr="00A864CB">
        <w:t xml:space="preserve"> </w:t>
      </w:r>
      <w:proofErr w:type="gramStart"/>
      <w:r w:rsidRPr="00A864CB">
        <w:t>are properly evaluated and approved</w:t>
      </w:r>
      <w:proofErr w:type="gramEnd"/>
      <w:r w:rsidRPr="00A864CB">
        <w:t>.</w:t>
      </w:r>
    </w:p>
    <w:p w14:paraId="264360FB" w14:textId="77777777" w:rsidR="00C00086" w:rsidRDefault="00C00086">
      <w:pPr>
        <w:pStyle w:val="NoSpacing"/>
        <w:ind w:left="1440"/>
        <w:rPr>
          <w:b/>
        </w:rPr>
      </w:pPr>
    </w:p>
    <w:p w14:paraId="47ADF4AE" w14:textId="35EDA624" w:rsidR="009D4159" w:rsidRPr="001018CA" w:rsidRDefault="009D4159">
      <w:pPr>
        <w:pStyle w:val="NoSpacing"/>
        <w:numPr>
          <w:ilvl w:val="0"/>
          <w:numId w:val="22"/>
        </w:numPr>
        <w:rPr>
          <w:b/>
        </w:rPr>
      </w:pPr>
      <w:r w:rsidRPr="001018CA">
        <w:rPr>
          <w:b/>
        </w:rPr>
        <w:t>Quality</w:t>
      </w:r>
    </w:p>
    <w:p w14:paraId="77908270" w14:textId="20FCBBB3" w:rsidR="009D4159" w:rsidRDefault="009D4159">
      <w:pPr>
        <w:pStyle w:val="NoSpacing"/>
        <w:numPr>
          <w:ilvl w:val="0"/>
          <w:numId w:val="23"/>
        </w:numPr>
        <w:jc w:val="both"/>
      </w:pPr>
      <w:r>
        <w:t xml:space="preserve">Program and project plans are effectively managed in accordance with the expectations of the </w:t>
      </w:r>
      <w:r w:rsidR="00CC73E6">
        <w:t xml:space="preserve">Program Owners, </w:t>
      </w:r>
      <w:r>
        <w:t>Executive Sponsor</w:t>
      </w:r>
      <w:r w:rsidR="00CC73E6">
        <w:t xml:space="preserve">s, </w:t>
      </w:r>
      <w:r>
        <w:t>and in keeping with CWB</w:t>
      </w:r>
      <w:r w:rsidR="006574DA">
        <w:t>’s</w:t>
      </w:r>
      <w:r>
        <w:t xml:space="preserve"> Project Management Office and People 1</w:t>
      </w:r>
      <w:r w:rsidRPr="00292A7F">
        <w:rPr>
          <w:vertAlign w:val="superscript"/>
        </w:rPr>
        <w:t>st</w:t>
      </w:r>
      <w:r>
        <w:t xml:space="preserve"> practices and policies;</w:t>
      </w:r>
    </w:p>
    <w:p w14:paraId="7DE8EA9C" w14:textId="77777777" w:rsidR="009D4159" w:rsidRDefault="009D4159">
      <w:pPr>
        <w:pStyle w:val="NoSpacing"/>
        <w:numPr>
          <w:ilvl w:val="0"/>
          <w:numId w:val="23"/>
        </w:numPr>
        <w:jc w:val="both"/>
      </w:pPr>
      <w:r w:rsidRPr="00902D9B">
        <w:t xml:space="preserve">Key stakeholders are satisfied with </w:t>
      </w:r>
      <w:r>
        <w:t>the process and system changes that have been implemented;</w:t>
      </w:r>
    </w:p>
    <w:p w14:paraId="6B7D6079" w14:textId="504A22FC" w:rsidR="009D4159" w:rsidRDefault="009D4159">
      <w:pPr>
        <w:pStyle w:val="NoSpacing"/>
        <w:numPr>
          <w:ilvl w:val="0"/>
          <w:numId w:val="23"/>
        </w:numPr>
        <w:jc w:val="both"/>
      </w:pPr>
      <w:r>
        <w:t xml:space="preserve">Regulatory compliance guidelines for all </w:t>
      </w:r>
      <w:r w:rsidR="00CC73E6">
        <w:t>scope</w:t>
      </w:r>
      <w:r w:rsidR="006574DA">
        <w:t xml:space="preserve"> </w:t>
      </w:r>
      <w:r>
        <w:t>have been met;</w:t>
      </w:r>
    </w:p>
    <w:p w14:paraId="43EB0143" w14:textId="4312B9FC" w:rsidR="009D4159" w:rsidRDefault="009D4159">
      <w:pPr>
        <w:pStyle w:val="NoSpacing"/>
        <w:numPr>
          <w:ilvl w:val="0"/>
          <w:numId w:val="23"/>
        </w:numPr>
        <w:jc w:val="both"/>
      </w:pPr>
      <w:r>
        <w:t xml:space="preserve">Each project </w:t>
      </w:r>
      <w:r w:rsidR="005206F2">
        <w:t xml:space="preserve">phase </w:t>
      </w:r>
      <w:r>
        <w:t xml:space="preserve">has clear, measurable benefits that support the organizational goals, and that the benefits are </w:t>
      </w:r>
      <w:r w:rsidR="005206F2">
        <w:t>enabled upon launch</w:t>
      </w:r>
      <w:r>
        <w:t>;</w:t>
      </w:r>
    </w:p>
    <w:p w14:paraId="299C3232" w14:textId="77777777" w:rsidR="009D4159" w:rsidRDefault="009D4159">
      <w:pPr>
        <w:pStyle w:val="NoSpacing"/>
        <w:numPr>
          <w:ilvl w:val="0"/>
          <w:numId w:val="23"/>
        </w:numPr>
        <w:jc w:val="both"/>
      </w:pPr>
      <w:r>
        <w:t>Impacted stakeholders and end users demonstrate a high level of change adoption;</w:t>
      </w:r>
    </w:p>
    <w:p w14:paraId="683E6D3F" w14:textId="4A903F43" w:rsidR="009D4159" w:rsidRPr="00C61A2B" w:rsidRDefault="009D4159" w:rsidP="00EA22A5">
      <w:pPr>
        <w:pStyle w:val="NoSpacing"/>
        <w:numPr>
          <w:ilvl w:val="0"/>
          <w:numId w:val="23"/>
        </w:numPr>
      </w:pPr>
      <w:r>
        <w:t xml:space="preserve">An ongoing </w:t>
      </w:r>
      <w:r w:rsidR="00132C36">
        <w:t xml:space="preserve">sustainment and support </w:t>
      </w:r>
      <w:r>
        <w:t>governing body is established to oversee operational</w:t>
      </w:r>
      <w:r w:rsidR="005206F2">
        <w:t xml:space="preserve"> and </w:t>
      </w:r>
      <w:r w:rsidR="006574DA">
        <w:t xml:space="preserve">solution </w:t>
      </w:r>
      <w:r w:rsidR="005206F2">
        <w:t xml:space="preserve">sustainment </w:t>
      </w:r>
      <w:r>
        <w:t xml:space="preserve">changes. </w:t>
      </w:r>
    </w:p>
    <w:p w14:paraId="3DF1F5DC" w14:textId="77777777" w:rsidR="009D4159" w:rsidRPr="00C61A2B" w:rsidRDefault="009D4159">
      <w:pPr>
        <w:pStyle w:val="NoSpacing"/>
      </w:pPr>
    </w:p>
    <w:p w14:paraId="0671C8F3" w14:textId="77777777" w:rsidR="009D4159" w:rsidRPr="001018CA" w:rsidRDefault="009D4159">
      <w:pPr>
        <w:pStyle w:val="NoSpacing"/>
        <w:numPr>
          <w:ilvl w:val="0"/>
          <w:numId w:val="22"/>
        </w:numPr>
        <w:rPr>
          <w:b/>
        </w:rPr>
      </w:pPr>
      <w:r w:rsidRPr="001018CA">
        <w:rPr>
          <w:b/>
        </w:rPr>
        <w:t>Cost</w:t>
      </w:r>
    </w:p>
    <w:p w14:paraId="0E41CF4E" w14:textId="611A07CC" w:rsidR="009D4159" w:rsidRPr="00C61A2B" w:rsidRDefault="009D4159">
      <w:pPr>
        <w:pStyle w:val="NoSpacing"/>
        <w:numPr>
          <w:ilvl w:val="0"/>
          <w:numId w:val="23"/>
        </w:numPr>
        <w:jc w:val="both"/>
      </w:pPr>
      <w:r>
        <w:t xml:space="preserve">Program </w:t>
      </w:r>
      <w:proofErr w:type="gramStart"/>
      <w:r>
        <w:t>is delivered</w:t>
      </w:r>
      <w:proofErr w:type="gramEnd"/>
      <w:r>
        <w:t xml:space="preserve"> within the approved budget</w:t>
      </w:r>
      <w:r w:rsidR="005206F2">
        <w:t xml:space="preserve">, including approved Program </w:t>
      </w:r>
      <w:r>
        <w:t>CRs.</w:t>
      </w:r>
    </w:p>
    <w:p w14:paraId="0DBAA6DA" w14:textId="77777777" w:rsidR="009D4159" w:rsidRPr="00C61A2B" w:rsidRDefault="009D4159">
      <w:pPr>
        <w:pStyle w:val="NoSpacing"/>
      </w:pPr>
    </w:p>
    <w:p w14:paraId="4C9F9F8F" w14:textId="77777777" w:rsidR="009D4159" w:rsidRPr="001018CA" w:rsidRDefault="009D4159" w:rsidP="00EA22A5">
      <w:pPr>
        <w:pStyle w:val="NoSpacing"/>
        <w:keepNext/>
        <w:numPr>
          <w:ilvl w:val="0"/>
          <w:numId w:val="22"/>
        </w:numPr>
        <w:ind w:hanging="357"/>
        <w:rPr>
          <w:b/>
        </w:rPr>
      </w:pPr>
      <w:r w:rsidRPr="001018CA">
        <w:rPr>
          <w:b/>
        </w:rPr>
        <w:lastRenderedPageBreak/>
        <w:t>Time</w:t>
      </w:r>
    </w:p>
    <w:p w14:paraId="2FDFB90E" w14:textId="3EAA1751" w:rsidR="009D4159" w:rsidRDefault="009D4159" w:rsidP="00EA22A5">
      <w:pPr>
        <w:pStyle w:val="NoSpacing"/>
        <w:keepNext/>
        <w:numPr>
          <w:ilvl w:val="0"/>
          <w:numId w:val="23"/>
        </w:numPr>
        <w:ind w:hanging="357"/>
        <w:jc w:val="both"/>
      </w:pPr>
      <w:r>
        <w:t>Program is delivered within the planned schedule</w:t>
      </w:r>
      <w:r w:rsidR="005206F2">
        <w:t>;</w:t>
      </w:r>
    </w:p>
    <w:p w14:paraId="22BB8372" w14:textId="17897C3A" w:rsidR="006574DA" w:rsidRPr="00B84483" w:rsidRDefault="006574DA">
      <w:pPr>
        <w:pStyle w:val="NoSpacing"/>
        <w:numPr>
          <w:ilvl w:val="0"/>
          <w:numId w:val="23"/>
        </w:numPr>
        <w:jc w:val="both"/>
      </w:pPr>
      <w:r>
        <w:t xml:space="preserve">Program CRs </w:t>
      </w:r>
      <w:proofErr w:type="gramStart"/>
      <w:r>
        <w:t>are properly evaluated and approved</w:t>
      </w:r>
      <w:proofErr w:type="gramEnd"/>
      <w:r>
        <w:t>.</w:t>
      </w:r>
    </w:p>
    <w:p w14:paraId="2BA75320" w14:textId="77777777" w:rsidR="00A241E1" w:rsidRPr="00631314" w:rsidRDefault="00A241E1" w:rsidP="00EA22A5">
      <w:pPr>
        <w:pStyle w:val="Heading1"/>
        <w:keepNext/>
        <w:numPr>
          <w:ilvl w:val="0"/>
          <w:numId w:val="14"/>
        </w:numPr>
        <w:spacing w:before="240" w:line="240" w:lineRule="auto"/>
        <w:ind w:left="992" w:hanging="992"/>
        <w:rPr>
          <w:color w:val="937A46"/>
        </w:rPr>
      </w:pPr>
      <w:bookmarkStart w:id="236" w:name="_Toc29813246"/>
      <w:bookmarkStart w:id="237" w:name="_Toc29817134"/>
      <w:bookmarkStart w:id="238" w:name="_Toc29817193"/>
      <w:bookmarkStart w:id="239" w:name="_Toc29817491"/>
      <w:bookmarkStart w:id="240" w:name="_Toc30688875"/>
      <w:bookmarkEnd w:id="236"/>
      <w:bookmarkEnd w:id="237"/>
      <w:bookmarkEnd w:id="238"/>
      <w:bookmarkEnd w:id="239"/>
      <w:r w:rsidRPr="00631314">
        <w:rPr>
          <w:color w:val="937A46"/>
        </w:rPr>
        <w:t>Constraints and Dependencies</w:t>
      </w:r>
      <w:bookmarkEnd w:id="235"/>
      <w:bookmarkEnd w:id="240"/>
    </w:p>
    <w:p w14:paraId="1D8982CA" w14:textId="000FFAF1" w:rsidR="006A7C4F" w:rsidRPr="006A7C4F" w:rsidRDefault="006A7C4F" w:rsidP="00EA22A5">
      <w:pPr>
        <w:spacing w:line="240" w:lineRule="auto"/>
        <w:rPr>
          <w:szCs w:val="20"/>
        </w:rPr>
      </w:pPr>
      <w:bookmarkStart w:id="241" w:name="_Toc456688070"/>
      <w:bookmarkStart w:id="242" w:name="_Toc467757210"/>
      <w:bookmarkStart w:id="243" w:name="_Toc5105786"/>
      <w:r w:rsidRPr="006A7C4F">
        <w:rPr>
          <w:szCs w:val="20"/>
        </w:rPr>
        <w:t xml:space="preserve">A significant part of the </w:t>
      </w:r>
      <w:r w:rsidR="00576F04">
        <w:rPr>
          <w:szCs w:val="20"/>
        </w:rPr>
        <w:t>Digital Program</w:t>
      </w:r>
      <w:r w:rsidRPr="006A7C4F">
        <w:rPr>
          <w:szCs w:val="20"/>
        </w:rPr>
        <w:t xml:space="preserve"> will be the identification and management of </w:t>
      </w:r>
      <w:r w:rsidR="00F04463" w:rsidRPr="006A7C4F">
        <w:rPr>
          <w:szCs w:val="20"/>
        </w:rPr>
        <w:t>dependen</w:t>
      </w:r>
      <w:r w:rsidR="00F04463">
        <w:rPr>
          <w:szCs w:val="20"/>
        </w:rPr>
        <w:t>t</w:t>
      </w:r>
      <w:r w:rsidR="00F04463" w:rsidRPr="006A7C4F">
        <w:rPr>
          <w:szCs w:val="20"/>
        </w:rPr>
        <w:t xml:space="preserve"> </w:t>
      </w:r>
      <w:r w:rsidRPr="006A7C4F">
        <w:rPr>
          <w:szCs w:val="20"/>
        </w:rPr>
        <w:t>projects and operational initiatives. In the early stages of the program</w:t>
      </w:r>
      <w:r>
        <w:rPr>
          <w:szCs w:val="20"/>
        </w:rPr>
        <w:t>,</w:t>
      </w:r>
      <w:r w:rsidRPr="006A7C4F">
        <w:rPr>
          <w:szCs w:val="20"/>
        </w:rPr>
        <w:t xml:space="preserve"> a dependency assessment </w:t>
      </w:r>
      <w:proofErr w:type="gramStart"/>
      <w:r w:rsidRPr="006A7C4F">
        <w:rPr>
          <w:szCs w:val="20"/>
        </w:rPr>
        <w:t>will be conducted</w:t>
      </w:r>
      <w:proofErr w:type="gramEnd"/>
      <w:r w:rsidRPr="006A7C4F">
        <w:rPr>
          <w:szCs w:val="20"/>
        </w:rPr>
        <w:t xml:space="preserve"> to identify any activities (in-flight and planned) that will have an impact on, or be impacted by, the </w:t>
      </w:r>
      <w:r w:rsidR="00576F04">
        <w:rPr>
          <w:szCs w:val="20"/>
        </w:rPr>
        <w:t>Digital Program</w:t>
      </w:r>
      <w:r w:rsidRPr="006A7C4F">
        <w:rPr>
          <w:szCs w:val="20"/>
        </w:rPr>
        <w:t xml:space="preserve">. </w:t>
      </w:r>
    </w:p>
    <w:p w14:paraId="3F6B2EAA" w14:textId="001A9791" w:rsidR="006A7C4F" w:rsidRDefault="006A7C4F" w:rsidP="00EA22A5">
      <w:pPr>
        <w:spacing w:line="240" w:lineRule="auto"/>
        <w:rPr>
          <w:szCs w:val="20"/>
        </w:rPr>
      </w:pPr>
      <w:r w:rsidRPr="006A7C4F">
        <w:rPr>
          <w:szCs w:val="20"/>
        </w:rPr>
        <w:t>The outcome of the dependency assessment will be a recommendation for each depend</w:t>
      </w:r>
      <w:r w:rsidR="00F04463">
        <w:rPr>
          <w:szCs w:val="20"/>
        </w:rPr>
        <w:t>e</w:t>
      </w:r>
      <w:r w:rsidRPr="006A7C4F">
        <w:rPr>
          <w:szCs w:val="20"/>
        </w:rPr>
        <w:t>nt project or operational initiative to either: continue as planned, continue under the program, or be cancelled/postponed. The assessment will consider all regulatory or risk-related requirements.</w:t>
      </w:r>
    </w:p>
    <w:p w14:paraId="78542646" w14:textId="77777777" w:rsidR="006A7C4F" w:rsidRPr="00631B8B" w:rsidRDefault="006A7C4F" w:rsidP="00EA22A5">
      <w:pPr>
        <w:spacing w:line="240" w:lineRule="auto"/>
        <w:rPr>
          <w:b/>
          <w:szCs w:val="20"/>
        </w:rPr>
      </w:pPr>
      <w:r w:rsidRPr="00631B8B">
        <w:rPr>
          <w:b/>
          <w:szCs w:val="20"/>
        </w:rPr>
        <w:t>Dependency Assessment Approach</w:t>
      </w:r>
    </w:p>
    <w:p w14:paraId="4F4D3574" w14:textId="77777777" w:rsidR="006A7C4F" w:rsidRDefault="006A7C4F" w:rsidP="00EA22A5">
      <w:pPr>
        <w:spacing w:line="240" w:lineRule="auto"/>
        <w:rPr>
          <w:szCs w:val="20"/>
        </w:rPr>
      </w:pPr>
      <w:r>
        <w:rPr>
          <w:noProof/>
        </w:rPr>
        <w:drawing>
          <wp:inline distT="0" distB="0" distL="0" distR="0" wp14:anchorId="5255F3A3" wp14:editId="6E891B42">
            <wp:extent cx="5770710" cy="1146964"/>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82027" cy="1169089"/>
                    </a:xfrm>
                    <a:prstGeom prst="rect">
                      <a:avLst/>
                    </a:prstGeom>
                  </pic:spPr>
                </pic:pic>
              </a:graphicData>
            </a:graphic>
          </wp:inline>
        </w:drawing>
      </w:r>
    </w:p>
    <w:p w14:paraId="60087DE1" w14:textId="04E61AFD" w:rsidR="006A7C4F" w:rsidRDefault="006A7C4F" w:rsidP="00EA22A5">
      <w:pPr>
        <w:spacing w:after="360" w:line="240" w:lineRule="auto"/>
        <w:rPr>
          <w:szCs w:val="20"/>
        </w:rPr>
      </w:pPr>
      <w:r w:rsidRPr="00DF1327">
        <w:rPr>
          <w:szCs w:val="20"/>
        </w:rPr>
        <w:t xml:space="preserve">The dependency assessment and </w:t>
      </w:r>
      <w:r>
        <w:rPr>
          <w:szCs w:val="20"/>
        </w:rPr>
        <w:t xml:space="preserve">on-going </w:t>
      </w:r>
      <w:r w:rsidRPr="00DF1327">
        <w:rPr>
          <w:szCs w:val="20"/>
        </w:rPr>
        <w:t xml:space="preserve">management plan </w:t>
      </w:r>
      <w:proofErr w:type="gramStart"/>
      <w:r w:rsidRPr="00DF1327">
        <w:rPr>
          <w:szCs w:val="20"/>
        </w:rPr>
        <w:t>will be co-led</w:t>
      </w:r>
      <w:proofErr w:type="gramEnd"/>
      <w:r w:rsidRPr="00DF1327">
        <w:rPr>
          <w:szCs w:val="20"/>
        </w:rPr>
        <w:t xml:space="preserve"> by the </w:t>
      </w:r>
      <w:r w:rsidR="00576F04">
        <w:rPr>
          <w:szCs w:val="20"/>
        </w:rPr>
        <w:t>Digital Program</w:t>
      </w:r>
      <w:r w:rsidR="00CC73E6">
        <w:rPr>
          <w:szCs w:val="20"/>
        </w:rPr>
        <w:t xml:space="preserve"> (Program Owners, Program Manager, OCM Lead, and Partner PMs)</w:t>
      </w:r>
      <w:r w:rsidRPr="00DF1327">
        <w:rPr>
          <w:szCs w:val="20"/>
        </w:rPr>
        <w:t>.  After the initial assessment is complete</w:t>
      </w:r>
      <w:r>
        <w:rPr>
          <w:szCs w:val="20"/>
        </w:rPr>
        <w:t>,</w:t>
      </w:r>
      <w:r w:rsidRPr="00DF1327">
        <w:rPr>
          <w:szCs w:val="20"/>
        </w:rPr>
        <w:t xml:space="preserve"> the </w:t>
      </w:r>
      <w:r w:rsidR="00576F04">
        <w:rPr>
          <w:szCs w:val="20"/>
        </w:rPr>
        <w:t>Digital Program</w:t>
      </w:r>
      <w:r w:rsidR="00CC73E6">
        <w:rPr>
          <w:szCs w:val="20"/>
        </w:rPr>
        <w:t xml:space="preserve"> (the aforementioned team members)</w:t>
      </w:r>
      <w:r w:rsidRPr="00DF1327">
        <w:rPr>
          <w:szCs w:val="20"/>
        </w:rPr>
        <w:t xml:space="preserve"> will continue to assess new projects/operational </w:t>
      </w:r>
      <w:r>
        <w:rPr>
          <w:szCs w:val="20"/>
        </w:rPr>
        <w:t>initiatives</w:t>
      </w:r>
      <w:r w:rsidRPr="00DF1327">
        <w:rPr>
          <w:szCs w:val="20"/>
        </w:rPr>
        <w:t xml:space="preserve"> as they </w:t>
      </w:r>
      <w:proofErr w:type="gramStart"/>
      <w:r w:rsidRPr="00DF1327">
        <w:rPr>
          <w:szCs w:val="20"/>
        </w:rPr>
        <w:t>are raised</w:t>
      </w:r>
      <w:proofErr w:type="gramEnd"/>
      <w:r w:rsidRPr="00DF1327">
        <w:rPr>
          <w:szCs w:val="20"/>
        </w:rPr>
        <w:t xml:space="preserve"> to ensure that there is continued visibility to all related dependencies.</w:t>
      </w:r>
    </w:p>
    <w:p w14:paraId="19563BEE" w14:textId="7CB853B3" w:rsidR="006A7C4F" w:rsidRDefault="006A7C4F" w:rsidP="00EA22A5">
      <w:pPr>
        <w:spacing w:line="240" w:lineRule="auto"/>
        <w:rPr>
          <w:szCs w:val="20"/>
        </w:rPr>
      </w:pPr>
      <w:r>
        <w:rPr>
          <w:szCs w:val="20"/>
        </w:rPr>
        <w:t xml:space="preserve">The following are the initial </w:t>
      </w:r>
      <w:r w:rsidR="00B6442F">
        <w:rPr>
          <w:szCs w:val="20"/>
        </w:rPr>
        <w:t xml:space="preserve">and key </w:t>
      </w:r>
      <w:r>
        <w:rPr>
          <w:szCs w:val="20"/>
        </w:rPr>
        <w:t xml:space="preserve">dependency program, projects, and operational work items identified at the time of writing this charter: </w:t>
      </w:r>
    </w:p>
    <w:tbl>
      <w:tblPr>
        <w:tblStyle w:val="Corporate1"/>
        <w:tblW w:w="10183" w:type="dxa"/>
        <w:tblInd w:w="-92" w:type="dxa"/>
        <w:tblLayout w:type="fixed"/>
        <w:tblLook w:val="04A0" w:firstRow="1" w:lastRow="0" w:firstColumn="1" w:lastColumn="0" w:noHBand="0" w:noVBand="1"/>
      </w:tblPr>
      <w:tblGrid>
        <w:gridCol w:w="4191"/>
        <w:gridCol w:w="5992"/>
      </w:tblGrid>
      <w:tr w:rsidR="006A7C4F" w:rsidRPr="00E52006" w14:paraId="4232D2D8" w14:textId="77777777" w:rsidTr="00BC188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3686" w:type="dxa"/>
          </w:tcPr>
          <w:p w14:paraId="47318337" w14:textId="52835534" w:rsidR="006A7C4F" w:rsidRPr="00BC188A" w:rsidRDefault="00647E28">
            <w:pPr>
              <w:pStyle w:val="NoSpacing"/>
              <w:jc w:val="both"/>
              <w:rPr>
                <w:sz w:val="16"/>
                <w:szCs w:val="16"/>
              </w:rPr>
            </w:pPr>
            <w:r w:rsidRPr="00BC188A">
              <w:rPr>
                <w:sz w:val="16"/>
                <w:szCs w:val="16"/>
              </w:rPr>
              <w:t>Program/</w:t>
            </w:r>
            <w:r w:rsidR="006A7C4F" w:rsidRPr="00BC188A">
              <w:rPr>
                <w:sz w:val="16"/>
                <w:szCs w:val="16"/>
              </w:rPr>
              <w:t>Project</w:t>
            </w:r>
            <w:r w:rsidRPr="00BC188A">
              <w:rPr>
                <w:sz w:val="16"/>
                <w:szCs w:val="16"/>
              </w:rPr>
              <w:t>/Operational Work Items</w:t>
            </w:r>
          </w:p>
        </w:tc>
        <w:tc>
          <w:tcPr>
            <w:tcW w:w="5271" w:type="dxa"/>
          </w:tcPr>
          <w:p w14:paraId="5183A3E1" w14:textId="77777777" w:rsidR="006A7C4F" w:rsidRPr="00BC188A" w:rsidRDefault="006A7C4F">
            <w:pPr>
              <w:pStyle w:val="NoSpacing"/>
              <w:jc w:val="both"/>
              <w:cnfStyle w:val="100000000000" w:firstRow="1" w:lastRow="0" w:firstColumn="0" w:lastColumn="0" w:oddVBand="0" w:evenVBand="0" w:oddHBand="0" w:evenHBand="0" w:firstRowFirstColumn="0" w:firstRowLastColumn="0" w:lastRowFirstColumn="0" w:lastRowLastColumn="0"/>
              <w:rPr>
                <w:sz w:val="16"/>
                <w:szCs w:val="16"/>
              </w:rPr>
            </w:pPr>
            <w:r w:rsidRPr="00BC188A">
              <w:rPr>
                <w:sz w:val="16"/>
                <w:szCs w:val="16"/>
              </w:rPr>
              <w:t>Description</w:t>
            </w:r>
          </w:p>
        </w:tc>
      </w:tr>
      <w:tr w:rsidR="00647E28" w:rsidRPr="00E52006" w14:paraId="429A0214" w14:textId="77777777" w:rsidTr="00851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64999005" w14:textId="29903808" w:rsidR="00647E28" w:rsidRPr="00BC188A" w:rsidRDefault="000A0FC8">
            <w:pPr>
              <w:pStyle w:val="NoSpacing"/>
              <w:jc w:val="center"/>
              <w:rPr>
                <w:sz w:val="16"/>
                <w:szCs w:val="16"/>
              </w:rPr>
            </w:pPr>
            <w:r w:rsidRPr="00BC188A">
              <w:rPr>
                <w:sz w:val="16"/>
                <w:szCs w:val="16"/>
              </w:rPr>
              <w:t>Enhancement</w:t>
            </w:r>
            <w:r w:rsidR="00647E28" w:rsidRPr="00BC188A">
              <w:rPr>
                <w:sz w:val="16"/>
                <w:szCs w:val="16"/>
              </w:rPr>
              <w:t xml:space="preserve"> Leadership Team</w:t>
            </w:r>
          </w:p>
        </w:tc>
        <w:tc>
          <w:tcPr>
            <w:tcW w:w="5271" w:type="dxa"/>
          </w:tcPr>
          <w:p w14:paraId="7236FD22" w14:textId="1CC25C5B" w:rsidR="00647E28" w:rsidRPr="00BC188A" w:rsidRDefault="00855308">
            <w:pPr>
              <w:pStyle w:val="NoSpacing"/>
              <w:jc w:val="both"/>
              <w:cnfStyle w:val="000000100000" w:firstRow="0" w:lastRow="0" w:firstColumn="0" w:lastColumn="0" w:oddVBand="0" w:evenVBand="0" w:oddHBand="1" w:evenHBand="0" w:firstRowFirstColumn="0" w:firstRowLastColumn="0" w:lastRowFirstColumn="0" w:lastRowLastColumn="0"/>
              <w:rPr>
                <w:sz w:val="16"/>
                <w:szCs w:val="16"/>
              </w:rPr>
            </w:pPr>
            <w:r w:rsidRPr="00BC188A">
              <w:rPr>
                <w:sz w:val="16"/>
                <w:szCs w:val="16"/>
              </w:rPr>
              <w:t xml:space="preserve">Any changes/enhancements </w:t>
            </w:r>
            <w:r w:rsidR="0043690C" w:rsidRPr="00BC188A">
              <w:rPr>
                <w:sz w:val="16"/>
                <w:szCs w:val="16"/>
              </w:rPr>
              <w:t xml:space="preserve">that </w:t>
            </w:r>
            <w:proofErr w:type="gramStart"/>
            <w:r w:rsidR="0043690C" w:rsidRPr="00BC188A">
              <w:rPr>
                <w:sz w:val="16"/>
                <w:szCs w:val="16"/>
              </w:rPr>
              <w:t>are not related</w:t>
            </w:r>
            <w:proofErr w:type="gramEnd"/>
            <w:r w:rsidR="0043690C" w:rsidRPr="00BC188A">
              <w:rPr>
                <w:sz w:val="16"/>
                <w:szCs w:val="16"/>
              </w:rPr>
              <w:t xml:space="preserve"> to a project that are considered </w:t>
            </w:r>
            <w:r w:rsidRPr="00BC188A">
              <w:rPr>
                <w:sz w:val="16"/>
                <w:szCs w:val="16"/>
              </w:rPr>
              <w:t xml:space="preserve">by the </w:t>
            </w:r>
            <w:r w:rsidR="000A0FC8" w:rsidRPr="00BC188A">
              <w:rPr>
                <w:sz w:val="16"/>
                <w:szCs w:val="16"/>
              </w:rPr>
              <w:t>Enhancement</w:t>
            </w:r>
            <w:r w:rsidRPr="00BC188A">
              <w:rPr>
                <w:sz w:val="16"/>
                <w:szCs w:val="16"/>
              </w:rPr>
              <w:t xml:space="preserve"> Leadership Team must be evaluated for impacts to the Digital Program. </w:t>
            </w:r>
          </w:p>
        </w:tc>
      </w:tr>
      <w:tr w:rsidR="00E52006" w:rsidRPr="00E52006" w14:paraId="3EEB3376" w14:textId="77777777" w:rsidTr="008515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6FAE495C" w14:textId="2995995A" w:rsidR="00E52006" w:rsidRPr="00BC188A" w:rsidRDefault="00E52006">
            <w:pPr>
              <w:pStyle w:val="NoSpacing"/>
              <w:jc w:val="center"/>
              <w:rPr>
                <w:sz w:val="16"/>
                <w:szCs w:val="16"/>
              </w:rPr>
            </w:pPr>
            <w:r w:rsidRPr="00BC188A">
              <w:rPr>
                <w:sz w:val="16"/>
                <w:szCs w:val="16"/>
              </w:rPr>
              <w:t>T24 Virtualization</w:t>
            </w:r>
          </w:p>
        </w:tc>
        <w:tc>
          <w:tcPr>
            <w:tcW w:w="5271" w:type="dxa"/>
          </w:tcPr>
          <w:p w14:paraId="0C414470" w14:textId="58D03E65" w:rsidR="00E52006" w:rsidRPr="00BC188A" w:rsidRDefault="00E52006">
            <w:pPr>
              <w:pStyle w:val="NoSpacing"/>
              <w:jc w:val="both"/>
              <w:cnfStyle w:val="000000010000" w:firstRow="0" w:lastRow="0" w:firstColumn="0" w:lastColumn="0" w:oddVBand="0" w:evenVBand="0" w:oddHBand="0" w:evenHBand="1" w:firstRowFirstColumn="0" w:firstRowLastColumn="0" w:lastRowFirstColumn="0" w:lastRowLastColumn="0"/>
              <w:rPr>
                <w:sz w:val="16"/>
                <w:szCs w:val="16"/>
              </w:rPr>
            </w:pPr>
            <w:r w:rsidRPr="00BC188A">
              <w:rPr>
                <w:sz w:val="16"/>
                <w:szCs w:val="16"/>
              </w:rPr>
              <w:t xml:space="preserve">As the T24 application moves onto a virtualized environment, the timing of this move needs to </w:t>
            </w:r>
            <w:proofErr w:type="gramStart"/>
            <w:r w:rsidRPr="00BC188A">
              <w:rPr>
                <w:sz w:val="16"/>
                <w:szCs w:val="16"/>
              </w:rPr>
              <w:t>be taken</w:t>
            </w:r>
            <w:proofErr w:type="gramEnd"/>
            <w:r w:rsidRPr="00BC188A">
              <w:rPr>
                <w:sz w:val="16"/>
                <w:szCs w:val="16"/>
              </w:rPr>
              <w:t xml:space="preserve"> in consideration to prevent any critical T24 integration from being missed or broken.</w:t>
            </w:r>
          </w:p>
        </w:tc>
      </w:tr>
      <w:tr w:rsidR="00E52006" w:rsidRPr="00E52006" w14:paraId="3EC1AB72" w14:textId="77777777" w:rsidTr="00851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555D1F16" w14:textId="40D6AC30" w:rsidR="00E52006" w:rsidRPr="00BC188A" w:rsidRDefault="00E52006">
            <w:pPr>
              <w:pStyle w:val="NoSpacing"/>
              <w:jc w:val="center"/>
              <w:rPr>
                <w:sz w:val="16"/>
                <w:szCs w:val="16"/>
              </w:rPr>
            </w:pPr>
            <w:r w:rsidRPr="00BC188A">
              <w:rPr>
                <w:sz w:val="16"/>
                <w:szCs w:val="16"/>
              </w:rPr>
              <w:t>Business Process Review Program</w:t>
            </w:r>
          </w:p>
        </w:tc>
        <w:tc>
          <w:tcPr>
            <w:tcW w:w="5271" w:type="dxa"/>
          </w:tcPr>
          <w:p w14:paraId="707E77AA" w14:textId="6A386F88" w:rsidR="00E52006" w:rsidRPr="00BC188A" w:rsidRDefault="00E52006" w:rsidP="00182778">
            <w:pPr>
              <w:pStyle w:val="NoSpacing"/>
              <w:jc w:val="both"/>
              <w:cnfStyle w:val="000000100000" w:firstRow="0" w:lastRow="0" w:firstColumn="0" w:lastColumn="0" w:oddVBand="0" w:evenVBand="0" w:oddHBand="1" w:evenHBand="0" w:firstRowFirstColumn="0" w:firstRowLastColumn="0" w:lastRowFirstColumn="0" w:lastRowLastColumn="0"/>
              <w:rPr>
                <w:sz w:val="16"/>
                <w:szCs w:val="16"/>
              </w:rPr>
            </w:pPr>
            <w:r w:rsidRPr="00BC188A">
              <w:rPr>
                <w:sz w:val="16"/>
                <w:szCs w:val="16"/>
              </w:rPr>
              <w:t xml:space="preserve">As credit processes are being reviewed and optimized, some of these process changes may </w:t>
            </w:r>
            <w:proofErr w:type="gramStart"/>
            <w:r w:rsidRPr="00BC188A">
              <w:rPr>
                <w:sz w:val="16"/>
                <w:szCs w:val="16"/>
              </w:rPr>
              <w:t>impact</w:t>
            </w:r>
            <w:proofErr w:type="gramEnd"/>
            <w:r w:rsidRPr="00BC188A">
              <w:rPr>
                <w:sz w:val="16"/>
                <w:szCs w:val="16"/>
              </w:rPr>
              <w:t xml:space="preserve"> </w:t>
            </w:r>
            <w:r w:rsidR="002C4D03" w:rsidRPr="00BC188A">
              <w:rPr>
                <w:sz w:val="16"/>
                <w:szCs w:val="16"/>
              </w:rPr>
              <w:t xml:space="preserve">client </w:t>
            </w:r>
            <w:r w:rsidRPr="00BC188A">
              <w:rPr>
                <w:sz w:val="16"/>
                <w:szCs w:val="16"/>
              </w:rPr>
              <w:t xml:space="preserve">opening processes and/or any of the solutions planned in the </w:t>
            </w:r>
            <w:r w:rsidR="00576F04" w:rsidRPr="00BC188A">
              <w:rPr>
                <w:sz w:val="16"/>
                <w:szCs w:val="16"/>
              </w:rPr>
              <w:t>Digital Program</w:t>
            </w:r>
            <w:r w:rsidR="00DA63C6" w:rsidRPr="00BC188A">
              <w:rPr>
                <w:sz w:val="16"/>
                <w:szCs w:val="16"/>
              </w:rPr>
              <w:t>.</w:t>
            </w:r>
          </w:p>
        </w:tc>
      </w:tr>
      <w:tr w:rsidR="00E52006" w:rsidRPr="00E52006" w14:paraId="1C2C0C36" w14:textId="77777777" w:rsidTr="008515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495E3503" w14:textId="40AEB57F" w:rsidR="00E52006" w:rsidRPr="00BC188A" w:rsidRDefault="00E52006">
            <w:pPr>
              <w:pStyle w:val="NoSpacing"/>
              <w:jc w:val="center"/>
              <w:rPr>
                <w:sz w:val="16"/>
                <w:szCs w:val="16"/>
              </w:rPr>
            </w:pPr>
            <w:r w:rsidRPr="00BC188A">
              <w:rPr>
                <w:sz w:val="16"/>
                <w:szCs w:val="16"/>
              </w:rPr>
              <w:t>Digital Integration &amp; Enhancements</w:t>
            </w:r>
          </w:p>
        </w:tc>
        <w:tc>
          <w:tcPr>
            <w:tcW w:w="5271" w:type="dxa"/>
          </w:tcPr>
          <w:p w14:paraId="3E249319" w14:textId="25C46C69" w:rsidR="00E52006" w:rsidRPr="00BC188A" w:rsidRDefault="00E52006">
            <w:pPr>
              <w:pStyle w:val="NoSpacing"/>
              <w:jc w:val="both"/>
              <w:cnfStyle w:val="000000010000" w:firstRow="0" w:lastRow="0" w:firstColumn="0" w:lastColumn="0" w:oddVBand="0" w:evenVBand="0" w:oddHBand="0" w:evenHBand="1" w:firstRowFirstColumn="0" w:firstRowLastColumn="0" w:lastRowFirstColumn="0" w:lastRowLastColumn="0"/>
              <w:rPr>
                <w:sz w:val="16"/>
                <w:szCs w:val="16"/>
              </w:rPr>
            </w:pPr>
            <w:r w:rsidRPr="00BC188A">
              <w:rPr>
                <w:sz w:val="16"/>
                <w:szCs w:val="16"/>
              </w:rPr>
              <w:t xml:space="preserve">Mulesoft will be the middleware between the new solutions introduced by the </w:t>
            </w:r>
            <w:r w:rsidR="00576F04" w:rsidRPr="00BC188A">
              <w:rPr>
                <w:sz w:val="16"/>
                <w:szCs w:val="16"/>
              </w:rPr>
              <w:t>Digital Program</w:t>
            </w:r>
            <w:r w:rsidRPr="00BC188A">
              <w:rPr>
                <w:sz w:val="16"/>
                <w:szCs w:val="16"/>
              </w:rPr>
              <w:t xml:space="preserve"> and existing applications and data within CWB environment. The Digital Integration &amp; Enhancements project will enable Mulesoft and the connectivity with CWB’s applications and data sources.</w:t>
            </w:r>
          </w:p>
        </w:tc>
      </w:tr>
      <w:tr w:rsidR="00E52006" w:rsidRPr="00E52006" w14:paraId="7213F18D" w14:textId="77777777" w:rsidTr="00851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589DB450" w14:textId="25150C65" w:rsidR="00E52006" w:rsidRPr="00BC188A" w:rsidRDefault="00E52006">
            <w:pPr>
              <w:pStyle w:val="NoSpacing"/>
              <w:jc w:val="center"/>
              <w:rPr>
                <w:sz w:val="16"/>
                <w:szCs w:val="16"/>
              </w:rPr>
            </w:pPr>
            <w:r w:rsidRPr="00BC188A">
              <w:rPr>
                <w:sz w:val="16"/>
                <w:szCs w:val="16"/>
              </w:rPr>
              <w:t>Forms Enhancements – Phase 1</w:t>
            </w:r>
          </w:p>
        </w:tc>
        <w:tc>
          <w:tcPr>
            <w:tcW w:w="5271" w:type="dxa"/>
          </w:tcPr>
          <w:p w14:paraId="351B4432" w14:textId="121B955E" w:rsidR="00E52006" w:rsidRPr="00BC188A" w:rsidRDefault="00E52006" w:rsidP="00182778">
            <w:pPr>
              <w:pStyle w:val="NoSpacing"/>
              <w:jc w:val="both"/>
              <w:cnfStyle w:val="000000100000" w:firstRow="0" w:lastRow="0" w:firstColumn="0" w:lastColumn="0" w:oddVBand="0" w:evenVBand="0" w:oddHBand="1" w:evenHBand="0" w:firstRowFirstColumn="0" w:firstRowLastColumn="0" w:lastRowFirstColumn="0" w:lastRowLastColumn="0"/>
              <w:rPr>
                <w:sz w:val="16"/>
                <w:szCs w:val="16"/>
              </w:rPr>
            </w:pPr>
            <w:r w:rsidRPr="00BC188A">
              <w:rPr>
                <w:sz w:val="16"/>
                <w:szCs w:val="16"/>
              </w:rPr>
              <w:t xml:space="preserve">Forms developed to support many business processes </w:t>
            </w:r>
            <w:proofErr w:type="gramStart"/>
            <w:r w:rsidRPr="00BC188A">
              <w:rPr>
                <w:sz w:val="16"/>
                <w:szCs w:val="16"/>
              </w:rPr>
              <w:t>are being reviewed, redesigned or decommissioned</w:t>
            </w:r>
            <w:proofErr w:type="gramEnd"/>
            <w:r w:rsidRPr="00BC188A">
              <w:rPr>
                <w:sz w:val="16"/>
                <w:szCs w:val="16"/>
              </w:rPr>
              <w:t xml:space="preserve">. As some of these forms may be associated with the </w:t>
            </w:r>
            <w:r w:rsidR="002C4D03" w:rsidRPr="00BC188A">
              <w:rPr>
                <w:sz w:val="16"/>
                <w:szCs w:val="16"/>
              </w:rPr>
              <w:t xml:space="preserve">client </w:t>
            </w:r>
            <w:r w:rsidRPr="00BC188A">
              <w:rPr>
                <w:sz w:val="16"/>
                <w:szCs w:val="16"/>
              </w:rPr>
              <w:t xml:space="preserve">opening and/or digital banking processes and solutions, this dependency needs to </w:t>
            </w:r>
            <w:proofErr w:type="gramStart"/>
            <w:r w:rsidRPr="00BC188A">
              <w:rPr>
                <w:sz w:val="16"/>
                <w:szCs w:val="16"/>
              </w:rPr>
              <w:t>be taken</w:t>
            </w:r>
            <w:proofErr w:type="gramEnd"/>
            <w:r w:rsidRPr="00BC188A">
              <w:rPr>
                <w:sz w:val="16"/>
                <w:szCs w:val="16"/>
              </w:rPr>
              <w:t xml:space="preserve"> in consideration.</w:t>
            </w:r>
          </w:p>
        </w:tc>
      </w:tr>
      <w:tr w:rsidR="00E52006" w:rsidRPr="00E52006" w14:paraId="1691979A" w14:textId="77777777" w:rsidTr="008515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5BD83C8F" w14:textId="1E7BF335" w:rsidR="00E52006" w:rsidRPr="00BC188A" w:rsidRDefault="00E52006">
            <w:pPr>
              <w:pStyle w:val="NoSpacing"/>
              <w:jc w:val="center"/>
              <w:rPr>
                <w:sz w:val="16"/>
                <w:szCs w:val="16"/>
              </w:rPr>
            </w:pPr>
            <w:r w:rsidRPr="00BC188A">
              <w:rPr>
                <w:sz w:val="16"/>
                <w:szCs w:val="16"/>
              </w:rPr>
              <w:t>Identity and Access Management</w:t>
            </w:r>
          </w:p>
        </w:tc>
        <w:tc>
          <w:tcPr>
            <w:tcW w:w="5271" w:type="dxa"/>
          </w:tcPr>
          <w:p w14:paraId="119830B7" w14:textId="436EB4BB" w:rsidR="00E52006" w:rsidRPr="00BC188A" w:rsidRDefault="00E52006">
            <w:pPr>
              <w:pStyle w:val="NoSpacing"/>
              <w:jc w:val="both"/>
              <w:cnfStyle w:val="000000010000" w:firstRow="0" w:lastRow="0" w:firstColumn="0" w:lastColumn="0" w:oddVBand="0" w:evenVBand="0" w:oddHBand="0" w:evenHBand="1" w:firstRowFirstColumn="0" w:firstRowLastColumn="0" w:lastRowFirstColumn="0" w:lastRowLastColumn="0"/>
              <w:rPr>
                <w:sz w:val="16"/>
                <w:szCs w:val="16"/>
              </w:rPr>
            </w:pPr>
            <w:r w:rsidRPr="00BC188A">
              <w:rPr>
                <w:sz w:val="16"/>
                <w:szCs w:val="16"/>
              </w:rPr>
              <w:t xml:space="preserve">CWB is implementing new policies, procedures and applications to support its </w:t>
            </w:r>
            <w:r w:rsidR="00375A18" w:rsidRPr="00BC188A">
              <w:rPr>
                <w:sz w:val="16"/>
                <w:szCs w:val="16"/>
              </w:rPr>
              <w:t>cyber</w:t>
            </w:r>
            <w:r w:rsidRPr="00BC188A">
              <w:rPr>
                <w:sz w:val="16"/>
                <w:szCs w:val="16"/>
              </w:rPr>
              <w:t xml:space="preserve">-security program. The solutions implemented under the </w:t>
            </w:r>
            <w:r w:rsidR="00576F04" w:rsidRPr="00BC188A">
              <w:rPr>
                <w:sz w:val="16"/>
                <w:szCs w:val="16"/>
              </w:rPr>
              <w:t>Digital Program</w:t>
            </w:r>
            <w:r w:rsidRPr="00BC188A">
              <w:rPr>
                <w:sz w:val="16"/>
                <w:szCs w:val="16"/>
              </w:rPr>
              <w:t xml:space="preserve"> will be leveraging this new security </w:t>
            </w:r>
            <w:proofErr w:type="gramStart"/>
            <w:r w:rsidRPr="00BC188A">
              <w:rPr>
                <w:sz w:val="16"/>
                <w:szCs w:val="16"/>
              </w:rPr>
              <w:t>solution,</w:t>
            </w:r>
            <w:proofErr w:type="gramEnd"/>
            <w:r w:rsidRPr="00BC188A">
              <w:rPr>
                <w:sz w:val="16"/>
                <w:szCs w:val="16"/>
              </w:rPr>
              <w:t xml:space="preserve"> therefore this project needs to be monitored closely.</w:t>
            </w:r>
          </w:p>
        </w:tc>
      </w:tr>
    </w:tbl>
    <w:p w14:paraId="4B115E60" w14:textId="0996ACCD" w:rsidR="00A241E1" w:rsidRPr="00631314" w:rsidRDefault="00A241E1" w:rsidP="00EA22A5">
      <w:pPr>
        <w:pStyle w:val="Heading1"/>
        <w:keepNext/>
        <w:numPr>
          <w:ilvl w:val="0"/>
          <w:numId w:val="14"/>
        </w:numPr>
        <w:spacing w:before="240" w:line="240" w:lineRule="auto"/>
        <w:ind w:left="992" w:hanging="992"/>
        <w:rPr>
          <w:color w:val="937A46"/>
        </w:rPr>
      </w:pPr>
      <w:bookmarkStart w:id="244" w:name="_Toc29813248"/>
      <w:bookmarkStart w:id="245" w:name="_Toc29817136"/>
      <w:bookmarkStart w:id="246" w:name="_Toc29817195"/>
      <w:bookmarkStart w:id="247" w:name="_Toc29817493"/>
      <w:bookmarkStart w:id="248" w:name="_Toc30688876"/>
      <w:bookmarkEnd w:id="244"/>
      <w:bookmarkEnd w:id="245"/>
      <w:bookmarkEnd w:id="246"/>
      <w:bookmarkEnd w:id="247"/>
      <w:r w:rsidRPr="00631314">
        <w:rPr>
          <w:color w:val="937A46"/>
        </w:rPr>
        <w:lastRenderedPageBreak/>
        <w:t>Milestone Timeline</w:t>
      </w:r>
      <w:bookmarkEnd w:id="241"/>
      <w:bookmarkEnd w:id="242"/>
      <w:bookmarkEnd w:id="243"/>
      <w:bookmarkEnd w:id="248"/>
    </w:p>
    <w:p w14:paraId="682919A7" w14:textId="03BBE3E0" w:rsidR="004E0256" w:rsidRDefault="004E0256" w:rsidP="00EA22A5">
      <w:pPr>
        <w:spacing w:line="240" w:lineRule="auto"/>
        <w:rPr>
          <w:szCs w:val="20"/>
        </w:rPr>
      </w:pPr>
      <w:r w:rsidRPr="005A0CE8">
        <w:rPr>
          <w:szCs w:val="20"/>
        </w:rPr>
        <w:t xml:space="preserve">The following are the major </w:t>
      </w:r>
      <w:r>
        <w:rPr>
          <w:szCs w:val="20"/>
        </w:rPr>
        <w:t xml:space="preserve">program </w:t>
      </w:r>
      <w:r w:rsidRPr="005A0CE8">
        <w:rPr>
          <w:szCs w:val="20"/>
        </w:rPr>
        <w:t xml:space="preserve">milestones </w:t>
      </w:r>
      <w:r>
        <w:rPr>
          <w:szCs w:val="20"/>
        </w:rPr>
        <w:t xml:space="preserve">and timelines </w:t>
      </w:r>
      <w:r w:rsidRPr="005A0CE8">
        <w:rPr>
          <w:szCs w:val="20"/>
        </w:rPr>
        <w:t xml:space="preserve">identified at this time. As the </w:t>
      </w:r>
      <w:r>
        <w:rPr>
          <w:szCs w:val="20"/>
        </w:rPr>
        <w:t>program</w:t>
      </w:r>
      <w:r w:rsidRPr="005A0CE8">
        <w:rPr>
          <w:szCs w:val="20"/>
        </w:rPr>
        <w:t xml:space="preserve"> planning moves forward and the schedule </w:t>
      </w:r>
      <w:r>
        <w:rPr>
          <w:szCs w:val="20"/>
        </w:rPr>
        <w:t>is developed</w:t>
      </w:r>
      <w:r w:rsidR="008515D2">
        <w:rPr>
          <w:szCs w:val="20"/>
        </w:rPr>
        <w:t>,</w:t>
      </w:r>
      <w:r>
        <w:rPr>
          <w:szCs w:val="20"/>
        </w:rPr>
        <w:t xml:space="preserve"> checkpoints </w:t>
      </w:r>
      <w:proofErr w:type="gramStart"/>
      <w:r>
        <w:rPr>
          <w:szCs w:val="20"/>
        </w:rPr>
        <w:t>will be established</w:t>
      </w:r>
      <w:proofErr w:type="gramEnd"/>
      <w:r>
        <w:rPr>
          <w:szCs w:val="20"/>
        </w:rPr>
        <w:t xml:space="preserve"> to confirm the </w:t>
      </w:r>
      <w:r w:rsidRPr="005A0CE8">
        <w:rPr>
          <w:szCs w:val="20"/>
        </w:rPr>
        <w:t>milestones and their target completion dates.</w:t>
      </w:r>
      <w:r>
        <w:rPr>
          <w:szCs w:val="20"/>
        </w:rPr>
        <w:t xml:space="preserve"> </w:t>
      </w:r>
      <w:r w:rsidR="00B6442F">
        <w:rPr>
          <w:szCs w:val="20"/>
        </w:rPr>
        <w:t xml:space="preserve">Detailed timelines/scheduled will be developed at the start of each program stream phase and deliverables tracked throughout the associated implementation timeline. </w:t>
      </w:r>
    </w:p>
    <w:p w14:paraId="6D4C1F29" w14:textId="675DD38A" w:rsidR="000327B7" w:rsidRPr="007D06A5" w:rsidRDefault="000A0FC8" w:rsidP="00EA22A5">
      <w:pPr>
        <w:spacing w:line="240" w:lineRule="auto"/>
        <w:rPr>
          <w:szCs w:val="20"/>
        </w:rPr>
      </w:pPr>
      <w:r>
        <w:rPr>
          <w:noProof/>
        </w:rPr>
        <w:drawing>
          <wp:inline distT="0" distB="0" distL="0" distR="0" wp14:anchorId="21D3E2CE" wp14:editId="42EBD39D">
            <wp:extent cx="6399457" cy="2515922"/>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45566" cy="2534050"/>
                    </a:xfrm>
                    <a:prstGeom prst="rect">
                      <a:avLst/>
                    </a:prstGeom>
                  </pic:spPr>
                </pic:pic>
              </a:graphicData>
            </a:graphic>
          </wp:inline>
        </w:drawing>
      </w:r>
    </w:p>
    <w:p w14:paraId="4BDCA8C5" w14:textId="06FB131D" w:rsidR="00A241E1" w:rsidRPr="00631314" w:rsidRDefault="00A241E1" w:rsidP="00EA22A5">
      <w:pPr>
        <w:pStyle w:val="Heading1"/>
        <w:keepNext/>
        <w:numPr>
          <w:ilvl w:val="0"/>
          <w:numId w:val="14"/>
        </w:numPr>
        <w:spacing w:before="240" w:line="240" w:lineRule="auto"/>
        <w:ind w:left="992" w:hanging="992"/>
        <w:rPr>
          <w:color w:val="937A46"/>
        </w:rPr>
      </w:pPr>
      <w:bookmarkStart w:id="249" w:name="_Toc30683120"/>
      <w:bookmarkStart w:id="250" w:name="_Toc30686671"/>
      <w:bookmarkStart w:id="251" w:name="_Toc30688811"/>
      <w:bookmarkStart w:id="252" w:name="_Toc30688877"/>
      <w:bookmarkStart w:id="253" w:name="_Toc5105787"/>
      <w:bookmarkStart w:id="254" w:name="_Toc30688878"/>
      <w:bookmarkEnd w:id="249"/>
      <w:bookmarkEnd w:id="250"/>
      <w:bookmarkEnd w:id="251"/>
      <w:bookmarkEnd w:id="252"/>
      <w:r w:rsidRPr="00631314">
        <w:rPr>
          <w:color w:val="937A46"/>
        </w:rPr>
        <w:t>Stakeholder</w:t>
      </w:r>
      <w:r w:rsidR="00D8461F">
        <w:rPr>
          <w:color w:val="937A46"/>
        </w:rPr>
        <w:t>s</w:t>
      </w:r>
      <w:bookmarkEnd w:id="253"/>
      <w:bookmarkEnd w:id="254"/>
    </w:p>
    <w:p w14:paraId="56F92F81" w14:textId="131C00D7" w:rsidR="000327B7" w:rsidRDefault="00735545" w:rsidP="00EA22A5">
      <w:pPr>
        <w:spacing w:line="240" w:lineRule="auto"/>
        <w:jc w:val="both"/>
        <w:rPr>
          <w:rFonts w:cstheme="minorHAnsi"/>
        </w:rPr>
      </w:pPr>
      <w:r>
        <w:rPr>
          <w:szCs w:val="20"/>
        </w:rPr>
        <w:t xml:space="preserve">The </w:t>
      </w:r>
      <w:r w:rsidR="00576F04">
        <w:rPr>
          <w:szCs w:val="20"/>
        </w:rPr>
        <w:t>Digital Program</w:t>
      </w:r>
      <w:r>
        <w:rPr>
          <w:szCs w:val="20"/>
        </w:rPr>
        <w:t xml:space="preserve"> </w:t>
      </w:r>
      <w:r w:rsidRPr="003A5575">
        <w:rPr>
          <w:szCs w:val="20"/>
        </w:rPr>
        <w:t xml:space="preserve">is a complex </w:t>
      </w:r>
      <w:r>
        <w:rPr>
          <w:szCs w:val="20"/>
        </w:rPr>
        <w:t xml:space="preserve">undertaking </w:t>
      </w:r>
      <w:r w:rsidRPr="003A5575">
        <w:rPr>
          <w:szCs w:val="20"/>
        </w:rPr>
        <w:t xml:space="preserve">that </w:t>
      </w:r>
      <w:r w:rsidR="00957EFE" w:rsidRPr="003A5575">
        <w:rPr>
          <w:szCs w:val="20"/>
        </w:rPr>
        <w:t>affects</w:t>
      </w:r>
      <w:r w:rsidRPr="003A5575">
        <w:rPr>
          <w:szCs w:val="20"/>
        </w:rPr>
        <w:t xml:space="preserve"> numerous and diverse groups of stakeholders</w:t>
      </w:r>
      <w:r>
        <w:rPr>
          <w:szCs w:val="20"/>
        </w:rPr>
        <w:t>.</w:t>
      </w:r>
      <w:r w:rsidRPr="003A5575">
        <w:rPr>
          <w:szCs w:val="20"/>
        </w:rPr>
        <w:t xml:space="preserve"> </w:t>
      </w:r>
      <w:r>
        <w:rPr>
          <w:szCs w:val="20"/>
        </w:rPr>
        <w:t xml:space="preserve">The following table represents the primary Stakeholder groups that will play a continual role throughput the Program. </w:t>
      </w:r>
    </w:p>
    <w:p w14:paraId="03D6278D" w14:textId="3458ECEE" w:rsidR="00593347" w:rsidRDefault="00593347" w:rsidP="00EA22A5">
      <w:pPr>
        <w:spacing w:line="240" w:lineRule="auto"/>
        <w:jc w:val="both"/>
        <w:rPr>
          <w:rFonts w:cstheme="minorHAnsi"/>
        </w:rPr>
      </w:pPr>
      <w:r w:rsidRPr="00593347">
        <w:rPr>
          <w:rFonts w:cstheme="minorHAnsi"/>
        </w:rPr>
        <w:t xml:space="preserve">Based on the output of the </w:t>
      </w:r>
      <w:hyperlink r:id="rId26" w:history="1">
        <w:r w:rsidR="00576F04">
          <w:rPr>
            <w:rStyle w:val="Hyperlink"/>
            <w:rFonts w:cstheme="minorHAnsi"/>
          </w:rPr>
          <w:t>Digital Program</w:t>
        </w:r>
        <w:r w:rsidRPr="00593347">
          <w:rPr>
            <w:rStyle w:val="Hyperlink"/>
            <w:rFonts w:cstheme="minorHAnsi"/>
          </w:rPr>
          <w:t xml:space="preserve"> Stakeholder Register</w:t>
        </w:r>
      </w:hyperlink>
      <w:r w:rsidRPr="00593347">
        <w:rPr>
          <w:rFonts w:cstheme="minorHAnsi"/>
        </w:rPr>
        <w:t>, the Stakeholder groups that will be engaged to deliver the scope of the pro</w:t>
      </w:r>
      <w:r>
        <w:rPr>
          <w:rFonts w:cstheme="minorHAnsi"/>
        </w:rPr>
        <w:t>gram</w:t>
      </w:r>
      <w:r w:rsidRPr="00593347">
        <w:rPr>
          <w:rFonts w:cstheme="minorHAnsi"/>
        </w:rPr>
        <w:t xml:space="preserve"> as well as those that will be impacted post implementation have been </w:t>
      </w:r>
      <w:proofErr w:type="gramStart"/>
      <w:r w:rsidRPr="00593347">
        <w:rPr>
          <w:rFonts w:cstheme="minorHAnsi"/>
        </w:rPr>
        <w:t>identified  and</w:t>
      </w:r>
      <w:proofErr w:type="gramEnd"/>
      <w:r w:rsidRPr="00593347">
        <w:rPr>
          <w:rFonts w:cstheme="minorHAnsi"/>
        </w:rPr>
        <w:t xml:space="preserve"> documented</w:t>
      </w:r>
      <w:r>
        <w:rPr>
          <w:rFonts w:cstheme="minorHAnsi"/>
        </w:rPr>
        <w:t xml:space="preserve"> as follows</w:t>
      </w:r>
      <w:r w:rsidRPr="00593347">
        <w:rPr>
          <w:rFonts w:cstheme="minorHAnsi"/>
        </w:rPr>
        <w:t>:</w:t>
      </w:r>
    </w:p>
    <w:tbl>
      <w:tblPr>
        <w:tblStyle w:val="Corporate"/>
        <w:tblW w:w="9214" w:type="dxa"/>
        <w:jc w:val="center"/>
        <w:tblLook w:val="0420" w:firstRow="1" w:lastRow="0" w:firstColumn="0" w:lastColumn="0" w:noHBand="0" w:noVBand="1"/>
      </w:tblPr>
      <w:tblGrid>
        <w:gridCol w:w="3119"/>
        <w:gridCol w:w="2555"/>
        <w:gridCol w:w="1951"/>
        <w:gridCol w:w="1589"/>
      </w:tblGrid>
      <w:tr w:rsidR="003976E0" w:rsidRPr="00121005" w14:paraId="36E459D0" w14:textId="77777777" w:rsidTr="00EA22A5">
        <w:trPr>
          <w:cnfStyle w:val="100000000000" w:firstRow="1" w:lastRow="0" w:firstColumn="0" w:lastColumn="0" w:oddVBand="0" w:evenVBand="0" w:oddHBand="0" w:evenHBand="0" w:firstRowFirstColumn="0" w:firstRowLastColumn="0" w:lastRowFirstColumn="0" w:lastRowLastColumn="0"/>
          <w:trHeight w:val="53"/>
          <w:tblHeader/>
          <w:jc w:val="center"/>
        </w:trPr>
        <w:tc>
          <w:tcPr>
            <w:tcW w:w="3119" w:type="dxa"/>
          </w:tcPr>
          <w:p w14:paraId="6ED51497" w14:textId="77777777" w:rsidR="003976E0" w:rsidRPr="00593347" w:rsidRDefault="003976E0">
            <w:pPr>
              <w:spacing w:after="0" w:line="240" w:lineRule="auto"/>
              <w:rPr>
                <w:b w:val="0"/>
                <w:sz w:val="22"/>
                <w:szCs w:val="20"/>
              </w:rPr>
            </w:pPr>
            <w:r w:rsidRPr="00593347">
              <w:rPr>
                <w:sz w:val="22"/>
                <w:szCs w:val="20"/>
              </w:rPr>
              <w:t>Stakeholder Group</w:t>
            </w:r>
          </w:p>
        </w:tc>
        <w:tc>
          <w:tcPr>
            <w:tcW w:w="2555" w:type="dxa"/>
          </w:tcPr>
          <w:p w14:paraId="7F83C4E9" w14:textId="77777777" w:rsidR="003976E0" w:rsidRPr="00593347" w:rsidRDefault="003976E0">
            <w:pPr>
              <w:spacing w:after="0" w:line="240" w:lineRule="auto"/>
              <w:rPr>
                <w:b w:val="0"/>
                <w:sz w:val="22"/>
                <w:szCs w:val="20"/>
              </w:rPr>
            </w:pPr>
            <w:r w:rsidRPr="00593347">
              <w:rPr>
                <w:sz w:val="22"/>
                <w:szCs w:val="20"/>
              </w:rPr>
              <w:t>Role on Pro</w:t>
            </w:r>
            <w:r>
              <w:rPr>
                <w:sz w:val="22"/>
                <w:szCs w:val="20"/>
              </w:rPr>
              <w:t>gram</w:t>
            </w:r>
          </w:p>
        </w:tc>
        <w:tc>
          <w:tcPr>
            <w:tcW w:w="1951" w:type="dxa"/>
          </w:tcPr>
          <w:p w14:paraId="7D2619C0" w14:textId="77777777" w:rsidR="003976E0" w:rsidRPr="00593347" w:rsidRDefault="003976E0">
            <w:pPr>
              <w:spacing w:after="0" w:line="240" w:lineRule="auto"/>
              <w:jc w:val="center"/>
              <w:rPr>
                <w:rFonts w:asciiTheme="minorHAnsi" w:hAnsiTheme="minorHAnsi" w:cstheme="minorHAnsi"/>
                <w:sz w:val="22"/>
                <w:szCs w:val="20"/>
              </w:rPr>
            </w:pPr>
            <w:r w:rsidRPr="00593347">
              <w:rPr>
                <w:rFonts w:asciiTheme="minorHAnsi" w:hAnsiTheme="minorHAnsi" w:cstheme="minorHAnsi"/>
                <w:sz w:val="22"/>
                <w:szCs w:val="20"/>
              </w:rPr>
              <w:t>Level of  Program Engagement</w:t>
            </w:r>
          </w:p>
          <w:p w14:paraId="39B6C560" w14:textId="77777777" w:rsidR="003976E0" w:rsidRPr="00593347" w:rsidRDefault="003976E0">
            <w:pPr>
              <w:spacing w:after="0" w:line="240" w:lineRule="auto"/>
              <w:jc w:val="center"/>
              <w:rPr>
                <w:rFonts w:asciiTheme="majorHAnsi" w:hAnsiTheme="majorHAnsi" w:cstheme="majorHAnsi"/>
                <w:sz w:val="22"/>
                <w:szCs w:val="20"/>
              </w:rPr>
            </w:pPr>
            <w:r w:rsidRPr="00593347">
              <w:rPr>
                <w:rFonts w:asciiTheme="minorHAnsi" w:hAnsiTheme="minorHAnsi" w:cstheme="minorHAnsi"/>
                <w:sz w:val="22"/>
                <w:szCs w:val="20"/>
              </w:rPr>
              <w:t>(H\M\L)</w:t>
            </w:r>
          </w:p>
        </w:tc>
        <w:tc>
          <w:tcPr>
            <w:tcW w:w="1589" w:type="dxa"/>
          </w:tcPr>
          <w:p w14:paraId="33BEB9A2" w14:textId="77777777" w:rsidR="003976E0" w:rsidRPr="00593347" w:rsidRDefault="003976E0">
            <w:pPr>
              <w:spacing w:after="0" w:line="240" w:lineRule="auto"/>
              <w:jc w:val="center"/>
              <w:rPr>
                <w:rFonts w:asciiTheme="majorHAnsi" w:hAnsiTheme="majorHAnsi" w:cstheme="majorHAnsi"/>
                <w:sz w:val="22"/>
                <w:szCs w:val="20"/>
              </w:rPr>
            </w:pPr>
            <w:r w:rsidRPr="00593347">
              <w:rPr>
                <w:rFonts w:asciiTheme="minorHAnsi" w:hAnsiTheme="minorHAnsi" w:cstheme="minorHAnsi"/>
                <w:sz w:val="22"/>
                <w:szCs w:val="20"/>
              </w:rPr>
              <w:t>Level of  Operational Impact (H/M/L)</w:t>
            </w:r>
          </w:p>
        </w:tc>
      </w:tr>
      <w:tr w:rsidR="003976E0" w:rsidRPr="0099234B" w14:paraId="1AF3A5E0"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715651DB" w14:textId="77777777" w:rsidR="003976E0" w:rsidRPr="009371F4" w:rsidRDefault="003976E0">
            <w:pPr>
              <w:spacing w:after="0" w:line="240" w:lineRule="auto"/>
              <w:rPr>
                <w:rFonts w:cstheme="minorHAnsi"/>
                <w:sz w:val="22"/>
              </w:rPr>
            </w:pPr>
            <w:r w:rsidRPr="009371F4">
              <w:rPr>
                <w:rFonts w:cstheme="minorHAnsi"/>
                <w:sz w:val="22"/>
              </w:rPr>
              <w:t>AML – Regulatory Compliance</w:t>
            </w:r>
          </w:p>
        </w:tc>
        <w:tc>
          <w:tcPr>
            <w:tcW w:w="2555" w:type="dxa"/>
            <w:vAlign w:val="top"/>
          </w:tcPr>
          <w:p w14:paraId="178F41D6" w14:textId="77777777" w:rsidR="003976E0" w:rsidRPr="009371F4" w:rsidRDefault="003976E0">
            <w:pPr>
              <w:spacing w:after="0" w:line="240" w:lineRule="auto"/>
              <w:rPr>
                <w:rFonts w:cstheme="minorHAnsi"/>
                <w:sz w:val="22"/>
              </w:rPr>
            </w:pPr>
            <w:r w:rsidRPr="009371F4">
              <w:rPr>
                <w:rFonts w:cstheme="minorHAnsi"/>
                <w:sz w:val="22"/>
              </w:rPr>
              <w:t>SME / UAT Support</w:t>
            </w:r>
          </w:p>
        </w:tc>
        <w:tc>
          <w:tcPr>
            <w:tcW w:w="1951" w:type="dxa"/>
            <w:vAlign w:val="top"/>
          </w:tcPr>
          <w:p w14:paraId="6DDD6B35" w14:textId="77777777" w:rsidR="003976E0" w:rsidRPr="009371F4" w:rsidRDefault="003976E0">
            <w:pPr>
              <w:spacing w:after="0" w:line="240" w:lineRule="auto"/>
              <w:jc w:val="center"/>
              <w:rPr>
                <w:rFonts w:cstheme="minorHAnsi"/>
                <w:sz w:val="22"/>
              </w:rPr>
            </w:pPr>
            <w:r w:rsidRPr="009371F4">
              <w:rPr>
                <w:rFonts w:cstheme="minorHAnsi"/>
                <w:sz w:val="22"/>
              </w:rPr>
              <w:t>M</w:t>
            </w:r>
          </w:p>
        </w:tc>
        <w:tc>
          <w:tcPr>
            <w:tcW w:w="1589" w:type="dxa"/>
            <w:vAlign w:val="top"/>
          </w:tcPr>
          <w:p w14:paraId="6266C07F" w14:textId="77777777" w:rsidR="003976E0" w:rsidRPr="009371F4" w:rsidRDefault="003976E0">
            <w:pPr>
              <w:spacing w:after="0" w:line="240" w:lineRule="auto"/>
              <w:jc w:val="center"/>
              <w:rPr>
                <w:rFonts w:cstheme="minorHAnsi"/>
                <w:sz w:val="22"/>
              </w:rPr>
            </w:pPr>
            <w:r w:rsidRPr="009371F4">
              <w:rPr>
                <w:rFonts w:cstheme="minorHAnsi"/>
                <w:sz w:val="22"/>
              </w:rPr>
              <w:t>M</w:t>
            </w:r>
          </w:p>
        </w:tc>
      </w:tr>
      <w:tr w:rsidR="003976E0" w:rsidRPr="0099234B" w14:paraId="028E1897"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102F3EC5"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Banking Operations</w:t>
            </w:r>
          </w:p>
        </w:tc>
        <w:tc>
          <w:tcPr>
            <w:tcW w:w="2555" w:type="dxa"/>
            <w:vAlign w:val="top"/>
          </w:tcPr>
          <w:p w14:paraId="7F87CE79"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 xml:space="preserve">Program Delivery </w:t>
            </w:r>
          </w:p>
        </w:tc>
        <w:tc>
          <w:tcPr>
            <w:tcW w:w="1951" w:type="dxa"/>
            <w:vAlign w:val="top"/>
          </w:tcPr>
          <w:p w14:paraId="18090008" w14:textId="77777777" w:rsidR="003976E0" w:rsidRPr="00593347" w:rsidRDefault="003976E0">
            <w:pPr>
              <w:spacing w:after="0" w:line="240" w:lineRule="auto"/>
              <w:jc w:val="center"/>
              <w:rPr>
                <w:sz w:val="22"/>
                <w:szCs w:val="19"/>
              </w:rPr>
            </w:pPr>
            <w:r w:rsidRPr="00593347">
              <w:rPr>
                <w:sz w:val="22"/>
                <w:szCs w:val="19"/>
              </w:rPr>
              <w:t>M</w:t>
            </w:r>
          </w:p>
        </w:tc>
        <w:tc>
          <w:tcPr>
            <w:tcW w:w="1589" w:type="dxa"/>
            <w:vAlign w:val="top"/>
          </w:tcPr>
          <w:p w14:paraId="2C52E0FD" w14:textId="77777777" w:rsidR="003976E0" w:rsidRPr="00593347" w:rsidRDefault="003976E0">
            <w:pPr>
              <w:spacing w:after="0" w:line="240" w:lineRule="auto"/>
              <w:jc w:val="center"/>
              <w:rPr>
                <w:sz w:val="22"/>
                <w:szCs w:val="19"/>
              </w:rPr>
            </w:pPr>
            <w:r w:rsidRPr="00593347">
              <w:rPr>
                <w:sz w:val="22"/>
                <w:szCs w:val="19"/>
              </w:rPr>
              <w:t>L</w:t>
            </w:r>
          </w:p>
        </w:tc>
      </w:tr>
      <w:tr w:rsidR="003976E0" w:rsidRPr="0099234B" w14:paraId="44A01934"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205201B2" w14:textId="77777777" w:rsidR="003976E0" w:rsidRPr="00AB1272" w:rsidRDefault="003976E0">
            <w:pPr>
              <w:spacing w:after="0" w:line="240" w:lineRule="auto"/>
              <w:rPr>
                <w:rFonts w:cstheme="minorHAnsi"/>
                <w:sz w:val="22"/>
                <w:szCs w:val="20"/>
              </w:rPr>
            </w:pPr>
            <w:r w:rsidRPr="00AB1272">
              <w:rPr>
                <w:rFonts w:cstheme="minorHAnsi"/>
                <w:sz w:val="22"/>
                <w:szCs w:val="20"/>
              </w:rPr>
              <w:t>Bits In Glass (</w:t>
            </w:r>
            <w:r>
              <w:rPr>
                <w:rFonts w:cstheme="minorHAnsi"/>
                <w:sz w:val="22"/>
                <w:szCs w:val="20"/>
              </w:rPr>
              <w:t>CWB’s Digital Partner</w:t>
            </w:r>
            <w:r w:rsidRPr="00AB1272">
              <w:rPr>
                <w:rFonts w:cstheme="minorHAnsi"/>
                <w:sz w:val="22"/>
                <w:szCs w:val="20"/>
              </w:rPr>
              <w:t>)</w:t>
            </w:r>
          </w:p>
        </w:tc>
        <w:tc>
          <w:tcPr>
            <w:tcW w:w="2555" w:type="dxa"/>
            <w:vAlign w:val="top"/>
          </w:tcPr>
          <w:p w14:paraId="0517BCEC" w14:textId="3EC5CBC3" w:rsidR="003976E0" w:rsidRPr="00AB1272" w:rsidRDefault="003976E0">
            <w:pPr>
              <w:spacing w:after="0" w:line="240" w:lineRule="auto"/>
              <w:rPr>
                <w:rFonts w:cstheme="minorHAnsi"/>
                <w:sz w:val="22"/>
                <w:szCs w:val="20"/>
              </w:rPr>
            </w:pPr>
            <w:r w:rsidRPr="00AB1272">
              <w:rPr>
                <w:rFonts w:cstheme="minorHAnsi"/>
                <w:sz w:val="22"/>
                <w:szCs w:val="20"/>
              </w:rPr>
              <w:t>Program Delivery</w:t>
            </w:r>
            <w:r w:rsidR="00132C36">
              <w:rPr>
                <w:rFonts w:cstheme="minorHAnsi"/>
                <w:sz w:val="22"/>
                <w:szCs w:val="20"/>
              </w:rPr>
              <w:t xml:space="preserve"> and Sustainment</w:t>
            </w:r>
          </w:p>
        </w:tc>
        <w:tc>
          <w:tcPr>
            <w:tcW w:w="1951" w:type="dxa"/>
            <w:vAlign w:val="top"/>
          </w:tcPr>
          <w:p w14:paraId="7AB75723"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H</w:t>
            </w:r>
          </w:p>
        </w:tc>
        <w:tc>
          <w:tcPr>
            <w:tcW w:w="1589" w:type="dxa"/>
            <w:vAlign w:val="top"/>
          </w:tcPr>
          <w:p w14:paraId="6696DCC3"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4A2F08F8"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4CF3BD1A" w14:textId="77777777" w:rsidR="003976E0" w:rsidRPr="00593347" w:rsidRDefault="003976E0">
            <w:pPr>
              <w:spacing w:after="0" w:line="240" w:lineRule="auto"/>
              <w:rPr>
                <w:rFonts w:cstheme="minorHAnsi"/>
                <w:sz w:val="22"/>
                <w:szCs w:val="19"/>
              </w:rPr>
            </w:pPr>
            <w:r w:rsidRPr="00593347">
              <w:rPr>
                <w:rFonts w:cstheme="minorHAnsi"/>
                <w:sz w:val="22"/>
                <w:szCs w:val="19"/>
              </w:rPr>
              <w:t>Branch Staff</w:t>
            </w:r>
          </w:p>
        </w:tc>
        <w:tc>
          <w:tcPr>
            <w:tcW w:w="2555" w:type="dxa"/>
            <w:vAlign w:val="top"/>
          </w:tcPr>
          <w:p w14:paraId="3DAA66C9" w14:textId="77777777" w:rsidR="003976E0" w:rsidRPr="00593347" w:rsidRDefault="003976E0">
            <w:pPr>
              <w:spacing w:after="0" w:line="240" w:lineRule="auto"/>
              <w:rPr>
                <w:rFonts w:cstheme="minorHAnsi"/>
                <w:sz w:val="22"/>
                <w:szCs w:val="19"/>
              </w:rPr>
            </w:pPr>
            <w:r w:rsidRPr="00593347">
              <w:rPr>
                <w:rFonts w:cstheme="minorHAnsi"/>
                <w:sz w:val="22"/>
                <w:szCs w:val="19"/>
              </w:rPr>
              <w:t xml:space="preserve">SME / UAT Support </w:t>
            </w:r>
          </w:p>
        </w:tc>
        <w:tc>
          <w:tcPr>
            <w:tcW w:w="1951" w:type="dxa"/>
            <w:vAlign w:val="top"/>
          </w:tcPr>
          <w:p w14:paraId="4D360CC7"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L</w:t>
            </w:r>
          </w:p>
        </w:tc>
        <w:tc>
          <w:tcPr>
            <w:tcW w:w="1589" w:type="dxa"/>
            <w:vAlign w:val="top"/>
          </w:tcPr>
          <w:p w14:paraId="2D950D61"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M</w:t>
            </w:r>
          </w:p>
        </w:tc>
      </w:tr>
      <w:tr w:rsidR="003976E0" w:rsidRPr="0099234B" w14:paraId="2F52FE61"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0977FDEB"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Branches/Regional Management</w:t>
            </w:r>
          </w:p>
        </w:tc>
        <w:tc>
          <w:tcPr>
            <w:tcW w:w="2555" w:type="dxa"/>
            <w:vAlign w:val="top"/>
          </w:tcPr>
          <w:p w14:paraId="5B54E275"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Program Delivery</w:t>
            </w:r>
          </w:p>
        </w:tc>
        <w:tc>
          <w:tcPr>
            <w:tcW w:w="1951" w:type="dxa"/>
            <w:vAlign w:val="top"/>
          </w:tcPr>
          <w:p w14:paraId="62808449" w14:textId="77777777" w:rsidR="003976E0" w:rsidRPr="00593347" w:rsidRDefault="003976E0">
            <w:pPr>
              <w:spacing w:after="0" w:line="240" w:lineRule="auto"/>
              <w:jc w:val="center"/>
              <w:rPr>
                <w:sz w:val="22"/>
                <w:szCs w:val="19"/>
              </w:rPr>
            </w:pPr>
            <w:r w:rsidRPr="00593347">
              <w:rPr>
                <w:sz w:val="22"/>
                <w:szCs w:val="19"/>
              </w:rPr>
              <w:t>M</w:t>
            </w:r>
          </w:p>
        </w:tc>
        <w:tc>
          <w:tcPr>
            <w:tcW w:w="1589" w:type="dxa"/>
            <w:vAlign w:val="top"/>
          </w:tcPr>
          <w:p w14:paraId="775FBFEE" w14:textId="77777777" w:rsidR="003976E0" w:rsidRPr="00593347" w:rsidRDefault="003976E0">
            <w:pPr>
              <w:spacing w:after="0" w:line="240" w:lineRule="auto"/>
              <w:jc w:val="center"/>
              <w:rPr>
                <w:sz w:val="22"/>
                <w:szCs w:val="19"/>
              </w:rPr>
            </w:pPr>
            <w:r w:rsidRPr="00593347">
              <w:rPr>
                <w:sz w:val="22"/>
                <w:szCs w:val="19"/>
              </w:rPr>
              <w:t>L</w:t>
            </w:r>
          </w:p>
        </w:tc>
      </w:tr>
      <w:tr w:rsidR="003976E0" w:rsidRPr="0099234B" w14:paraId="73FAD9B6"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1DF59EE4" w14:textId="77777777" w:rsidR="003976E0" w:rsidRPr="00AB1272" w:rsidRDefault="003976E0">
            <w:pPr>
              <w:spacing w:after="0" w:line="240" w:lineRule="auto"/>
              <w:rPr>
                <w:rFonts w:cstheme="minorHAnsi"/>
                <w:sz w:val="22"/>
                <w:szCs w:val="20"/>
              </w:rPr>
            </w:pPr>
            <w:r w:rsidRPr="00AB1272">
              <w:rPr>
                <w:rFonts w:cstheme="minorHAnsi"/>
                <w:sz w:val="22"/>
                <w:szCs w:val="20"/>
              </w:rPr>
              <w:t>CAPE</w:t>
            </w:r>
          </w:p>
        </w:tc>
        <w:tc>
          <w:tcPr>
            <w:tcW w:w="2555" w:type="dxa"/>
            <w:vAlign w:val="top"/>
          </w:tcPr>
          <w:p w14:paraId="72DD4786" w14:textId="77777777" w:rsidR="003976E0" w:rsidRPr="00AB1272" w:rsidRDefault="003976E0">
            <w:pPr>
              <w:spacing w:after="0" w:line="240" w:lineRule="auto"/>
              <w:rPr>
                <w:rFonts w:cstheme="minorHAnsi"/>
                <w:sz w:val="22"/>
                <w:szCs w:val="20"/>
              </w:rPr>
            </w:pPr>
            <w:r w:rsidRPr="00AB1272">
              <w:rPr>
                <w:rFonts w:cstheme="minorHAnsi"/>
                <w:sz w:val="22"/>
                <w:szCs w:val="20"/>
              </w:rPr>
              <w:t>Program Delivery</w:t>
            </w:r>
          </w:p>
        </w:tc>
        <w:tc>
          <w:tcPr>
            <w:tcW w:w="1951" w:type="dxa"/>
            <w:vAlign w:val="top"/>
          </w:tcPr>
          <w:p w14:paraId="2E0DD073"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63028D7D"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12349D0A"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797F0B22" w14:textId="77777777" w:rsidR="003976E0" w:rsidRDefault="003976E0">
            <w:pPr>
              <w:spacing w:after="0" w:line="240" w:lineRule="auto"/>
              <w:rPr>
                <w:rFonts w:cstheme="minorHAnsi"/>
                <w:szCs w:val="20"/>
              </w:rPr>
            </w:pPr>
            <w:r w:rsidRPr="00F13D42">
              <w:rPr>
                <w:rFonts w:cstheme="minorHAnsi"/>
                <w:sz w:val="22"/>
                <w:szCs w:val="20"/>
              </w:rPr>
              <w:t xml:space="preserve">Central 1 </w:t>
            </w:r>
            <w:r>
              <w:rPr>
                <w:rFonts w:cstheme="minorHAnsi"/>
                <w:sz w:val="22"/>
                <w:szCs w:val="20"/>
              </w:rPr>
              <w:t>(CWB’s Digital Partner)</w:t>
            </w:r>
          </w:p>
        </w:tc>
        <w:tc>
          <w:tcPr>
            <w:tcW w:w="2555" w:type="dxa"/>
            <w:vAlign w:val="top"/>
          </w:tcPr>
          <w:p w14:paraId="19DB0679" w14:textId="77777777" w:rsidR="003976E0" w:rsidRPr="00AB1272" w:rsidRDefault="003976E0">
            <w:pPr>
              <w:spacing w:after="0" w:line="240" w:lineRule="auto"/>
              <w:rPr>
                <w:rFonts w:cstheme="minorHAnsi"/>
                <w:szCs w:val="20"/>
              </w:rPr>
            </w:pPr>
            <w:r w:rsidRPr="00AB1272">
              <w:rPr>
                <w:rFonts w:cstheme="minorHAnsi"/>
                <w:sz w:val="22"/>
                <w:szCs w:val="20"/>
              </w:rPr>
              <w:t>Program Delivery</w:t>
            </w:r>
          </w:p>
        </w:tc>
        <w:tc>
          <w:tcPr>
            <w:tcW w:w="1951" w:type="dxa"/>
            <w:vAlign w:val="top"/>
          </w:tcPr>
          <w:p w14:paraId="029411D3" w14:textId="77777777" w:rsidR="003976E0" w:rsidRPr="00AB1272" w:rsidRDefault="003976E0">
            <w:pPr>
              <w:spacing w:after="0" w:line="240" w:lineRule="auto"/>
              <w:jc w:val="center"/>
              <w:rPr>
                <w:rFonts w:cstheme="minorHAnsi"/>
                <w:szCs w:val="20"/>
              </w:rPr>
            </w:pPr>
            <w:r w:rsidRPr="00AB1272">
              <w:rPr>
                <w:rFonts w:cstheme="minorHAnsi"/>
                <w:sz w:val="22"/>
                <w:szCs w:val="20"/>
              </w:rPr>
              <w:t>H</w:t>
            </w:r>
          </w:p>
        </w:tc>
        <w:tc>
          <w:tcPr>
            <w:tcW w:w="1589" w:type="dxa"/>
            <w:vAlign w:val="top"/>
          </w:tcPr>
          <w:p w14:paraId="057C722B" w14:textId="77777777" w:rsidR="003976E0" w:rsidRPr="00AB1272" w:rsidRDefault="003976E0">
            <w:pPr>
              <w:spacing w:after="0" w:line="240" w:lineRule="auto"/>
              <w:jc w:val="center"/>
              <w:rPr>
                <w:rFonts w:cstheme="minorHAnsi"/>
                <w:szCs w:val="20"/>
              </w:rPr>
            </w:pPr>
            <w:r w:rsidRPr="00AB1272">
              <w:rPr>
                <w:rFonts w:cstheme="minorHAnsi"/>
                <w:sz w:val="22"/>
                <w:szCs w:val="20"/>
              </w:rPr>
              <w:t>L</w:t>
            </w:r>
          </w:p>
        </w:tc>
      </w:tr>
      <w:tr w:rsidR="003976E0" w:rsidRPr="0099234B" w14:paraId="69DBAD32"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077942B2" w14:textId="77777777" w:rsidR="003976E0" w:rsidRPr="00AB1272" w:rsidRDefault="003976E0">
            <w:pPr>
              <w:spacing w:after="0" w:line="240" w:lineRule="auto"/>
              <w:rPr>
                <w:rFonts w:cstheme="minorHAnsi"/>
                <w:sz w:val="22"/>
                <w:szCs w:val="20"/>
              </w:rPr>
            </w:pPr>
            <w:r w:rsidRPr="00AB1272">
              <w:rPr>
                <w:rFonts w:cstheme="minorHAnsi"/>
                <w:sz w:val="22"/>
                <w:szCs w:val="20"/>
              </w:rPr>
              <w:t>Centralized Services</w:t>
            </w:r>
          </w:p>
        </w:tc>
        <w:tc>
          <w:tcPr>
            <w:tcW w:w="2555" w:type="dxa"/>
            <w:vAlign w:val="top"/>
          </w:tcPr>
          <w:p w14:paraId="5200687D" w14:textId="77777777" w:rsidR="003976E0" w:rsidRPr="00AB1272" w:rsidRDefault="003976E0">
            <w:pPr>
              <w:spacing w:after="0" w:line="240" w:lineRule="auto"/>
              <w:rPr>
                <w:rFonts w:cstheme="minorHAnsi"/>
                <w:sz w:val="22"/>
                <w:szCs w:val="20"/>
              </w:rPr>
            </w:pPr>
            <w:r w:rsidRPr="00AB1272">
              <w:rPr>
                <w:rFonts w:cstheme="minorHAnsi"/>
                <w:sz w:val="22"/>
                <w:szCs w:val="20"/>
              </w:rPr>
              <w:t>SME / UAT Support</w:t>
            </w:r>
          </w:p>
        </w:tc>
        <w:tc>
          <w:tcPr>
            <w:tcW w:w="1951" w:type="dxa"/>
            <w:vAlign w:val="top"/>
          </w:tcPr>
          <w:p w14:paraId="74B55FFB"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6D301D29"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016A32A5"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2B904862"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lastRenderedPageBreak/>
              <w:t>Client Solutions</w:t>
            </w:r>
          </w:p>
        </w:tc>
        <w:tc>
          <w:tcPr>
            <w:tcW w:w="2555" w:type="dxa"/>
            <w:vAlign w:val="top"/>
          </w:tcPr>
          <w:p w14:paraId="59359CAF"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Program Governance &amp; Delivery</w:t>
            </w:r>
          </w:p>
        </w:tc>
        <w:tc>
          <w:tcPr>
            <w:tcW w:w="1951" w:type="dxa"/>
            <w:vAlign w:val="top"/>
          </w:tcPr>
          <w:p w14:paraId="78C8D18B" w14:textId="15895616" w:rsidR="003976E0" w:rsidRPr="00593347" w:rsidRDefault="007A2B7E">
            <w:pPr>
              <w:spacing w:after="0" w:line="240" w:lineRule="auto"/>
              <w:jc w:val="center"/>
              <w:rPr>
                <w:sz w:val="22"/>
                <w:szCs w:val="19"/>
              </w:rPr>
            </w:pPr>
            <w:r>
              <w:rPr>
                <w:sz w:val="22"/>
                <w:szCs w:val="19"/>
              </w:rPr>
              <w:t>H</w:t>
            </w:r>
          </w:p>
        </w:tc>
        <w:tc>
          <w:tcPr>
            <w:tcW w:w="1589" w:type="dxa"/>
            <w:vAlign w:val="top"/>
          </w:tcPr>
          <w:p w14:paraId="4B1BB7E2" w14:textId="50B8549F" w:rsidR="003976E0" w:rsidRPr="00593347" w:rsidRDefault="007A2B7E">
            <w:pPr>
              <w:spacing w:after="0" w:line="240" w:lineRule="auto"/>
              <w:jc w:val="center"/>
              <w:rPr>
                <w:sz w:val="22"/>
                <w:szCs w:val="19"/>
              </w:rPr>
            </w:pPr>
            <w:r>
              <w:rPr>
                <w:sz w:val="22"/>
                <w:szCs w:val="19"/>
              </w:rPr>
              <w:t>H</w:t>
            </w:r>
          </w:p>
        </w:tc>
      </w:tr>
      <w:tr w:rsidR="003976E0" w:rsidRPr="0099234B" w14:paraId="416057C4"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622599BD" w14:textId="77777777" w:rsidR="003976E0" w:rsidRPr="00AB1272" w:rsidRDefault="003976E0">
            <w:pPr>
              <w:spacing w:after="0" w:line="240" w:lineRule="auto"/>
              <w:rPr>
                <w:rFonts w:cstheme="minorHAnsi"/>
                <w:sz w:val="22"/>
                <w:szCs w:val="20"/>
              </w:rPr>
            </w:pPr>
            <w:r w:rsidRPr="00AB1272">
              <w:rPr>
                <w:rFonts w:cstheme="minorHAnsi"/>
                <w:sz w:val="22"/>
                <w:szCs w:val="20"/>
              </w:rPr>
              <w:t>Consumer Protection / Privacy</w:t>
            </w:r>
          </w:p>
        </w:tc>
        <w:tc>
          <w:tcPr>
            <w:tcW w:w="2555" w:type="dxa"/>
            <w:vAlign w:val="top"/>
          </w:tcPr>
          <w:p w14:paraId="5787D189" w14:textId="77777777" w:rsidR="003976E0" w:rsidRPr="00AB1272" w:rsidRDefault="003976E0">
            <w:pPr>
              <w:spacing w:after="0" w:line="240" w:lineRule="auto"/>
              <w:rPr>
                <w:rFonts w:cstheme="minorHAnsi"/>
                <w:sz w:val="22"/>
                <w:szCs w:val="20"/>
              </w:rPr>
            </w:pPr>
            <w:r w:rsidRPr="00AB1272">
              <w:rPr>
                <w:rFonts w:cstheme="minorHAnsi"/>
                <w:sz w:val="22"/>
                <w:szCs w:val="20"/>
              </w:rPr>
              <w:t>SME / UAT Support</w:t>
            </w:r>
          </w:p>
        </w:tc>
        <w:tc>
          <w:tcPr>
            <w:tcW w:w="1951" w:type="dxa"/>
            <w:vAlign w:val="top"/>
          </w:tcPr>
          <w:p w14:paraId="107E4CF7"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M</w:t>
            </w:r>
          </w:p>
        </w:tc>
        <w:tc>
          <w:tcPr>
            <w:tcW w:w="1589" w:type="dxa"/>
            <w:vAlign w:val="top"/>
          </w:tcPr>
          <w:p w14:paraId="585B4B30"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M</w:t>
            </w:r>
          </w:p>
        </w:tc>
      </w:tr>
      <w:tr w:rsidR="003976E0" w:rsidRPr="0099234B" w14:paraId="0535E7E6"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2813C030"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Corporate Communications</w:t>
            </w:r>
          </w:p>
        </w:tc>
        <w:tc>
          <w:tcPr>
            <w:tcW w:w="2555" w:type="dxa"/>
            <w:vAlign w:val="top"/>
          </w:tcPr>
          <w:p w14:paraId="18C0BDF1"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 xml:space="preserve">Program Delivery </w:t>
            </w:r>
          </w:p>
        </w:tc>
        <w:tc>
          <w:tcPr>
            <w:tcW w:w="1951" w:type="dxa"/>
            <w:vAlign w:val="top"/>
          </w:tcPr>
          <w:p w14:paraId="35438B7C" w14:textId="77777777" w:rsidR="003976E0" w:rsidRPr="00593347" w:rsidRDefault="003976E0">
            <w:pPr>
              <w:spacing w:after="0" w:line="240" w:lineRule="auto"/>
              <w:jc w:val="center"/>
              <w:rPr>
                <w:sz w:val="22"/>
                <w:szCs w:val="19"/>
              </w:rPr>
            </w:pPr>
            <w:r w:rsidRPr="00593347">
              <w:rPr>
                <w:sz w:val="22"/>
                <w:szCs w:val="19"/>
              </w:rPr>
              <w:t>M</w:t>
            </w:r>
          </w:p>
        </w:tc>
        <w:tc>
          <w:tcPr>
            <w:tcW w:w="1589" w:type="dxa"/>
            <w:vAlign w:val="top"/>
          </w:tcPr>
          <w:p w14:paraId="7B4AF214" w14:textId="77777777" w:rsidR="003976E0" w:rsidRPr="00593347" w:rsidRDefault="003976E0">
            <w:pPr>
              <w:spacing w:after="0" w:line="240" w:lineRule="auto"/>
              <w:jc w:val="center"/>
              <w:rPr>
                <w:sz w:val="22"/>
                <w:szCs w:val="19"/>
              </w:rPr>
            </w:pPr>
            <w:r w:rsidRPr="00593347">
              <w:rPr>
                <w:sz w:val="22"/>
                <w:szCs w:val="19"/>
              </w:rPr>
              <w:t>L</w:t>
            </w:r>
          </w:p>
        </w:tc>
      </w:tr>
      <w:tr w:rsidR="006F2302" w:rsidRPr="0099234B" w14:paraId="77A046DD"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550D473D" w14:textId="27765CFC" w:rsidR="006F2302" w:rsidRPr="00182778" w:rsidRDefault="006F2302" w:rsidP="00182778">
            <w:pPr>
              <w:spacing w:after="0" w:line="240" w:lineRule="auto"/>
              <w:rPr>
                <w:sz w:val="22"/>
                <w:szCs w:val="19"/>
              </w:rPr>
            </w:pPr>
            <w:r w:rsidRPr="00182778">
              <w:rPr>
                <w:rFonts w:asciiTheme="minorHAnsi" w:hAnsiTheme="minorHAnsi" w:cstheme="minorHAnsi"/>
                <w:sz w:val="22"/>
                <w:szCs w:val="19"/>
              </w:rPr>
              <w:t>Customer Experience</w:t>
            </w:r>
          </w:p>
        </w:tc>
        <w:tc>
          <w:tcPr>
            <w:tcW w:w="2555" w:type="dxa"/>
            <w:vAlign w:val="top"/>
          </w:tcPr>
          <w:p w14:paraId="7972CE51" w14:textId="28828EF1" w:rsidR="006F2302" w:rsidRPr="00182778" w:rsidRDefault="006F2302" w:rsidP="00182778">
            <w:pPr>
              <w:spacing w:after="0" w:line="240" w:lineRule="auto"/>
              <w:rPr>
                <w:sz w:val="22"/>
                <w:szCs w:val="19"/>
              </w:rPr>
            </w:pPr>
            <w:r w:rsidRPr="00182778">
              <w:rPr>
                <w:rFonts w:asciiTheme="minorHAnsi" w:hAnsiTheme="minorHAnsi" w:cstheme="minorHAnsi"/>
                <w:sz w:val="22"/>
                <w:szCs w:val="19"/>
              </w:rPr>
              <w:t>Program Delivery</w:t>
            </w:r>
          </w:p>
        </w:tc>
        <w:tc>
          <w:tcPr>
            <w:tcW w:w="1951" w:type="dxa"/>
            <w:vAlign w:val="top"/>
          </w:tcPr>
          <w:p w14:paraId="4461ED7D" w14:textId="58824CB4" w:rsidR="006F2302" w:rsidRPr="00182778" w:rsidRDefault="006F2302" w:rsidP="00182778">
            <w:pPr>
              <w:spacing w:after="0" w:line="240" w:lineRule="auto"/>
              <w:jc w:val="center"/>
              <w:rPr>
                <w:sz w:val="22"/>
                <w:szCs w:val="19"/>
              </w:rPr>
            </w:pPr>
            <w:r w:rsidRPr="00182778">
              <w:rPr>
                <w:sz w:val="22"/>
                <w:szCs w:val="19"/>
              </w:rPr>
              <w:t>M</w:t>
            </w:r>
          </w:p>
        </w:tc>
        <w:tc>
          <w:tcPr>
            <w:tcW w:w="1589" w:type="dxa"/>
            <w:vAlign w:val="top"/>
          </w:tcPr>
          <w:p w14:paraId="7BE0BC2F" w14:textId="739A216A" w:rsidR="006F2302" w:rsidRPr="00182778" w:rsidRDefault="006F2302" w:rsidP="00182778">
            <w:pPr>
              <w:spacing w:after="0" w:line="240" w:lineRule="auto"/>
              <w:jc w:val="center"/>
              <w:rPr>
                <w:sz w:val="22"/>
                <w:szCs w:val="19"/>
              </w:rPr>
            </w:pPr>
            <w:r w:rsidRPr="00182778">
              <w:rPr>
                <w:sz w:val="22"/>
                <w:szCs w:val="19"/>
              </w:rPr>
              <w:t>L</w:t>
            </w:r>
          </w:p>
        </w:tc>
      </w:tr>
      <w:tr w:rsidR="006F2302" w:rsidRPr="0099234B" w14:paraId="0E329344"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000E1523" w14:textId="77777777" w:rsidR="003976E0" w:rsidRPr="00AB1272" w:rsidRDefault="003976E0">
            <w:pPr>
              <w:spacing w:after="0" w:line="240" w:lineRule="auto"/>
              <w:rPr>
                <w:rFonts w:cstheme="minorHAnsi"/>
                <w:sz w:val="22"/>
                <w:szCs w:val="20"/>
              </w:rPr>
            </w:pPr>
            <w:r w:rsidRPr="00AB1272">
              <w:rPr>
                <w:rFonts w:cstheme="minorHAnsi"/>
                <w:sz w:val="22"/>
                <w:szCs w:val="20"/>
              </w:rPr>
              <w:t>Finance</w:t>
            </w:r>
          </w:p>
        </w:tc>
        <w:tc>
          <w:tcPr>
            <w:tcW w:w="2555" w:type="dxa"/>
            <w:vAlign w:val="top"/>
          </w:tcPr>
          <w:p w14:paraId="374D8421" w14:textId="77777777" w:rsidR="003976E0" w:rsidRPr="00AB1272" w:rsidRDefault="003976E0">
            <w:pPr>
              <w:spacing w:after="0" w:line="240" w:lineRule="auto"/>
              <w:rPr>
                <w:rFonts w:cstheme="minorHAnsi"/>
                <w:sz w:val="22"/>
                <w:szCs w:val="20"/>
              </w:rPr>
            </w:pPr>
            <w:r w:rsidRPr="00AB1272">
              <w:rPr>
                <w:rFonts w:cstheme="minorHAnsi"/>
                <w:sz w:val="22"/>
                <w:szCs w:val="20"/>
              </w:rPr>
              <w:t>Program Support</w:t>
            </w:r>
          </w:p>
        </w:tc>
        <w:tc>
          <w:tcPr>
            <w:tcW w:w="1951" w:type="dxa"/>
            <w:vAlign w:val="top"/>
          </w:tcPr>
          <w:p w14:paraId="33D2CA78"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38AE34F6"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24DEDCFE"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45485FA2" w14:textId="77777777" w:rsidR="003976E0" w:rsidRPr="009371F4" w:rsidRDefault="003976E0">
            <w:pPr>
              <w:spacing w:after="0" w:line="240" w:lineRule="auto"/>
              <w:rPr>
                <w:rFonts w:cstheme="minorHAnsi"/>
                <w:sz w:val="22"/>
              </w:rPr>
            </w:pPr>
            <w:r w:rsidRPr="009371F4">
              <w:rPr>
                <w:rFonts w:cstheme="minorHAnsi"/>
                <w:sz w:val="22"/>
              </w:rPr>
              <w:t>Fraud and Special Investigation Services</w:t>
            </w:r>
          </w:p>
        </w:tc>
        <w:tc>
          <w:tcPr>
            <w:tcW w:w="2555" w:type="dxa"/>
            <w:vAlign w:val="top"/>
          </w:tcPr>
          <w:p w14:paraId="0489B215" w14:textId="77777777" w:rsidR="003976E0" w:rsidRPr="009371F4" w:rsidRDefault="003976E0">
            <w:pPr>
              <w:spacing w:after="0" w:line="240" w:lineRule="auto"/>
              <w:rPr>
                <w:rFonts w:cstheme="minorHAnsi"/>
                <w:sz w:val="22"/>
              </w:rPr>
            </w:pPr>
            <w:r w:rsidRPr="009371F4">
              <w:rPr>
                <w:rFonts w:cstheme="minorHAnsi"/>
                <w:sz w:val="22"/>
              </w:rPr>
              <w:t>SME / UAT Support</w:t>
            </w:r>
          </w:p>
        </w:tc>
        <w:tc>
          <w:tcPr>
            <w:tcW w:w="1951" w:type="dxa"/>
            <w:vAlign w:val="top"/>
          </w:tcPr>
          <w:p w14:paraId="31817625" w14:textId="77777777" w:rsidR="003976E0" w:rsidRPr="009371F4" w:rsidRDefault="003976E0">
            <w:pPr>
              <w:spacing w:after="0" w:line="240" w:lineRule="auto"/>
              <w:jc w:val="center"/>
              <w:rPr>
                <w:rFonts w:cstheme="minorHAnsi"/>
                <w:sz w:val="22"/>
              </w:rPr>
            </w:pPr>
            <w:r w:rsidRPr="009371F4">
              <w:rPr>
                <w:rFonts w:cstheme="minorHAnsi"/>
                <w:sz w:val="22"/>
              </w:rPr>
              <w:t>M</w:t>
            </w:r>
          </w:p>
        </w:tc>
        <w:tc>
          <w:tcPr>
            <w:tcW w:w="1589" w:type="dxa"/>
            <w:vAlign w:val="top"/>
          </w:tcPr>
          <w:p w14:paraId="4E9E2ADA" w14:textId="77777777" w:rsidR="003976E0" w:rsidRPr="009371F4" w:rsidRDefault="003976E0">
            <w:pPr>
              <w:spacing w:after="0" w:line="240" w:lineRule="auto"/>
              <w:jc w:val="center"/>
              <w:rPr>
                <w:rFonts w:cstheme="minorHAnsi"/>
                <w:sz w:val="22"/>
              </w:rPr>
            </w:pPr>
            <w:r w:rsidRPr="009371F4">
              <w:rPr>
                <w:rFonts w:cstheme="minorHAnsi"/>
                <w:sz w:val="22"/>
              </w:rPr>
              <w:t>M</w:t>
            </w:r>
          </w:p>
        </w:tc>
      </w:tr>
      <w:tr w:rsidR="006F2302" w:rsidRPr="0099234B" w14:paraId="07ED67ED"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14D0B00D" w14:textId="77777777" w:rsidR="003976E0" w:rsidRPr="00AB1272" w:rsidRDefault="003976E0">
            <w:pPr>
              <w:spacing w:after="0" w:line="240" w:lineRule="auto"/>
              <w:rPr>
                <w:rFonts w:cstheme="minorHAnsi"/>
                <w:sz w:val="22"/>
                <w:szCs w:val="20"/>
              </w:rPr>
            </w:pPr>
            <w:r w:rsidRPr="00AB1272">
              <w:rPr>
                <w:rFonts w:cstheme="minorHAnsi"/>
                <w:sz w:val="22"/>
                <w:szCs w:val="20"/>
              </w:rPr>
              <w:t>HR - Workday</w:t>
            </w:r>
          </w:p>
        </w:tc>
        <w:tc>
          <w:tcPr>
            <w:tcW w:w="2555" w:type="dxa"/>
            <w:vAlign w:val="top"/>
          </w:tcPr>
          <w:p w14:paraId="24FEA9E8" w14:textId="77777777" w:rsidR="003976E0" w:rsidRPr="00AB1272" w:rsidRDefault="003976E0">
            <w:pPr>
              <w:spacing w:after="0" w:line="240" w:lineRule="auto"/>
              <w:rPr>
                <w:rFonts w:cstheme="minorHAnsi"/>
                <w:sz w:val="22"/>
                <w:szCs w:val="20"/>
              </w:rPr>
            </w:pPr>
            <w:r w:rsidRPr="00AB1272">
              <w:rPr>
                <w:rFonts w:cstheme="minorHAnsi"/>
                <w:sz w:val="22"/>
                <w:szCs w:val="20"/>
              </w:rPr>
              <w:t>SME / UAT Support</w:t>
            </w:r>
          </w:p>
        </w:tc>
        <w:tc>
          <w:tcPr>
            <w:tcW w:w="1951" w:type="dxa"/>
            <w:vAlign w:val="top"/>
          </w:tcPr>
          <w:p w14:paraId="58C8F22F"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2FFFEB2A"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6F2302" w:rsidRPr="0099234B" w14:paraId="6D0D5753"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39B8B562"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Information Services</w:t>
            </w:r>
          </w:p>
        </w:tc>
        <w:tc>
          <w:tcPr>
            <w:tcW w:w="2555" w:type="dxa"/>
            <w:vAlign w:val="top"/>
          </w:tcPr>
          <w:p w14:paraId="7E13329C"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Program Governance &amp; Delivery</w:t>
            </w:r>
          </w:p>
        </w:tc>
        <w:tc>
          <w:tcPr>
            <w:tcW w:w="1951" w:type="dxa"/>
            <w:vAlign w:val="top"/>
          </w:tcPr>
          <w:p w14:paraId="41898BD9" w14:textId="77777777" w:rsidR="003976E0" w:rsidRPr="00593347" w:rsidRDefault="003976E0">
            <w:pPr>
              <w:spacing w:after="0" w:line="240" w:lineRule="auto"/>
              <w:jc w:val="center"/>
              <w:rPr>
                <w:sz w:val="22"/>
                <w:szCs w:val="19"/>
              </w:rPr>
            </w:pPr>
            <w:r w:rsidRPr="00593347">
              <w:rPr>
                <w:sz w:val="22"/>
                <w:szCs w:val="19"/>
              </w:rPr>
              <w:t>H</w:t>
            </w:r>
          </w:p>
        </w:tc>
        <w:tc>
          <w:tcPr>
            <w:tcW w:w="1589" w:type="dxa"/>
            <w:vAlign w:val="top"/>
          </w:tcPr>
          <w:p w14:paraId="54C6E35D" w14:textId="77777777" w:rsidR="003976E0" w:rsidRPr="00593347" w:rsidRDefault="003976E0">
            <w:pPr>
              <w:spacing w:after="0" w:line="240" w:lineRule="auto"/>
              <w:jc w:val="center"/>
              <w:rPr>
                <w:sz w:val="22"/>
                <w:szCs w:val="19"/>
              </w:rPr>
            </w:pPr>
            <w:r w:rsidRPr="00593347">
              <w:rPr>
                <w:sz w:val="22"/>
                <w:szCs w:val="19"/>
              </w:rPr>
              <w:t>M</w:t>
            </w:r>
          </w:p>
        </w:tc>
      </w:tr>
      <w:tr w:rsidR="006F2302" w:rsidRPr="0099234B" w14:paraId="4F2BCA0F"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33DC049D" w14:textId="77777777" w:rsidR="003976E0" w:rsidRPr="00AB1272" w:rsidRDefault="003976E0">
            <w:pPr>
              <w:spacing w:after="0" w:line="240" w:lineRule="auto"/>
              <w:rPr>
                <w:rFonts w:cstheme="minorHAnsi"/>
                <w:sz w:val="22"/>
                <w:szCs w:val="20"/>
              </w:rPr>
            </w:pPr>
            <w:r w:rsidRPr="00AB1272">
              <w:rPr>
                <w:rFonts w:cstheme="minorHAnsi"/>
                <w:sz w:val="22"/>
                <w:szCs w:val="20"/>
              </w:rPr>
              <w:t>Integrated Risk Management</w:t>
            </w:r>
          </w:p>
        </w:tc>
        <w:tc>
          <w:tcPr>
            <w:tcW w:w="2555" w:type="dxa"/>
            <w:vAlign w:val="top"/>
          </w:tcPr>
          <w:p w14:paraId="1AA9BF73" w14:textId="77777777" w:rsidR="003976E0" w:rsidRPr="00AB1272" w:rsidRDefault="003976E0">
            <w:pPr>
              <w:spacing w:after="0" w:line="240" w:lineRule="auto"/>
              <w:rPr>
                <w:rFonts w:cstheme="minorHAnsi"/>
                <w:sz w:val="22"/>
                <w:szCs w:val="20"/>
              </w:rPr>
            </w:pPr>
            <w:r w:rsidRPr="00AB1272">
              <w:rPr>
                <w:rFonts w:cstheme="minorHAnsi"/>
                <w:sz w:val="22"/>
                <w:szCs w:val="20"/>
              </w:rPr>
              <w:t>Program Support</w:t>
            </w:r>
          </w:p>
        </w:tc>
        <w:tc>
          <w:tcPr>
            <w:tcW w:w="1951" w:type="dxa"/>
            <w:vAlign w:val="top"/>
          </w:tcPr>
          <w:p w14:paraId="7D224C08"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27CBC405"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6F2302" w:rsidRPr="0099234B" w14:paraId="30F42E07"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5DF37DE9" w14:textId="77777777" w:rsidR="003976E0" w:rsidRPr="00AB1272" w:rsidRDefault="003976E0">
            <w:pPr>
              <w:spacing w:after="0" w:line="240" w:lineRule="auto"/>
              <w:rPr>
                <w:rFonts w:cstheme="minorHAnsi"/>
                <w:sz w:val="22"/>
                <w:szCs w:val="20"/>
              </w:rPr>
            </w:pPr>
            <w:r w:rsidRPr="00AB1272">
              <w:rPr>
                <w:rFonts w:cstheme="minorHAnsi"/>
                <w:sz w:val="22"/>
                <w:szCs w:val="20"/>
              </w:rPr>
              <w:t>Learning and Development</w:t>
            </w:r>
          </w:p>
        </w:tc>
        <w:tc>
          <w:tcPr>
            <w:tcW w:w="2555" w:type="dxa"/>
            <w:vAlign w:val="top"/>
          </w:tcPr>
          <w:p w14:paraId="61323307" w14:textId="77777777" w:rsidR="003976E0" w:rsidRPr="00AB1272" w:rsidRDefault="003976E0">
            <w:pPr>
              <w:spacing w:after="0" w:line="240" w:lineRule="auto"/>
              <w:rPr>
                <w:rFonts w:cstheme="minorHAnsi"/>
                <w:sz w:val="22"/>
                <w:szCs w:val="20"/>
              </w:rPr>
            </w:pPr>
            <w:r w:rsidRPr="00AB1272">
              <w:rPr>
                <w:rFonts w:cstheme="minorHAnsi"/>
                <w:sz w:val="22"/>
                <w:szCs w:val="20"/>
              </w:rPr>
              <w:t>Program Delivery</w:t>
            </w:r>
          </w:p>
        </w:tc>
        <w:tc>
          <w:tcPr>
            <w:tcW w:w="1951" w:type="dxa"/>
            <w:vAlign w:val="top"/>
          </w:tcPr>
          <w:p w14:paraId="5DDC7626"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6DAD6B24"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51321B2F"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22969664" w14:textId="77777777" w:rsidR="003976E0" w:rsidRPr="00AB1272" w:rsidRDefault="003976E0">
            <w:pPr>
              <w:spacing w:after="0" w:line="240" w:lineRule="auto"/>
              <w:rPr>
                <w:rFonts w:cstheme="minorHAnsi"/>
                <w:sz w:val="22"/>
                <w:szCs w:val="20"/>
              </w:rPr>
            </w:pPr>
            <w:r w:rsidRPr="00AB1272">
              <w:rPr>
                <w:rFonts w:cstheme="minorHAnsi"/>
                <w:sz w:val="22"/>
                <w:szCs w:val="20"/>
              </w:rPr>
              <w:t>Legal</w:t>
            </w:r>
          </w:p>
        </w:tc>
        <w:tc>
          <w:tcPr>
            <w:tcW w:w="2555" w:type="dxa"/>
            <w:vAlign w:val="top"/>
          </w:tcPr>
          <w:p w14:paraId="061437A0" w14:textId="77777777" w:rsidR="003976E0" w:rsidRPr="00AB1272" w:rsidRDefault="003976E0">
            <w:pPr>
              <w:spacing w:after="0" w:line="240" w:lineRule="auto"/>
              <w:rPr>
                <w:rFonts w:cstheme="minorHAnsi"/>
                <w:sz w:val="22"/>
                <w:szCs w:val="20"/>
              </w:rPr>
            </w:pPr>
            <w:r w:rsidRPr="00AB1272">
              <w:rPr>
                <w:rFonts w:cstheme="minorHAnsi"/>
                <w:sz w:val="22"/>
                <w:szCs w:val="20"/>
              </w:rPr>
              <w:t>SME / UAT Support</w:t>
            </w:r>
          </w:p>
        </w:tc>
        <w:tc>
          <w:tcPr>
            <w:tcW w:w="1951" w:type="dxa"/>
            <w:vAlign w:val="top"/>
          </w:tcPr>
          <w:p w14:paraId="50A69891"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2237C94C"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06002FAB"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4B7BE230" w14:textId="5F530FD6" w:rsidR="003976E0" w:rsidRPr="00182778" w:rsidRDefault="003976E0">
            <w:pPr>
              <w:spacing w:after="0" w:line="240" w:lineRule="auto"/>
              <w:rPr>
                <w:rFonts w:cstheme="minorHAnsi"/>
                <w:sz w:val="22"/>
                <w:szCs w:val="20"/>
              </w:rPr>
            </w:pPr>
            <w:r w:rsidRPr="00182778">
              <w:rPr>
                <w:rFonts w:cstheme="minorHAnsi"/>
                <w:sz w:val="22"/>
                <w:szCs w:val="20"/>
              </w:rPr>
              <w:t>Marketing</w:t>
            </w:r>
          </w:p>
        </w:tc>
        <w:tc>
          <w:tcPr>
            <w:tcW w:w="2555" w:type="dxa"/>
            <w:vAlign w:val="top"/>
          </w:tcPr>
          <w:p w14:paraId="6AA137A2" w14:textId="5DC5AE17" w:rsidR="003976E0" w:rsidRPr="00182778" w:rsidRDefault="003976E0">
            <w:pPr>
              <w:spacing w:after="0" w:line="240" w:lineRule="auto"/>
              <w:rPr>
                <w:rFonts w:cstheme="minorHAnsi"/>
                <w:sz w:val="22"/>
                <w:szCs w:val="20"/>
              </w:rPr>
            </w:pPr>
            <w:r w:rsidRPr="00182778">
              <w:rPr>
                <w:rFonts w:cstheme="minorHAnsi"/>
                <w:sz w:val="22"/>
                <w:szCs w:val="20"/>
              </w:rPr>
              <w:t>Program Delivery</w:t>
            </w:r>
          </w:p>
        </w:tc>
        <w:tc>
          <w:tcPr>
            <w:tcW w:w="1951" w:type="dxa"/>
            <w:vAlign w:val="top"/>
          </w:tcPr>
          <w:p w14:paraId="45E026C8" w14:textId="75C6A60F" w:rsidR="003976E0" w:rsidRPr="00182778" w:rsidRDefault="003976E0">
            <w:pPr>
              <w:spacing w:after="0" w:line="240" w:lineRule="auto"/>
              <w:jc w:val="center"/>
              <w:rPr>
                <w:rFonts w:cstheme="minorHAnsi"/>
                <w:sz w:val="22"/>
                <w:szCs w:val="20"/>
              </w:rPr>
            </w:pPr>
            <w:r w:rsidRPr="00182778">
              <w:rPr>
                <w:rFonts w:cstheme="minorHAnsi"/>
                <w:sz w:val="22"/>
                <w:szCs w:val="20"/>
              </w:rPr>
              <w:t>M</w:t>
            </w:r>
          </w:p>
        </w:tc>
        <w:tc>
          <w:tcPr>
            <w:tcW w:w="1589" w:type="dxa"/>
            <w:vAlign w:val="top"/>
          </w:tcPr>
          <w:p w14:paraId="433C93D5" w14:textId="7B77E495" w:rsidR="003976E0" w:rsidRPr="00182778" w:rsidRDefault="003976E0">
            <w:pPr>
              <w:spacing w:after="0" w:line="240" w:lineRule="auto"/>
              <w:jc w:val="center"/>
              <w:rPr>
                <w:rFonts w:cstheme="minorHAnsi"/>
                <w:sz w:val="22"/>
                <w:szCs w:val="20"/>
              </w:rPr>
            </w:pPr>
            <w:r w:rsidRPr="00182778">
              <w:rPr>
                <w:rFonts w:cstheme="minorHAnsi"/>
                <w:sz w:val="22"/>
                <w:szCs w:val="20"/>
              </w:rPr>
              <w:t>L</w:t>
            </w:r>
          </w:p>
        </w:tc>
      </w:tr>
      <w:tr w:rsidR="006F2302" w:rsidRPr="0099234B" w14:paraId="1D88FA7F"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0A49CB38" w14:textId="67D933EE" w:rsidR="003976E0" w:rsidRPr="00593347" w:rsidRDefault="0043690C" w:rsidP="0043690C">
            <w:pPr>
              <w:spacing w:after="0" w:line="240" w:lineRule="auto"/>
              <w:rPr>
                <w:rFonts w:cstheme="minorHAnsi"/>
                <w:sz w:val="22"/>
                <w:szCs w:val="19"/>
              </w:rPr>
            </w:pPr>
            <w:r>
              <w:rPr>
                <w:rFonts w:cstheme="minorHAnsi"/>
                <w:sz w:val="22"/>
                <w:szCs w:val="19"/>
              </w:rPr>
              <w:t xml:space="preserve">Digital &amp; Alternate Channels (including  </w:t>
            </w:r>
            <w:r w:rsidR="003976E0" w:rsidRPr="00593347">
              <w:rPr>
                <w:rFonts w:cstheme="minorHAnsi"/>
                <w:sz w:val="22"/>
                <w:szCs w:val="19"/>
              </w:rPr>
              <w:t>Motive Financial</w:t>
            </w:r>
            <w:r>
              <w:rPr>
                <w:rFonts w:cstheme="minorHAnsi"/>
                <w:sz w:val="22"/>
                <w:szCs w:val="19"/>
              </w:rPr>
              <w:t>)</w:t>
            </w:r>
          </w:p>
        </w:tc>
        <w:tc>
          <w:tcPr>
            <w:tcW w:w="2555" w:type="dxa"/>
            <w:vAlign w:val="top"/>
          </w:tcPr>
          <w:p w14:paraId="4C05E175" w14:textId="77777777" w:rsidR="003976E0" w:rsidRPr="00593347" w:rsidRDefault="003976E0">
            <w:pPr>
              <w:spacing w:after="0" w:line="240" w:lineRule="auto"/>
              <w:rPr>
                <w:rFonts w:cstheme="minorHAnsi"/>
                <w:sz w:val="22"/>
                <w:szCs w:val="19"/>
              </w:rPr>
            </w:pPr>
            <w:r w:rsidRPr="00593347">
              <w:rPr>
                <w:rFonts w:cstheme="minorHAnsi"/>
                <w:sz w:val="22"/>
                <w:szCs w:val="19"/>
              </w:rPr>
              <w:t>Program Delivery</w:t>
            </w:r>
          </w:p>
        </w:tc>
        <w:tc>
          <w:tcPr>
            <w:tcW w:w="1951" w:type="dxa"/>
            <w:vAlign w:val="top"/>
          </w:tcPr>
          <w:p w14:paraId="18A73599"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H</w:t>
            </w:r>
          </w:p>
        </w:tc>
        <w:tc>
          <w:tcPr>
            <w:tcW w:w="1589" w:type="dxa"/>
            <w:vAlign w:val="top"/>
          </w:tcPr>
          <w:p w14:paraId="61BFFE3B"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H</w:t>
            </w:r>
          </w:p>
        </w:tc>
      </w:tr>
      <w:tr w:rsidR="006F2302" w:rsidRPr="0099234B" w14:paraId="4B8185C9"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2AFEA48B" w14:textId="77777777" w:rsidR="003976E0" w:rsidRPr="00593347" w:rsidRDefault="003976E0">
            <w:pPr>
              <w:spacing w:after="0" w:line="240" w:lineRule="auto"/>
              <w:rPr>
                <w:rFonts w:cstheme="minorHAnsi"/>
                <w:sz w:val="22"/>
                <w:szCs w:val="19"/>
              </w:rPr>
            </w:pPr>
            <w:r w:rsidRPr="00593347">
              <w:rPr>
                <w:rFonts w:cstheme="minorHAnsi"/>
                <w:sz w:val="22"/>
                <w:szCs w:val="19"/>
              </w:rPr>
              <w:t xml:space="preserve">Organizational Change Management </w:t>
            </w:r>
          </w:p>
        </w:tc>
        <w:tc>
          <w:tcPr>
            <w:tcW w:w="2555" w:type="dxa"/>
            <w:vAlign w:val="top"/>
          </w:tcPr>
          <w:p w14:paraId="05FB2A23" w14:textId="77777777" w:rsidR="003976E0" w:rsidRPr="00593347" w:rsidRDefault="003976E0">
            <w:pPr>
              <w:spacing w:after="0" w:line="240" w:lineRule="auto"/>
              <w:rPr>
                <w:rFonts w:cstheme="minorHAnsi"/>
                <w:sz w:val="22"/>
                <w:szCs w:val="19"/>
              </w:rPr>
            </w:pPr>
            <w:r w:rsidRPr="00593347">
              <w:rPr>
                <w:rFonts w:cstheme="minorHAnsi"/>
                <w:sz w:val="22"/>
                <w:szCs w:val="19"/>
              </w:rPr>
              <w:t>Program Delivery</w:t>
            </w:r>
          </w:p>
        </w:tc>
        <w:tc>
          <w:tcPr>
            <w:tcW w:w="1951" w:type="dxa"/>
            <w:vAlign w:val="top"/>
          </w:tcPr>
          <w:p w14:paraId="0F8C38B1"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H</w:t>
            </w:r>
          </w:p>
        </w:tc>
        <w:tc>
          <w:tcPr>
            <w:tcW w:w="1589" w:type="dxa"/>
            <w:vAlign w:val="top"/>
          </w:tcPr>
          <w:p w14:paraId="116785B7"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L</w:t>
            </w:r>
          </w:p>
        </w:tc>
      </w:tr>
      <w:tr w:rsidR="006F2302" w:rsidRPr="0099234B" w14:paraId="6DBDDB8D"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42F654B9" w14:textId="77777777" w:rsidR="003976E0" w:rsidRPr="00593347" w:rsidRDefault="003976E0">
            <w:pPr>
              <w:spacing w:after="0" w:line="240" w:lineRule="auto"/>
              <w:rPr>
                <w:rFonts w:cstheme="minorHAnsi"/>
                <w:sz w:val="22"/>
                <w:szCs w:val="19"/>
              </w:rPr>
            </w:pPr>
            <w:r w:rsidRPr="00593347">
              <w:rPr>
                <w:rFonts w:cstheme="minorHAnsi"/>
                <w:sz w:val="22"/>
                <w:szCs w:val="19"/>
              </w:rPr>
              <w:t>Program Management Office</w:t>
            </w:r>
          </w:p>
        </w:tc>
        <w:tc>
          <w:tcPr>
            <w:tcW w:w="2555" w:type="dxa"/>
            <w:vAlign w:val="top"/>
          </w:tcPr>
          <w:p w14:paraId="7F1D1BD7" w14:textId="77777777" w:rsidR="003976E0" w:rsidRPr="00593347" w:rsidRDefault="003976E0">
            <w:pPr>
              <w:spacing w:after="0" w:line="240" w:lineRule="auto"/>
              <w:rPr>
                <w:rFonts w:cstheme="minorHAnsi"/>
                <w:sz w:val="22"/>
                <w:szCs w:val="19"/>
              </w:rPr>
            </w:pPr>
            <w:r w:rsidRPr="00593347">
              <w:rPr>
                <w:rFonts w:asciiTheme="minorHAnsi" w:hAnsiTheme="minorHAnsi" w:cstheme="minorHAnsi"/>
                <w:sz w:val="22"/>
                <w:szCs w:val="19"/>
              </w:rPr>
              <w:t>Program Governance &amp; Delivery</w:t>
            </w:r>
          </w:p>
        </w:tc>
        <w:tc>
          <w:tcPr>
            <w:tcW w:w="1951" w:type="dxa"/>
            <w:vAlign w:val="top"/>
          </w:tcPr>
          <w:p w14:paraId="1AC1F0C2"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H</w:t>
            </w:r>
          </w:p>
        </w:tc>
        <w:tc>
          <w:tcPr>
            <w:tcW w:w="1589" w:type="dxa"/>
            <w:vAlign w:val="top"/>
          </w:tcPr>
          <w:p w14:paraId="1D3DFA73"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L</w:t>
            </w:r>
          </w:p>
        </w:tc>
      </w:tr>
      <w:tr w:rsidR="006F2302" w:rsidRPr="0099234B" w14:paraId="72A3A68B"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279C9EE5" w14:textId="77777777" w:rsidR="003976E0" w:rsidRPr="00AB1272" w:rsidRDefault="003976E0">
            <w:pPr>
              <w:spacing w:after="0" w:line="240" w:lineRule="auto"/>
              <w:rPr>
                <w:rFonts w:cstheme="minorHAnsi"/>
                <w:sz w:val="22"/>
                <w:szCs w:val="20"/>
              </w:rPr>
            </w:pPr>
            <w:r w:rsidRPr="00AB1272">
              <w:rPr>
                <w:rFonts w:cstheme="minorHAnsi"/>
                <w:sz w:val="22"/>
                <w:szCs w:val="20"/>
              </w:rPr>
              <w:t>RDAAR</w:t>
            </w:r>
          </w:p>
        </w:tc>
        <w:tc>
          <w:tcPr>
            <w:tcW w:w="2555" w:type="dxa"/>
            <w:vAlign w:val="top"/>
          </w:tcPr>
          <w:p w14:paraId="3E88759B" w14:textId="77777777" w:rsidR="003976E0" w:rsidRPr="00AB1272" w:rsidRDefault="003976E0">
            <w:pPr>
              <w:spacing w:after="0" w:line="240" w:lineRule="auto"/>
              <w:rPr>
                <w:rFonts w:cstheme="minorHAnsi"/>
                <w:sz w:val="22"/>
                <w:szCs w:val="20"/>
              </w:rPr>
            </w:pPr>
            <w:r w:rsidRPr="00AB1272">
              <w:rPr>
                <w:rFonts w:cstheme="minorHAnsi"/>
                <w:sz w:val="22"/>
                <w:szCs w:val="20"/>
              </w:rPr>
              <w:t>SME / UAT Support</w:t>
            </w:r>
          </w:p>
        </w:tc>
        <w:tc>
          <w:tcPr>
            <w:tcW w:w="1951" w:type="dxa"/>
            <w:vAlign w:val="top"/>
          </w:tcPr>
          <w:p w14:paraId="1414A0EA"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766DF02B"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1BD22F65"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0B390554" w14:textId="77777777" w:rsidR="003976E0" w:rsidRPr="00593347" w:rsidRDefault="003976E0">
            <w:pPr>
              <w:spacing w:after="0" w:line="240" w:lineRule="auto"/>
              <w:rPr>
                <w:rFonts w:cstheme="minorHAnsi"/>
                <w:sz w:val="22"/>
                <w:szCs w:val="19"/>
              </w:rPr>
            </w:pPr>
            <w:r w:rsidRPr="00593347">
              <w:rPr>
                <w:rFonts w:cstheme="minorHAnsi"/>
                <w:sz w:val="22"/>
                <w:szCs w:val="19"/>
              </w:rPr>
              <w:t>Regulatory Compliance</w:t>
            </w:r>
          </w:p>
        </w:tc>
        <w:tc>
          <w:tcPr>
            <w:tcW w:w="2555" w:type="dxa"/>
            <w:vAlign w:val="top"/>
          </w:tcPr>
          <w:p w14:paraId="258E3179" w14:textId="77777777" w:rsidR="003976E0" w:rsidRPr="00593347" w:rsidRDefault="003976E0">
            <w:pPr>
              <w:spacing w:after="0" w:line="240" w:lineRule="auto"/>
              <w:rPr>
                <w:rFonts w:cstheme="minorHAnsi"/>
                <w:sz w:val="22"/>
                <w:szCs w:val="19"/>
              </w:rPr>
            </w:pPr>
            <w:r w:rsidRPr="00593347">
              <w:rPr>
                <w:rFonts w:cstheme="minorHAnsi"/>
                <w:sz w:val="22"/>
                <w:szCs w:val="19"/>
              </w:rPr>
              <w:t>Program Delivery</w:t>
            </w:r>
          </w:p>
        </w:tc>
        <w:tc>
          <w:tcPr>
            <w:tcW w:w="1951" w:type="dxa"/>
            <w:vAlign w:val="top"/>
          </w:tcPr>
          <w:p w14:paraId="5B0CAD25"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M</w:t>
            </w:r>
          </w:p>
        </w:tc>
        <w:tc>
          <w:tcPr>
            <w:tcW w:w="1589" w:type="dxa"/>
            <w:vAlign w:val="top"/>
          </w:tcPr>
          <w:p w14:paraId="105B5B81"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M</w:t>
            </w:r>
          </w:p>
        </w:tc>
      </w:tr>
      <w:tr w:rsidR="003976E0" w:rsidRPr="0099234B" w14:paraId="245B5984"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6970ECC3" w14:textId="77777777" w:rsidR="003976E0" w:rsidRPr="00AB1272" w:rsidRDefault="003976E0">
            <w:pPr>
              <w:spacing w:after="0" w:line="240" w:lineRule="auto"/>
              <w:rPr>
                <w:rFonts w:cstheme="minorHAnsi"/>
                <w:sz w:val="22"/>
                <w:szCs w:val="20"/>
              </w:rPr>
            </w:pPr>
            <w:proofErr w:type="spellStart"/>
            <w:r w:rsidRPr="00AB1272">
              <w:rPr>
                <w:rFonts w:cstheme="minorHAnsi"/>
                <w:sz w:val="22"/>
                <w:szCs w:val="20"/>
              </w:rPr>
              <w:t>Temenos</w:t>
            </w:r>
            <w:proofErr w:type="spellEnd"/>
            <w:r>
              <w:rPr>
                <w:rFonts w:cstheme="minorHAnsi"/>
                <w:sz w:val="22"/>
                <w:szCs w:val="20"/>
              </w:rPr>
              <w:t xml:space="preserve"> (</w:t>
            </w:r>
            <w:proofErr w:type="spellStart"/>
            <w:r>
              <w:rPr>
                <w:rFonts w:cstheme="minorHAnsi"/>
                <w:sz w:val="22"/>
                <w:szCs w:val="20"/>
              </w:rPr>
              <w:t>CWB’s</w:t>
            </w:r>
            <w:proofErr w:type="spellEnd"/>
            <w:r>
              <w:rPr>
                <w:rFonts w:cstheme="minorHAnsi"/>
                <w:sz w:val="22"/>
                <w:szCs w:val="20"/>
              </w:rPr>
              <w:t xml:space="preserve"> Digital Partner)</w:t>
            </w:r>
          </w:p>
        </w:tc>
        <w:tc>
          <w:tcPr>
            <w:tcW w:w="2555" w:type="dxa"/>
            <w:vAlign w:val="top"/>
          </w:tcPr>
          <w:p w14:paraId="2C37E216" w14:textId="0EA0CA29" w:rsidR="003976E0" w:rsidRPr="00AB1272" w:rsidRDefault="003976E0">
            <w:pPr>
              <w:spacing w:after="0" w:line="240" w:lineRule="auto"/>
              <w:rPr>
                <w:rFonts w:cstheme="minorHAnsi"/>
                <w:sz w:val="22"/>
                <w:szCs w:val="20"/>
              </w:rPr>
            </w:pPr>
            <w:r w:rsidRPr="00AB1272">
              <w:rPr>
                <w:rFonts w:cstheme="minorHAnsi"/>
                <w:sz w:val="22"/>
                <w:szCs w:val="20"/>
              </w:rPr>
              <w:t>Program Delivery</w:t>
            </w:r>
            <w:r w:rsidR="0043690C">
              <w:rPr>
                <w:rFonts w:cstheme="minorHAnsi"/>
                <w:sz w:val="22"/>
                <w:szCs w:val="20"/>
              </w:rPr>
              <w:t xml:space="preserve"> &amp; Sustainment</w:t>
            </w:r>
          </w:p>
        </w:tc>
        <w:tc>
          <w:tcPr>
            <w:tcW w:w="1951" w:type="dxa"/>
            <w:vAlign w:val="top"/>
          </w:tcPr>
          <w:p w14:paraId="76E93962"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H</w:t>
            </w:r>
          </w:p>
        </w:tc>
        <w:tc>
          <w:tcPr>
            <w:tcW w:w="1589" w:type="dxa"/>
            <w:vAlign w:val="top"/>
          </w:tcPr>
          <w:p w14:paraId="6C4B6B2C"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6F2302" w:rsidRPr="0099234B" w14:paraId="6CA1E4DC"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5F85F165" w14:textId="77777777" w:rsidR="003976E0" w:rsidRPr="00AB1272" w:rsidRDefault="003976E0">
            <w:pPr>
              <w:spacing w:after="0" w:line="240" w:lineRule="auto"/>
              <w:rPr>
                <w:rFonts w:cstheme="minorHAnsi"/>
                <w:sz w:val="22"/>
                <w:szCs w:val="20"/>
              </w:rPr>
            </w:pPr>
            <w:r w:rsidRPr="00AB1272">
              <w:rPr>
                <w:rFonts w:cstheme="minorHAnsi"/>
                <w:sz w:val="22"/>
                <w:szCs w:val="20"/>
              </w:rPr>
              <w:t>Thirdstream (</w:t>
            </w:r>
            <w:r>
              <w:rPr>
                <w:rFonts w:cstheme="minorHAnsi"/>
                <w:sz w:val="22"/>
                <w:szCs w:val="20"/>
              </w:rPr>
              <w:t>CWB Digital Partner</w:t>
            </w:r>
            <w:r w:rsidRPr="00AB1272">
              <w:rPr>
                <w:rFonts w:cstheme="minorHAnsi"/>
                <w:sz w:val="22"/>
                <w:szCs w:val="20"/>
              </w:rPr>
              <w:t>)</w:t>
            </w:r>
          </w:p>
        </w:tc>
        <w:tc>
          <w:tcPr>
            <w:tcW w:w="2555" w:type="dxa"/>
            <w:vAlign w:val="top"/>
          </w:tcPr>
          <w:p w14:paraId="308AA4BB" w14:textId="77777777" w:rsidR="003976E0" w:rsidRPr="00AB1272" w:rsidRDefault="003976E0">
            <w:pPr>
              <w:spacing w:after="0" w:line="240" w:lineRule="auto"/>
              <w:rPr>
                <w:rFonts w:cstheme="minorHAnsi"/>
                <w:sz w:val="22"/>
                <w:szCs w:val="20"/>
              </w:rPr>
            </w:pPr>
            <w:r w:rsidRPr="00AB1272">
              <w:rPr>
                <w:rFonts w:cstheme="minorHAnsi"/>
                <w:sz w:val="22"/>
                <w:szCs w:val="20"/>
              </w:rPr>
              <w:t>Program Delivery</w:t>
            </w:r>
          </w:p>
        </w:tc>
        <w:tc>
          <w:tcPr>
            <w:tcW w:w="1951" w:type="dxa"/>
            <w:vAlign w:val="top"/>
          </w:tcPr>
          <w:p w14:paraId="51DE6922"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H</w:t>
            </w:r>
          </w:p>
        </w:tc>
        <w:tc>
          <w:tcPr>
            <w:tcW w:w="1589" w:type="dxa"/>
            <w:vAlign w:val="top"/>
          </w:tcPr>
          <w:p w14:paraId="5C7416F7"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33D07BF9"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19D5B1AD" w14:textId="77777777" w:rsidR="003976E0" w:rsidRPr="009371F4" w:rsidRDefault="003976E0">
            <w:pPr>
              <w:spacing w:after="0" w:line="240" w:lineRule="auto"/>
              <w:rPr>
                <w:rFonts w:cstheme="minorHAnsi"/>
                <w:sz w:val="22"/>
              </w:rPr>
            </w:pPr>
            <w:r w:rsidRPr="009371F4">
              <w:rPr>
                <w:rFonts w:cstheme="minorHAnsi"/>
                <w:sz w:val="22"/>
              </w:rPr>
              <w:t>Treasury</w:t>
            </w:r>
          </w:p>
        </w:tc>
        <w:tc>
          <w:tcPr>
            <w:tcW w:w="2555" w:type="dxa"/>
            <w:vAlign w:val="top"/>
          </w:tcPr>
          <w:p w14:paraId="360E071A" w14:textId="77777777" w:rsidR="003976E0" w:rsidRPr="009371F4" w:rsidRDefault="003976E0">
            <w:pPr>
              <w:spacing w:after="0" w:line="240" w:lineRule="auto"/>
              <w:rPr>
                <w:rFonts w:cstheme="minorHAnsi"/>
                <w:sz w:val="22"/>
              </w:rPr>
            </w:pPr>
            <w:r w:rsidRPr="009371F4">
              <w:rPr>
                <w:rFonts w:cstheme="minorHAnsi"/>
                <w:sz w:val="22"/>
              </w:rPr>
              <w:t>SME / UAT Support</w:t>
            </w:r>
          </w:p>
        </w:tc>
        <w:tc>
          <w:tcPr>
            <w:tcW w:w="1951" w:type="dxa"/>
            <w:vAlign w:val="top"/>
          </w:tcPr>
          <w:p w14:paraId="53332E56" w14:textId="77777777" w:rsidR="003976E0" w:rsidRPr="009371F4" w:rsidRDefault="003976E0">
            <w:pPr>
              <w:spacing w:after="0" w:line="240" w:lineRule="auto"/>
              <w:jc w:val="center"/>
              <w:rPr>
                <w:rFonts w:cstheme="minorHAnsi"/>
                <w:sz w:val="22"/>
              </w:rPr>
            </w:pPr>
            <w:r w:rsidRPr="009371F4">
              <w:rPr>
                <w:rFonts w:cstheme="minorHAnsi"/>
                <w:sz w:val="22"/>
              </w:rPr>
              <w:t>L</w:t>
            </w:r>
          </w:p>
        </w:tc>
        <w:tc>
          <w:tcPr>
            <w:tcW w:w="1589" w:type="dxa"/>
            <w:vAlign w:val="top"/>
          </w:tcPr>
          <w:p w14:paraId="6D85746D" w14:textId="77777777" w:rsidR="003976E0" w:rsidRPr="009371F4" w:rsidRDefault="003976E0">
            <w:pPr>
              <w:spacing w:after="0" w:line="240" w:lineRule="auto"/>
              <w:jc w:val="center"/>
              <w:rPr>
                <w:rFonts w:cstheme="minorHAnsi"/>
                <w:sz w:val="22"/>
              </w:rPr>
            </w:pPr>
            <w:r w:rsidRPr="009371F4">
              <w:rPr>
                <w:rFonts w:cstheme="minorHAnsi"/>
                <w:sz w:val="22"/>
              </w:rPr>
              <w:t>L</w:t>
            </w:r>
          </w:p>
        </w:tc>
      </w:tr>
    </w:tbl>
    <w:p w14:paraId="5AD22C71" w14:textId="77777777" w:rsidR="000327B7" w:rsidRDefault="000327B7" w:rsidP="00EA22A5">
      <w:pPr>
        <w:pStyle w:val="BodyCopy"/>
        <w:keepNext/>
        <w:spacing w:line="240" w:lineRule="auto"/>
        <w:rPr>
          <w:rFonts w:asciiTheme="minorHAnsi" w:hAnsiTheme="minorHAnsi" w:cstheme="minorHAnsi"/>
          <w:sz w:val="22"/>
        </w:rPr>
      </w:pPr>
    </w:p>
    <w:p w14:paraId="5895D1A9" w14:textId="7942F5CE" w:rsidR="00DA63C6" w:rsidRDefault="00F13D42" w:rsidP="00EA22A5">
      <w:pPr>
        <w:pStyle w:val="BodyCopy"/>
        <w:rPr>
          <w:color w:val="937A46"/>
          <w:spacing w:val="-5"/>
          <w:sz w:val="40"/>
          <w:szCs w:val="40"/>
        </w:rPr>
      </w:pPr>
      <w:r w:rsidRPr="00F13D42">
        <w:rPr>
          <w:rFonts w:asciiTheme="minorHAnsi" w:hAnsiTheme="minorHAnsi" w:cstheme="minorHAnsi"/>
          <w:sz w:val="22"/>
        </w:rPr>
        <w:t xml:space="preserve">The </w:t>
      </w:r>
      <w:r w:rsidR="00B37D70">
        <w:rPr>
          <w:rFonts w:asciiTheme="minorHAnsi" w:hAnsiTheme="minorHAnsi" w:cstheme="minorHAnsi"/>
          <w:sz w:val="22"/>
        </w:rPr>
        <w:t xml:space="preserve">initial </w:t>
      </w:r>
      <w:r w:rsidRPr="00F13D42">
        <w:rPr>
          <w:rFonts w:asciiTheme="minorHAnsi" w:hAnsiTheme="minorHAnsi" w:cstheme="minorHAnsi"/>
          <w:sz w:val="22"/>
        </w:rPr>
        <w:t xml:space="preserve">stakeholder groups identified in the above table were </w:t>
      </w:r>
      <w:r w:rsidR="00B37D70">
        <w:rPr>
          <w:rFonts w:asciiTheme="minorHAnsi" w:hAnsiTheme="minorHAnsi" w:cstheme="minorHAnsi"/>
          <w:sz w:val="22"/>
        </w:rPr>
        <w:t xml:space="preserve">pulled from the </w:t>
      </w:r>
      <w:r w:rsidR="009A3DD6">
        <w:rPr>
          <w:rFonts w:asciiTheme="minorHAnsi" w:hAnsiTheme="minorHAnsi" w:cstheme="minorHAnsi"/>
          <w:sz w:val="22"/>
        </w:rPr>
        <w:t>Digital Client Onboarding</w:t>
      </w:r>
      <w:r w:rsidR="00B37D70">
        <w:rPr>
          <w:rFonts w:asciiTheme="minorHAnsi" w:hAnsiTheme="minorHAnsi" w:cstheme="minorHAnsi"/>
          <w:sz w:val="22"/>
        </w:rPr>
        <w:t xml:space="preserve"> project phase initial </w:t>
      </w:r>
      <w:r w:rsidR="00F04463">
        <w:rPr>
          <w:rFonts w:asciiTheme="minorHAnsi" w:hAnsiTheme="minorHAnsi" w:cstheme="minorHAnsi"/>
          <w:sz w:val="22"/>
        </w:rPr>
        <w:t>New Initiative/Change Risk Assessment Process</w:t>
      </w:r>
      <w:r w:rsidR="00BF207E">
        <w:rPr>
          <w:rFonts w:asciiTheme="minorHAnsi" w:hAnsiTheme="minorHAnsi" w:cstheme="minorHAnsi"/>
          <w:sz w:val="22"/>
        </w:rPr>
        <w:t xml:space="preserve"> assessment</w:t>
      </w:r>
      <w:r w:rsidR="00F04463">
        <w:rPr>
          <w:rFonts w:asciiTheme="minorHAnsi" w:hAnsiTheme="minorHAnsi" w:cstheme="minorHAnsi"/>
          <w:sz w:val="22"/>
        </w:rPr>
        <w:t xml:space="preserve"> (</w:t>
      </w:r>
      <w:hyperlink r:id="rId27" w:history="1">
        <w:r w:rsidR="00B37D70">
          <w:rPr>
            <w:rStyle w:val="Hyperlink"/>
            <w:rFonts w:asciiTheme="minorHAnsi" w:hAnsiTheme="minorHAnsi" w:cstheme="minorHAnsi"/>
            <w:sz w:val="22"/>
          </w:rPr>
          <w:t>NI-RAP</w:t>
        </w:r>
      </w:hyperlink>
      <w:r w:rsidR="00F04463">
        <w:rPr>
          <w:rStyle w:val="Hyperlink"/>
          <w:rFonts w:asciiTheme="minorHAnsi" w:hAnsiTheme="minorHAnsi" w:cstheme="minorHAnsi"/>
          <w:sz w:val="22"/>
        </w:rPr>
        <w:t>)</w:t>
      </w:r>
      <w:r w:rsidRPr="00F13D42">
        <w:rPr>
          <w:rFonts w:asciiTheme="minorHAnsi" w:hAnsiTheme="minorHAnsi" w:cstheme="minorHAnsi"/>
          <w:sz w:val="22"/>
        </w:rPr>
        <w:t xml:space="preserve">. </w:t>
      </w:r>
      <w:r w:rsidR="00593347" w:rsidRPr="00F13D42">
        <w:rPr>
          <w:rFonts w:asciiTheme="minorHAnsi" w:hAnsiTheme="minorHAnsi" w:cstheme="minorHAnsi"/>
          <w:sz w:val="22"/>
        </w:rPr>
        <w:t xml:space="preserve">A </w:t>
      </w:r>
      <w:r w:rsidRPr="00F13D42">
        <w:rPr>
          <w:rFonts w:asciiTheme="minorHAnsi" w:hAnsiTheme="minorHAnsi" w:cstheme="minorHAnsi"/>
          <w:sz w:val="22"/>
        </w:rPr>
        <w:t>separate</w:t>
      </w:r>
      <w:r w:rsidR="00593347" w:rsidRPr="00F13D42">
        <w:rPr>
          <w:rFonts w:asciiTheme="minorHAnsi" w:hAnsiTheme="minorHAnsi" w:cstheme="minorHAnsi"/>
          <w:sz w:val="22"/>
        </w:rPr>
        <w:t xml:space="preserve"> NI-RAP </w:t>
      </w:r>
      <w:r w:rsidRPr="00F13D42">
        <w:rPr>
          <w:rFonts w:asciiTheme="minorHAnsi" w:hAnsiTheme="minorHAnsi" w:cstheme="minorHAnsi"/>
          <w:sz w:val="22"/>
        </w:rPr>
        <w:t xml:space="preserve">for </w:t>
      </w:r>
      <w:r w:rsidR="00B37D70">
        <w:rPr>
          <w:rFonts w:asciiTheme="minorHAnsi" w:hAnsiTheme="minorHAnsi" w:cstheme="minorHAnsi"/>
          <w:sz w:val="22"/>
        </w:rPr>
        <w:t xml:space="preserve">each Program Stream </w:t>
      </w:r>
      <w:r w:rsidRPr="00F13D42">
        <w:rPr>
          <w:rFonts w:asciiTheme="minorHAnsi" w:hAnsiTheme="minorHAnsi" w:cstheme="minorHAnsi"/>
          <w:sz w:val="22"/>
        </w:rPr>
        <w:t>project phase</w:t>
      </w:r>
      <w:r w:rsidR="00B37D70">
        <w:rPr>
          <w:rFonts w:asciiTheme="minorHAnsi" w:hAnsiTheme="minorHAnsi" w:cstheme="minorHAnsi"/>
          <w:sz w:val="22"/>
        </w:rPr>
        <w:t xml:space="preserve"> </w:t>
      </w:r>
      <w:proofErr w:type="gramStart"/>
      <w:r w:rsidR="00B37D70">
        <w:rPr>
          <w:rFonts w:asciiTheme="minorHAnsi" w:hAnsiTheme="minorHAnsi" w:cstheme="minorHAnsi"/>
          <w:sz w:val="22"/>
        </w:rPr>
        <w:t xml:space="preserve">will be </w:t>
      </w:r>
      <w:r w:rsidRPr="00F13D42">
        <w:rPr>
          <w:rFonts w:asciiTheme="minorHAnsi" w:hAnsiTheme="minorHAnsi" w:cstheme="minorHAnsi"/>
          <w:sz w:val="22"/>
        </w:rPr>
        <w:t>developed</w:t>
      </w:r>
      <w:proofErr w:type="gramEnd"/>
      <w:r w:rsidRPr="00F13D42">
        <w:rPr>
          <w:rFonts w:asciiTheme="minorHAnsi" w:hAnsiTheme="minorHAnsi" w:cstheme="minorHAnsi"/>
          <w:sz w:val="22"/>
        </w:rPr>
        <w:t xml:space="preserve"> where there is material change </w:t>
      </w:r>
      <w:r w:rsidR="00B37D70">
        <w:rPr>
          <w:rFonts w:asciiTheme="minorHAnsi" w:hAnsiTheme="minorHAnsi" w:cstheme="minorHAnsi"/>
          <w:sz w:val="22"/>
        </w:rPr>
        <w:t xml:space="preserve">in the </w:t>
      </w:r>
      <w:r w:rsidRPr="00F13D42">
        <w:rPr>
          <w:rFonts w:asciiTheme="minorHAnsi" w:hAnsiTheme="minorHAnsi" w:cstheme="minorHAnsi"/>
          <w:sz w:val="22"/>
        </w:rPr>
        <w:t xml:space="preserve">operational risk profile or impacted stakeholder groups in comparison to the Program Stream’s </w:t>
      </w:r>
      <w:r w:rsidR="00B37D70">
        <w:rPr>
          <w:rFonts w:asciiTheme="minorHAnsi" w:hAnsiTheme="minorHAnsi" w:cstheme="minorHAnsi"/>
          <w:sz w:val="22"/>
        </w:rPr>
        <w:t xml:space="preserve">initial </w:t>
      </w:r>
      <w:r w:rsidRPr="00F13D42">
        <w:rPr>
          <w:rFonts w:asciiTheme="minorHAnsi" w:hAnsiTheme="minorHAnsi" w:cstheme="minorHAnsi"/>
          <w:sz w:val="22"/>
        </w:rPr>
        <w:t>NI</w:t>
      </w:r>
      <w:r w:rsidR="00B37D70">
        <w:rPr>
          <w:rFonts w:asciiTheme="minorHAnsi" w:hAnsiTheme="minorHAnsi" w:cstheme="minorHAnsi"/>
          <w:sz w:val="22"/>
        </w:rPr>
        <w:t>-</w:t>
      </w:r>
      <w:r w:rsidRPr="00F13D42">
        <w:rPr>
          <w:rFonts w:asciiTheme="minorHAnsi" w:hAnsiTheme="minorHAnsi" w:cstheme="minorHAnsi"/>
          <w:sz w:val="22"/>
        </w:rPr>
        <w:t xml:space="preserve">RAP that the project phase belongs to. </w:t>
      </w:r>
      <w:bookmarkStart w:id="255" w:name="_Toc5105788"/>
    </w:p>
    <w:p w14:paraId="0D043287" w14:textId="174A152A" w:rsidR="00A241E1" w:rsidRPr="00631314" w:rsidRDefault="00A241E1" w:rsidP="00EA22A5">
      <w:pPr>
        <w:pStyle w:val="Heading1"/>
        <w:keepNext/>
        <w:numPr>
          <w:ilvl w:val="0"/>
          <w:numId w:val="14"/>
        </w:numPr>
        <w:spacing w:before="240" w:line="240" w:lineRule="auto"/>
        <w:ind w:left="992" w:hanging="992"/>
        <w:rPr>
          <w:color w:val="937A46"/>
        </w:rPr>
      </w:pPr>
      <w:bookmarkStart w:id="256" w:name="_Toc30688879"/>
      <w:r w:rsidRPr="00631314">
        <w:rPr>
          <w:color w:val="937A46"/>
        </w:rPr>
        <w:lastRenderedPageBreak/>
        <w:t>Risk Summary</w:t>
      </w:r>
      <w:bookmarkEnd w:id="255"/>
      <w:bookmarkEnd w:id="256"/>
    </w:p>
    <w:p w14:paraId="17B53908" w14:textId="4C90116E" w:rsidR="00A241E1" w:rsidRPr="001C2707" w:rsidRDefault="00A241E1" w:rsidP="00EA22A5">
      <w:pPr>
        <w:pStyle w:val="BodyCopy"/>
        <w:spacing w:line="240" w:lineRule="auto"/>
        <w:rPr>
          <w:rFonts w:asciiTheme="minorHAnsi" w:hAnsiTheme="minorHAnsi" w:cstheme="minorHAnsi"/>
          <w:sz w:val="22"/>
          <w:szCs w:val="22"/>
        </w:rPr>
      </w:pPr>
      <w:r w:rsidRPr="001C2707">
        <w:rPr>
          <w:rFonts w:asciiTheme="minorHAnsi" w:hAnsiTheme="minorHAnsi" w:cstheme="minorHAnsi"/>
          <w:sz w:val="22"/>
          <w:szCs w:val="22"/>
        </w:rPr>
        <w:t xml:space="preserve">The following </w:t>
      </w:r>
      <w:proofErr w:type="gramStart"/>
      <w:r w:rsidRPr="001C2707">
        <w:rPr>
          <w:rFonts w:asciiTheme="minorHAnsi" w:hAnsiTheme="minorHAnsi" w:cstheme="minorHAnsi"/>
          <w:sz w:val="22"/>
          <w:szCs w:val="22"/>
        </w:rPr>
        <w:t>high level</w:t>
      </w:r>
      <w:proofErr w:type="gramEnd"/>
      <w:r w:rsidRPr="001C2707">
        <w:rPr>
          <w:rFonts w:asciiTheme="minorHAnsi" w:hAnsiTheme="minorHAnsi" w:cstheme="minorHAnsi"/>
          <w:sz w:val="22"/>
          <w:szCs w:val="22"/>
        </w:rPr>
        <w:t xml:space="preserve"> risks identify events that could prevent the full realization of the project benefits. </w:t>
      </w:r>
      <w:r w:rsidR="00A650E3" w:rsidRPr="001C2707">
        <w:rPr>
          <w:rFonts w:asciiTheme="minorHAnsi" w:hAnsiTheme="minorHAnsi" w:cstheme="minorHAnsi"/>
          <w:sz w:val="22"/>
          <w:szCs w:val="22"/>
        </w:rPr>
        <w:t xml:space="preserve">The </w:t>
      </w:r>
      <w:hyperlink r:id="rId28" w:history="1">
        <w:r w:rsidR="00A650E3" w:rsidRPr="001C2707">
          <w:rPr>
            <w:rStyle w:val="Hyperlink"/>
            <w:rFonts w:asciiTheme="minorHAnsi" w:hAnsiTheme="minorHAnsi" w:cstheme="minorHAnsi"/>
            <w:sz w:val="22"/>
            <w:szCs w:val="22"/>
          </w:rPr>
          <w:t>Risk Likelihood</w:t>
        </w:r>
      </w:hyperlink>
      <w:r w:rsidR="00A650E3" w:rsidRPr="001C2707">
        <w:rPr>
          <w:rFonts w:asciiTheme="minorHAnsi" w:hAnsiTheme="minorHAnsi" w:cstheme="minorHAnsi"/>
          <w:sz w:val="22"/>
          <w:szCs w:val="22"/>
        </w:rPr>
        <w:t xml:space="preserve"> and </w:t>
      </w:r>
      <w:hyperlink r:id="rId29" w:history="1">
        <w:r w:rsidR="00A650E3" w:rsidRPr="001C2707">
          <w:rPr>
            <w:rStyle w:val="Hyperlink"/>
            <w:rFonts w:asciiTheme="minorHAnsi" w:hAnsiTheme="minorHAnsi" w:cstheme="minorHAnsi"/>
            <w:sz w:val="22"/>
            <w:szCs w:val="22"/>
          </w:rPr>
          <w:t>Risk Impact</w:t>
        </w:r>
      </w:hyperlink>
      <w:r w:rsidR="00A650E3" w:rsidRPr="001C2707">
        <w:rPr>
          <w:rFonts w:asciiTheme="minorHAnsi" w:hAnsiTheme="minorHAnsi" w:cstheme="minorHAnsi"/>
          <w:sz w:val="22"/>
          <w:szCs w:val="22"/>
        </w:rPr>
        <w:t xml:space="preserve"> of each risk has been identified for both the initial view, where no controls or other mitigating factors are applied, as well as the residual view that remains after controls are applied. </w:t>
      </w:r>
      <w:r w:rsidRPr="001C2707">
        <w:rPr>
          <w:rFonts w:asciiTheme="minorHAnsi" w:hAnsiTheme="minorHAnsi" w:cstheme="minorHAnsi"/>
          <w:sz w:val="22"/>
          <w:szCs w:val="22"/>
        </w:rPr>
        <w:t xml:space="preserve">These risks, and new risks identified as the </w:t>
      </w:r>
      <w:r w:rsidR="0088400B">
        <w:rPr>
          <w:rFonts w:asciiTheme="minorHAnsi" w:hAnsiTheme="minorHAnsi" w:cstheme="minorHAnsi"/>
          <w:sz w:val="22"/>
          <w:szCs w:val="22"/>
        </w:rPr>
        <w:t>program</w:t>
      </w:r>
      <w:r w:rsidR="0088400B" w:rsidRPr="001C2707">
        <w:rPr>
          <w:rFonts w:asciiTheme="minorHAnsi" w:hAnsiTheme="minorHAnsi" w:cstheme="minorHAnsi"/>
          <w:sz w:val="22"/>
          <w:szCs w:val="22"/>
        </w:rPr>
        <w:t xml:space="preserve"> </w:t>
      </w:r>
      <w:r w:rsidRPr="001C2707">
        <w:rPr>
          <w:rFonts w:asciiTheme="minorHAnsi" w:hAnsiTheme="minorHAnsi" w:cstheme="minorHAnsi"/>
          <w:sz w:val="22"/>
          <w:szCs w:val="22"/>
        </w:rPr>
        <w:t xml:space="preserve">progresses, </w:t>
      </w:r>
      <w:proofErr w:type="gramStart"/>
      <w:r w:rsidRPr="001C2707">
        <w:rPr>
          <w:rFonts w:asciiTheme="minorHAnsi" w:hAnsiTheme="minorHAnsi" w:cstheme="minorHAnsi"/>
          <w:sz w:val="22"/>
          <w:szCs w:val="22"/>
        </w:rPr>
        <w:t>will be tracked</w:t>
      </w:r>
      <w:proofErr w:type="gramEnd"/>
      <w:r w:rsidRPr="001C2707">
        <w:rPr>
          <w:rFonts w:asciiTheme="minorHAnsi" w:hAnsiTheme="minorHAnsi" w:cstheme="minorHAnsi"/>
          <w:sz w:val="22"/>
          <w:szCs w:val="22"/>
        </w:rPr>
        <w:t xml:space="preserve"> using the PMO’s Project Management system</w:t>
      </w:r>
      <w:r w:rsidR="0088400B">
        <w:rPr>
          <w:rFonts w:asciiTheme="minorHAnsi" w:hAnsiTheme="minorHAnsi" w:cstheme="minorHAnsi"/>
          <w:sz w:val="22"/>
          <w:szCs w:val="22"/>
        </w:rPr>
        <w:t xml:space="preserve"> and reported accordingly</w:t>
      </w:r>
      <w:r w:rsidRPr="001C2707">
        <w:rPr>
          <w:rFonts w:asciiTheme="minorHAnsi" w:hAnsiTheme="minorHAnsi" w:cstheme="minorHAnsi"/>
          <w:sz w:val="22"/>
          <w:szCs w:val="22"/>
        </w:rPr>
        <w:t xml:space="preserve">. They </w:t>
      </w:r>
      <w:proofErr w:type="gramStart"/>
      <w:r w:rsidRPr="001C2707">
        <w:rPr>
          <w:rFonts w:asciiTheme="minorHAnsi" w:hAnsiTheme="minorHAnsi" w:cstheme="minorHAnsi"/>
          <w:sz w:val="22"/>
          <w:szCs w:val="22"/>
        </w:rPr>
        <w:t xml:space="preserve">will be reviewed and updated </w:t>
      </w:r>
      <w:r w:rsidR="0088400B">
        <w:rPr>
          <w:rFonts w:asciiTheme="minorHAnsi" w:hAnsiTheme="minorHAnsi" w:cstheme="minorHAnsi"/>
          <w:sz w:val="22"/>
          <w:szCs w:val="22"/>
        </w:rPr>
        <w:t xml:space="preserve">on a regular basis </w:t>
      </w:r>
      <w:r w:rsidRPr="001C2707">
        <w:rPr>
          <w:rFonts w:asciiTheme="minorHAnsi" w:hAnsiTheme="minorHAnsi" w:cstheme="minorHAnsi"/>
          <w:sz w:val="22"/>
          <w:szCs w:val="22"/>
        </w:rPr>
        <w:t xml:space="preserve">with the </w:t>
      </w:r>
      <w:r w:rsidR="0088400B">
        <w:rPr>
          <w:rFonts w:asciiTheme="minorHAnsi" w:hAnsiTheme="minorHAnsi" w:cstheme="minorHAnsi"/>
          <w:sz w:val="22"/>
          <w:szCs w:val="22"/>
        </w:rPr>
        <w:t xml:space="preserve">Program Team, Partners, </w:t>
      </w:r>
      <w:r w:rsidRPr="001C2707">
        <w:rPr>
          <w:rFonts w:asciiTheme="minorHAnsi" w:hAnsiTheme="minorHAnsi" w:cstheme="minorHAnsi"/>
          <w:sz w:val="22"/>
          <w:szCs w:val="22"/>
        </w:rPr>
        <w:t>Project Owner</w:t>
      </w:r>
      <w:r w:rsidR="0088400B">
        <w:rPr>
          <w:rFonts w:asciiTheme="minorHAnsi" w:hAnsiTheme="minorHAnsi" w:cstheme="minorHAnsi"/>
          <w:sz w:val="22"/>
          <w:szCs w:val="22"/>
        </w:rPr>
        <w:t>s</w:t>
      </w:r>
      <w:r w:rsidRPr="001C2707">
        <w:rPr>
          <w:rFonts w:asciiTheme="minorHAnsi" w:hAnsiTheme="minorHAnsi" w:cstheme="minorHAnsi"/>
          <w:sz w:val="22"/>
          <w:szCs w:val="22"/>
        </w:rPr>
        <w:t>, Executive Sponsor</w:t>
      </w:r>
      <w:r w:rsidR="0088400B">
        <w:rPr>
          <w:rFonts w:asciiTheme="minorHAnsi" w:hAnsiTheme="minorHAnsi" w:cstheme="minorHAnsi"/>
          <w:sz w:val="22"/>
          <w:szCs w:val="22"/>
        </w:rPr>
        <w:t>s</w:t>
      </w:r>
      <w:r w:rsidRPr="001C2707">
        <w:rPr>
          <w:rFonts w:asciiTheme="minorHAnsi" w:hAnsiTheme="minorHAnsi" w:cstheme="minorHAnsi"/>
          <w:sz w:val="22"/>
          <w:szCs w:val="22"/>
        </w:rPr>
        <w:t xml:space="preserve">, and </w:t>
      </w:r>
      <w:r w:rsidR="0088400B">
        <w:rPr>
          <w:rFonts w:asciiTheme="minorHAnsi" w:hAnsiTheme="minorHAnsi" w:cstheme="minorHAnsi"/>
          <w:sz w:val="22"/>
          <w:szCs w:val="22"/>
        </w:rPr>
        <w:t xml:space="preserve">Executive </w:t>
      </w:r>
      <w:r w:rsidRPr="001C2707">
        <w:rPr>
          <w:rFonts w:asciiTheme="minorHAnsi" w:hAnsiTheme="minorHAnsi" w:cstheme="minorHAnsi"/>
          <w:sz w:val="22"/>
          <w:szCs w:val="22"/>
        </w:rPr>
        <w:t>Steering Committee</w:t>
      </w:r>
      <w:proofErr w:type="gramEnd"/>
      <w:r w:rsidRPr="001C2707">
        <w:rPr>
          <w:rFonts w:asciiTheme="minorHAnsi" w:hAnsiTheme="minorHAnsi" w:cstheme="minorHAnsi"/>
          <w:sz w:val="22"/>
          <w:szCs w:val="22"/>
        </w:rPr>
        <w:t xml:space="preserve">. </w:t>
      </w:r>
    </w:p>
    <w:p w14:paraId="331915F6" w14:textId="77777777" w:rsidR="00A650E3" w:rsidRPr="000B447A" w:rsidRDefault="00A650E3" w:rsidP="00EA22A5">
      <w:pPr>
        <w:pStyle w:val="BodyCopy"/>
        <w:spacing w:line="240" w:lineRule="auto"/>
      </w:pPr>
    </w:p>
    <w:tbl>
      <w:tblPr>
        <w:tblStyle w:val="ListTable3-Accent6"/>
        <w:tblW w:w="10916" w:type="dxa"/>
        <w:tblLayout w:type="fixed"/>
        <w:tblLook w:val="04A0" w:firstRow="1" w:lastRow="0" w:firstColumn="1" w:lastColumn="0" w:noHBand="0" w:noVBand="1"/>
      </w:tblPr>
      <w:tblGrid>
        <w:gridCol w:w="2552"/>
        <w:gridCol w:w="1271"/>
        <w:gridCol w:w="850"/>
        <w:gridCol w:w="4111"/>
        <w:gridCol w:w="1276"/>
        <w:gridCol w:w="849"/>
        <w:gridCol w:w="7"/>
      </w:tblGrid>
      <w:tr w:rsidR="00A241E1" w:rsidRPr="00956D52" w14:paraId="6926ECFC" w14:textId="77777777" w:rsidTr="00956D52">
        <w:trPr>
          <w:gridAfter w:val="1"/>
          <w:cnfStyle w:val="100000000000" w:firstRow="1" w:lastRow="0" w:firstColumn="0" w:lastColumn="0" w:oddVBand="0" w:evenVBand="0" w:oddHBand="0" w:evenHBand="0" w:firstRowFirstColumn="0" w:firstRowLastColumn="0" w:lastRowFirstColumn="0" w:lastRowLastColumn="0"/>
          <w:wAfter w:w="7" w:type="dxa"/>
          <w:trHeight w:val="414"/>
          <w:tblHeader/>
        </w:trPr>
        <w:tc>
          <w:tcPr>
            <w:cnfStyle w:val="001000000100" w:firstRow="0" w:lastRow="0" w:firstColumn="1" w:lastColumn="0" w:oddVBand="0" w:evenVBand="0" w:oddHBand="0" w:evenHBand="0" w:firstRowFirstColumn="1" w:firstRowLastColumn="0" w:lastRowFirstColumn="0" w:lastRowLastColumn="0"/>
            <w:tcW w:w="2552" w:type="dxa"/>
            <w:vMerge w:val="restart"/>
            <w:shd w:val="clear" w:color="auto" w:fill="808474"/>
          </w:tcPr>
          <w:p w14:paraId="1E599324" w14:textId="77777777" w:rsidR="00A241E1" w:rsidRPr="00956D52" w:rsidRDefault="00A241E1">
            <w:pPr>
              <w:pStyle w:val="NoSpacing"/>
              <w:rPr>
                <w:color w:val="FFFFFF" w:themeColor="background2"/>
              </w:rPr>
            </w:pPr>
            <w:r w:rsidRPr="00956D52">
              <w:rPr>
                <w:color w:val="FFFFFF" w:themeColor="background2"/>
              </w:rPr>
              <w:t>Risk Category &amp; Details</w:t>
            </w:r>
          </w:p>
        </w:tc>
        <w:tc>
          <w:tcPr>
            <w:tcW w:w="2121" w:type="dxa"/>
            <w:gridSpan w:val="2"/>
            <w:shd w:val="clear" w:color="auto" w:fill="808474"/>
          </w:tcPr>
          <w:p w14:paraId="6D6E9E7F" w14:textId="0AF86943" w:rsidR="00A241E1" w:rsidRPr="00956D52" w:rsidRDefault="00A650E3">
            <w:pPr>
              <w:pStyle w:val="NoSpacing"/>
              <w:jc w:val="center"/>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Initial View</w:t>
            </w:r>
          </w:p>
        </w:tc>
        <w:tc>
          <w:tcPr>
            <w:tcW w:w="4111" w:type="dxa"/>
            <w:shd w:val="clear" w:color="auto" w:fill="808474"/>
          </w:tcPr>
          <w:p w14:paraId="47C366D9" w14:textId="77777777"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General Mitigation Strategy</w:t>
            </w:r>
          </w:p>
        </w:tc>
        <w:tc>
          <w:tcPr>
            <w:tcW w:w="2125" w:type="dxa"/>
            <w:gridSpan w:val="2"/>
            <w:shd w:val="clear" w:color="auto" w:fill="808474"/>
          </w:tcPr>
          <w:p w14:paraId="2E4D5E49" w14:textId="5385B778" w:rsidR="00A241E1" w:rsidRPr="00956D52" w:rsidRDefault="00A650E3">
            <w:pPr>
              <w:pStyle w:val="NoSpacing"/>
              <w:jc w:val="center"/>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Residual View</w:t>
            </w:r>
          </w:p>
        </w:tc>
      </w:tr>
      <w:tr w:rsidR="00A241E1" w:rsidRPr="00956D52" w14:paraId="368CE36A" w14:textId="77777777" w:rsidTr="00956D52">
        <w:trPr>
          <w:cnfStyle w:val="100000000000" w:firstRow="1" w:lastRow="0" w:firstColumn="0" w:lastColumn="0" w:oddVBand="0" w:evenVBand="0" w:oddHBand="0" w:evenHBand="0" w:firstRowFirstColumn="0" w:firstRowLastColumn="0" w:lastRowFirstColumn="0" w:lastRowLastColumn="0"/>
          <w:trHeight w:val="403"/>
          <w:tblHeader/>
        </w:trPr>
        <w:tc>
          <w:tcPr>
            <w:cnfStyle w:val="001000000100" w:firstRow="0" w:lastRow="0" w:firstColumn="1" w:lastColumn="0" w:oddVBand="0" w:evenVBand="0" w:oddHBand="0" w:evenHBand="0" w:firstRowFirstColumn="1" w:firstRowLastColumn="0" w:lastRowFirstColumn="0" w:lastRowLastColumn="0"/>
            <w:tcW w:w="2552" w:type="dxa"/>
            <w:vMerge/>
            <w:shd w:val="clear" w:color="auto" w:fill="808474"/>
          </w:tcPr>
          <w:p w14:paraId="155E70EB" w14:textId="77777777" w:rsidR="00A241E1" w:rsidRPr="00956D52" w:rsidRDefault="00A241E1">
            <w:pPr>
              <w:rPr>
                <w:b w:val="0"/>
                <w:iCs/>
                <w:color w:val="FFFFFF" w:themeColor="background2"/>
              </w:rPr>
            </w:pPr>
          </w:p>
        </w:tc>
        <w:tc>
          <w:tcPr>
            <w:tcW w:w="1271" w:type="dxa"/>
            <w:shd w:val="clear" w:color="auto" w:fill="808474"/>
          </w:tcPr>
          <w:p w14:paraId="631E9407" w14:textId="77777777"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Probability</w:t>
            </w:r>
          </w:p>
        </w:tc>
        <w:tc>
          <w:tcPr>
            <w:tcW w:w="850" w:type="dxa"/>
            <w:shd w:val="clear" w:color="auto" w:fill="808474"/>
          </w:tcPr>
          <w:p w14:paraId="2721B446" w14:textId="77777777"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Impact</w:t>
            </w:r>
          </w:p>
        </w:tc>
        <w:tc>
          <w:tcPr>
            <w:tcW w:w="4111" w:type="dxa"/>
            <w:shd w:val="clear" w:color="auto" w:fill="808474"/>
          </w:tcPr>
          <w:p w14:paraId="530DB234" w14:textId="77777777" w:rsidR="00A241E1" w:rsidRPr="00956D52" w:rsidRDefault="00A241E1">
            <w:pPr>
              <w:cnfStyle w:val="100000000000" w:firstRow="1" w:lastRow="0" w:firstColumn="0" w:lastColumn="0" w:oddVBand="0" w:evenVBand="0" w:oddHBand="0" w:evenHBand="0" w:firstRowFirstColumn="0" w:firstRowLastColumn="0" w:lastRowFirstColumn="0" w:lastRowLastColumn="0"/>
              <w:rPr>
                <w:b w:val="0"/>
                <w:iCs/>
                <w:color w:val="FFFFFF" w:themeColor="background2"/>
              </w:rPr>
            </w:pPr>
          </w:p>
        </w:tc>
        <w:tc>
          <w:tcPr>
            <w:tcW w:w="1276" w:type="dxa"/>
            <w:shd w:val="clear" w:color="auto" w:fill="808474"/>
          </w:tcPr>
          <w:p w14:paraId="4F7A4763" w14:textId="77777777"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Probability</w:t>
            </w:r>
          </w:p>
        </w:tc>
        <w:tc>
          <w:tcPr>
            <w:tcW w:w="856" w:type="dxa"/>
            <w:gridSpan w:val="2"/>
            <w:shd w:val="clear" w:color="auto" w:fill="808474"/>
          </w:tcPr>
          <w:p w14:paraId="21117A48" w14:textId="77777777"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Impact</w:t>
            </w:r>
          </w:p>
        </w:tc>
      </w:tr>
      <w:tr w:rsidR="00A241E1" w:rsidRPr="00956D52" w14:paraId="72BA8764" w14:textId="77777777" w:rsidTr="00956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5FD2961" w14:textId="19AAE2DB" w:rsidR="00A241E1" w:rsidRPr="00956D52" w:rsidRDefault="001C2707">
            <w:pPr>
              <w:pStyle w:val="NoSpacing"/>
              <w:rPr>
                <w:b w:val="0"/>
              </w:rPr>
            </w:pPr>
            <w:r w:rsidRPr="00956D52">
              <w:rPr>
                <w:b w:val="0"/>
              </w:rPr>
              <w:t>Availability of internal CWB and external Partner resources</w:t>
            </w:r>
          </w:p>
        </w:tc>
        <w:tc>
          <w:tcPr>
            <w:tcW w:w="1271" w:type="dxa"/>
          </w:tcPr>
          <w:p w14:paraId="0B39F242" w14:textId="6DDBEB9D" w:rsidR="00A241E1" w:rsidRPr="00956D52" w:rsidRDefault="00BF01AD">
            <w:pPr>
              <w:cnfStyle w:val="000000100000" w:firstRow="0" w:lastRow="0" w:firstColumn="0" w:lastColumn="0" w:oddVBand="0" w:evenVBand="0" w:oddHBand="1" w:evenHBand="0" w:firstRowFirstColumn="0" w:firstRowLastColumn="0" w:lastRowFirstColumn="0" w:lastRowLastColumn="0"/>
              <w:rPr>
                <w:lang w:eastAsia="en-US"/>
              </w:rPr>
            </w:pPr>
            <w:r w:rsidRPr="00956D52">
              <w:rPr>
                <w:lang w:eastAsia="en-US"/>
              </w:rPr>
              <w:t>H</w:t>
            </w:r>
            <w:r w:rsidR="00956D52">
              <w:rPr>
                <w:lang w:eastAsia="en-US"/>
              </w:rPr>
              <w:t>igh</w:t>
            </w:r>
          </w:p>
        </w:tc>
        <w:tc>
          <w:tcPr>
            <w:tcW w:w="850" w:type="dxa"/>
          </w:tcPr>
          <w:p w14:paraId="0A5C8F4C" w14:textId="348A52C7" w:rsidR="00A241E1" w:rsidRPr="00956D52" w:rsidRDefault="00BF01AD">
            <w:pPr>
              <w:pStyle w:val="NoSpacing"/>
              <w:cnfStyle w:val="000000100000" w:firstRow="0" w:lastRow="0" w:firstColumn="0" w:lastColumn="0" w:oddVBand="0" w:evenVBand="0" w:oddHBand="1" w:evenHBand="0" w:firstRowFirstColumn="0" w:firstRowLastColumn="0" w:lastRowFirstColumn="0" w:lastRowLastColumn="0"/>
            </w:pPr>
            <w:r w:rsidRPr="00956D52">
              <w:t>V</w:t>
            </w:r>
            <w:r w:rsidR="00956D52">
              <w:t xml:space="preserve">ery </w:t>
            </w:r>
            <w:r w:rsidRPr="00956D52">
              <w:t>H</w:t>
            </w:r>
            <w:r w:rsidR="00956D52">
              <w:t>igh</w:t>
            </w:r>
          </w:p>
        </w:tc>
        <w:tc>
          <w:tcPr>
            <w:tcW w:w="4111" w:type="dxa"/>
          </w:tcPr>
          <w:p w14:paraId="1BF2195F" w14:textId="764911A1" w:rsidR="00A241E1" w:rsidRPr="00956D52" w:rsidRDefault="001C2707">
            <w:pPr>
              <w:pStyle w:val="NoSpacing"/>
              <w:cnfStyle w:val="000000100000" w:firstRow="0" w:lastRow="0" w:firstColumn="0" w:lastColumn="0" w:oddVBand="0" w:evenVBand="0" w:oddHBand="1" w:evenHBand="0" w:firstRowFirstColumn="0" w:firstRowLastColumn="0" w:lastRowFirstColumn="0" w:lastRowLastColumn="0"/>
            </w:pPr>
            <w:r w:rsidRPr="00956D52">
              <w:t xml:space="preserve">Identify </w:t>
            </w:r>
            <w:proofErr w:type="gramStart"/>
            <w:r w:rsidRPr="00956D52">
              <w:t>program resourcing</w:t>
            </w:r>
            <w:proofErr w:type="gramEnd"/>
            <w:r w:rsidRPr="00956D52">
              <w:t xml:space="preserve"> needs early and expedite onboarding. Plan for adequate backup resources and knowledge transfer. Stagger out tasks/asks if not critical path to better balance key business/technical resources.</w:t>
            </w:r>
          </w:p>
        </w:tc>
        <w:tc>
          <w:tcPr>
            <w:tcW w:w="1276" w:type="dxa"/>
          </w:tcPr>
          <w:p w14:paraId="31C42548" w14:textId="32150419" w:rsidR="00A241E1" w:rsidRPr="00956D52" w:rsidRDefault="00BF01AD">
            <w:pPr>
              <w:pStyle w:val="NoSpacing"/>
              <w:cnfStyle w:val="000000100000" w:firstRow="0" w:lastRow="0" w:firstColumn="0" w:lastColumn="0" w:oddVBand="0" w:evenVBand="0" w:oddHBand="1" w:evenHBand="0" w:firstRowFirstColumn="0" w:firstRowLastColumn="0" w:lastRowFirstColumn="0" w:lastRowLastColumn="0"/>
            </w:pPr>
            <w:r w:rsidRPr="00956D52">
              <w:t>H</w:t>
            </w:r>
            <w:r w:rsidR="00956D52">
              <w:t>igh</w:t>
            </w:r>
          </w:p>
        </w:tc>
        <w:tc>
          <w:tcPr>
            <w:tcW w:w="856" w:type="dxa"/>
            <w:gridSpan w:val="2"/>
          </w:tcPr>
          <w:p w14:paraId="4CD717D8" w14:textId="346A05A5" w:rsidR="00A241E1" w:rsidRPr="00956D52" w:rsidRDefault="00A241E1">
            <w:pPr>
              <w:pStyle w:val="NoSpacing"/>
              <w:cnfStyle w:val="000000100000" w:firstRow="0" w:lastRow="0" w:firstColumn="0" w:lastColumn="0" w:oddVBand="0" w:evenVBand="0" w:oddHBand="1" w:evenHBand="0" w:firstRowFirstColumn="0" w:firstRowLastColumn="0" w:lastRowFirstColumn="0" w:lastRowLastColumn="0"/>
            </w:pPr>
            <w:r w:rsidRPr="00956D52">
              <w:t>H</w:t>
            </w:r>
            <w:r w:rsidR="00956D52">
              <w:t>igh</w:t>
            </w:r>
          </w:p>
        </w:tc>
      </w:tr>
      <w:tr w:rsidR="00A241E1" w:rsidRPr="00956D52" w14:paraId="557E5763" w14:textId="77777777" w:rsidTr="00956D52">
        <w:tc>
          <w:tcPr>
            <w:cnfStyle w:val="001000000000" w:firstRow="0" w:lastRow="0" w:firstColumn="1" w:lastColumn="0" w:oddVBand="0" w:evenVBand="0" w:oddHBand="0" w:evenHBand="0" w:firstRowFirstColumn="0" w:firstRowLastColumn="0" w:lastRowFirstColumn="0" w:lastRowLastColumn="0"/>
            <w:tcW w:w="2552" w:type="dxa"/>
          </w:tcPr>
          <w:p w14:paraId="78E903EE" w14:textId="2D9E0AF4" w:rsidR="00A241E1" w:rsidRPr="00956D52" w:rsidRDefault="001C2707" w:rsidP="00182778">
            <w:pPr>
              <w:pStyle w:val="NoSpacing"/>
              <w:rPr>
                <w:b w:val="0"/>
              </w:rPr>
            </w:pPr>
            <w:r w:rsidRPr="00956D52">
              <w:rPr>
                <w:b w:val="0"/>
              </w:rPr>
              <w:t>Tight delivery schedule</w:t>
            </w:r>
            <w:r w:rsidR="0088400B">
              <w:rPr>
                <w:b w:val="0"/>
              </w:rPr>
              <w:t>s</w:t>
            </w:r>
          </w:p>
        </w:tc>
        <w:tc>
          <w:tcPr>
            <w:tcW w:w="1271" w:type="dxa"/>
          </w:tcPr>
          <w:p w14:paraId="1E48C45D" w14:textId="05B86F41" w:rsidR="00A241E1" w:rsidRPr="00956D52" w:rsidRDefault="00956D52">
            <w:pPr>
              <w:pStyle w:val="NoSpacing"/>
              <w:cnfStyle w:val="000000000000" w:firstRow="0" w:lastRow="0" w:firstColumn="0" w:lastColumn="0" w:oddVBand="0" w:evenVBand="0" w:oddHBand="0" w:evenHBand="0" w:firstRowFirstColumn="0" w:firstRowLastColumn="0" w:lastRowFirstColumn="0" w:lastRowLastColumn="0"/>
            </w:pPr>
            <w:r w:rsidRPr="00956D52">
              <w:t>H</w:t>
            </w:r>
            <w:r>
              <w:t>igh</w:t>
            </w:r>
          </w:p>
        </w:tc>
        <w:tc>
          <w:tcPr>
            <w:tcW w:w="850" w:type="dxa"/>
          </w:tcPr>
          <w:p w14:paraId="68A1E3D9" w14:textId="0A400FBF" w:rsidR="00A241E1" w:rsidRPr="00956D52" w:rsidRDefault="00956D52">
            <w:pPr>
              <w:pStyle w:val="NoSpacing"/>
              <w:cnfStyle w:val="000000000000" w:firstRow="0" w:lastRow="0" w:firstColumn="0" w:lastColumn="0" w:oddVBand="0" w:evenVBand="0" w:oddHBand="0" w:evenHBand="0" w:firstRowFirstColumn="0" w:firstRowLastColumn="0" w:lastRowFirstColumn="0" w:lastRowLastColumn="0"/>
            </w:pPr>
            <w:r w:rsidRPr="00956D52">
              <w:t>V</w:t>
            </w:r>
            <w:r>
              <w:t xml:space="preserve">ery </w:t>
            </w:r>
            <w:r w:rsidRPr="00956D52">
              <w:t>H</w:t>
            </w:r>
            <w:r>
              <w:t>igh</w:t>
            </w:r>
          </w:p>
        </w:tc>
        <w:tc>
          <w:tcPr>
            <w:tcW w:w="4111" w:type="dxa"/>
          </w:tcPr>
          <w:p w14:paraId="25AEE149" w14:textId="2D25DA04" w:rsidR="00A241E1" w:rsidRPr="00956D52" w:rsidRDefault="001C2707">
            <w:pPr>
              <w:pStyle w:val="NoSpacing"/>
              <w:cnfStyle w:val="000000000000" w:firstRow="0" w:lastRow="0" w:firstColumn="0" w:lastColumn="0" w:oddVBand="0" w:evenVBand="0" w:oddHBand="0" w:evenHBand="0" w:firstRowFirstColumn="0" w:firstRowLastColumn="0" w:lastRowFirstColumn="0" w:lastRowLastColumn="0"/>
            </w:pPr>
            <w:r w:rsidRPr="00956D52">
              <w:t xml:space="preserve">Ensure all teams remain aligned with the </w:t>
            </w:r>
            <w:proofErr w:type="spellStart"/>
            <w:r w:rsidRPr="00956D52">
              <w:t>Temenos</w:t>
            </w:r>
            <w:proofErr w:type="spellEnd"/>
            <w:r w:rsidRPr="00956D52">
              <w:t xml:space="preserve"> schedule</w:t>
            </w:r>
            <w:r w:rsidR="0088400B">
              <w:t>s</w:t>
            </w:r>
            <w:r w:rsidRPr="00956D52">
              <w:t xml:space="preserve"> and focused in identifying key dependencies/closing out critical path items.</w:t>
            </w:r>
          </w:p>
        </w:tc>
        <w:tc>
          <w:tcPr>
            <w:tcW w:w="1276" w:type="dxa"/>
          </w:tcPr>
          <w:p w14:paraId="4105851C" w14:textId="661EC1F8" w:rsidR="00A241E1" w:rsidRPr="00956D52" w:rsidRDefault="00956D52">
            <w:pPr>
              <w:pStyle w:val="NoSpacing"/>
              <w:cnfStyle w:val="000000000000" w:firstRow="0" w:lastRow="0" w:firstColumn="0" w:lastColumn="0" w:oddVBand="0" w:evenVBand="0" w:oddHBand="0" w:evenHBand="0" w:firstRowFirstColumn="0" w:firstRowLastColumn="0" w:lastRowFirstColumn="0" w:lastRowLastColumn="0"/>
            </w:pPr>
            <w:r w:rsidRPr="00956D52">
              <w:t>H</w:t>
            </w:r>
            <w:r>
              <w:t>igh</w:t>
            </w:r>
          </w:p>
        </w:tc>
        <w:tc>
          <w:tcPr>
            <w:tcW w:w="856" w:type="dxa"/>
            <w:gridSpan w:val="2"/>
          </w:tcPr>
          <w:p w14:paraId="0BD069FA" w14:textId="78CE809D" w:rsidR="00A241E1" w:rsidRPr="00956D52" w:rsidRDefault="00956D52">
            <w:pPr>
              <w:pStyle w:val="NoSpacing"/>
              <w:cnfStyle w:val="000000000000" w:firstRow="0" w:lastRow="0" w:firstColumn="0" w:lastColumn="0" w:oddVBand="0" w:evenVBand="0" w:oddHBand="0" w:evenHBand="0" w:firstRowFirstColumn="0" w:firstRowLastColumn="0" w:lastRowFirstColumn="0" w:lastRowLastColumn="0"/>
            </w:pPr>
            <w:r w:rsidRPr="00956D52">
              <w:t>H</w:t>
            </w:r>
            <w:r>
              <w:t>igh</w:t>
            </w:r>
          </w:p>
        </w:tc>
      </w:tr>
      <w:tr w:rsidR="00A241E1" w:rsidRPr="00956D52" w14:paraId="5B02EDDA" w14:textId="77777777" w:rsidTr="00956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AEB5A50" w14:textId="21D9B3D5" w:rsidR="00A241E1" w:rsidRPr="00956D52" w:rsidRDefault="001C2707">
            <w:pPr>
              <w:pStyle w:val="NoSpacing"/>
              <w:rPr>
                <w:b w:val="0"/>
              </w:rPr>
            </w:pPr>
            <w:r w:rsidRPr="00956D52">
              <w:rPr>
                <w:b w:val="0"/>
              </w:rPr>
              <w:t>Management of cross dependencies between/within the partner solutions</w:t>
            </w:r>
          </w:p>
        </w:tc>
        <w:tc>
          <w:tcPr>
            <w:tcW w:w="1271" w:type="dxa"/>
          </w:tcPr>
          <w:p w14:paraId="61F497BC" w14:textId="58EBB708" w:rsidR="00A241E1"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V</w:t>
            </w:r>
            <w:r>
              <w:t xml:space="preserve">ery </w:t>
            </w:r>
            <w:r w:rsidRPr="00956D52">
              <w:t>H</w:t>
            </w:r>
            <w:r>
              <w:t>igh</w:t>
            </w:r>
          </w:p>
        </w:tc>
        <w:tc>
          <w:tcPr>
            <w:tcW w:w="850" w:type="dxa"/>
          </w:tcPr>
          <w:p w14:paraId="7F6DFE0E" w14:textId="62925D64" w:rsidR="00A241E1"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V</w:t>
            </w:r>
            <w:r>
              <w:t xml:space="preserve">ery </w:t>
            </w:r>
            <w:r w:rsidRPr="00956D52">
              <w:t>H</w:t>
            </w:r>
            <w:r>
              <w:t>igh</w:t>
            </w:r>
          </w:p>
        </w:tc>
        <w:tc>
          <w:tcPr>
            <w:tcW w:w="4111" w:type="dxa"/>
          </w:tcPr>
          <w:p w14:paraId="39B85B78" w14:textId="7A7A2C1C" w:rsidR="00A241E1" w:rsidRPr="00956D52" w:rsidRDefault="001C2707">
            <w:pPr>
              <w:pStyle w:val="NoSpacing"/>
              <w:cnfStyle w:val="000000100000" w:firstRow="0" w:lastRow="0" w:firstColumn="0" w:lastColumn="0" w:oddVBand="0" w:evenVBand="0" w:oddHBand="1" w:evenHBand="0" w:firstRowFirstColumn="0" w:firstRowLastColumn="0" w:lastRowFirstColumn="0" w:lastRowLastColumn="0"/>
            </w:pPr>
            <w:r w:rsidRPr="00956D52">
              <w:t xml:space="preserve">Enable effective cross-group </w:t>
            </w:r>
            <w:proofErr w:type="gramStart"/>
            <w:r w:rsidRPr="00956D52">
              <w:t>communications,</w:t>
            </w:r>
            <w:proofErr w:type="gramEnd"/>
            <w:r w:rsidRPr="00956D52">
              <w:t xml:space="preserve"> build a collaborative 'one-team' Partner approach to ensure upfront alignment and avoidance of rework.</w:t>
            </w:r>
          </w:p>
        </w:tc>
        <w:tc>
          <w:tcPr>
            <w:tcW w:w="1276" w:type="dxa"/>
          </w:tcPr>
          <w:p w14:paraId="7099D226" w14:textId="47F4AD8B" w:rsidR="00A241E1"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H</w:t>
            </w:r>
            <w:r>
              <w:t>igh</w:t>
            </w:r>
          </w:p>
        </w:tc>
        <w:tc>
          <w:tcPr>
            <w:tcW w:w="856" w:type="dxa"/>
            <w:gridSpan w:val="2"/>
          </w:tcPr>
          <w:p w14:paraId="581FE78D" w14:textId="44DFF0BE" w:rsidR="00A241E1"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H</w:t>
            </w:r>
            <w:r>
              <w:t>igh</w:t>
            </w:r>
          </w:p>
        </w:tc>
      </w:tr>
      <w:tr w:rsidR="00A241E1" w:rsidRPr="00956D52" w14:paraId="4C8A3CB8" w14:textId="77777777" w:rsidTr="00956D52">
        <w:tc>
          <w:tcPr>
            <w:cnfStyle w:val="001000000000" w:firstRow="0" w:lastRow="0" w:firstColumn="1" w:lastColumn="0" w:oddVBand="0" w:evenVBand="0" w:oddHBand="0" w:evenHBand="0" w:firstRowFirstColumn="0" w:firstRowLastColumn="0" w:lastRowFirstColumn="0" w:lastRowLastColumn="0"/>
            <w:tcW w:w="2552" w:type="dxa"/>
          </w:tcPr>
          <w:p w14:paraId="1A6BB809" w14:textId="695238FA" w:rsidR="00A241E1" w:rsidRPr="00956D52" w:rsidRDefault="001C2707">
            <w:pPr>
              <w:pStyle w:val="NoSpacing"/>
              <w:rPr>
                <w:b w:val="0"/>
              </w:rPr>
            </w:pPr>
            <w:r w:rsidRPr="00F13D42">
              <w:rPr>
                <w:b w:val="0"/>
              </w:rPr>
              <w:t>Uncertainty in Partner product</w:t>
            </w:r>
            <w:r w:rsidR="00683FD9" w:rsidRPr="00F13D42">
              <w:rPr>
                <w:b w:val="0"/>
              </w:rPr>
              <w:t xml:space="preserve"> solutions</w:t>
            </w:r>
            <w:r w:rsidRPr="00F13D42">
              <w:rPr>
                <w:b w:val="0"/>
              </w:rPr>
              <w:t xml:space="preserve"> </w:t>
            </w:r>
            <w:r w:rsidR="00683FD9" w:rsidRPr="00F13D42">
              <w:rPr>
                <w:b w:val="0"/>
              </w:rPr>
              <w:t xml:space="preserve">and services </w:t>
            </w:r>
            <w:r w:rsidRPr="00F13D42">
              <w:rPr>
                <w:b w:val="0"/>
              </w:rPr>
              <w:t>adds risks to the schedule</w:t>
            </w:r>
          </w:p>
        </w:tc>
        <w:tc>
          <w:tcPr>
            <w:tcW w:w="1271" w:type="dxa"/>
          </w:tcPr>
          <w:p w14:paraId="31800411" w14:textId="328FF5D8" w:rsidR="00A241E1" w:rsidRPr="00956D52" w:rsidRDefault="00BF01AD">
            <w:pPr>
              <w:pStyle w:val="NoSpacing"/>
              <w:cnfStyle w:val="000000000000" w:firstRow="0" w:lastRow="0" w:firstColumn="0" w:lastColumn="0" w:oddVBand="0" w:evenVBand="0" w:oddHBand="0" w:evenHBand="0" w:firstRowFirstColumn="0" w:firstRowLastColumn="0" w:lastRowFirstColumn="0" w:lastRowLastColumn="0"/>
            </w:pPr>
            <w:r w:rsidRPr="00956D52">
              <w:t>H</w:t>
            </w:r>
            <w:r w:rsidR="00956D52">
              <w:t>igh</w:t>
            </w:r>
          </w:p>
        </w:tc>
        <w:tc>
          <w:tcPr>
            <w:tcW w:w="850" w:type="dxa"/>
          </w:tcPr>
          <w:p w14:paraId="1728CF01" w14:textId="35DA76B8" w:rsidR="00A241E1" w:rsidRPr="00956D52" w:rsidRDefault="00BF01AD">
            <w:pPr>
              <w:pStyle w:val="NoSpacing"/>
              <w:cnfStyle w:val="000000000000" w:firstRow="0" w:lastRow="0" w:firstColumn="0" w:lastColumn="0" w:oddVBand="0" w:evenVBand="0" w:oddHBand="0" w:evenHBand="0" w:firstRowFirstColumn="0" w:firstRowLastColumn="0" w:lastRowFirstColumn="0" w:lastRowLastColumn="0"/>
            </w:pPr>
            <w:r w:rsidRPr="00956D52">
              <w:t>H</w:t>
            </w:r>
            <w:r w:rsidR="00956D52">
              <w:t>igh</w:t>
            </w:r>
          </w:p>
        </w:tc>
        <w:tc>
          <w:tcPr>
            <w:tcW w:w="4111" w:type="dxa"/>
          </w:tcPr>
          <w:p w14:paraId="139A1024" w14:textId="1AA75A38" w:rsidR="00A241E1" w:rsidRPr="00956D52" w:rsidRDefault="001C2707">
            <w:pPr>
              <w:pStyle w:val="NoSpacing"/>
              <w:cnfStyle w:val="000000000000" w:firstRow="0" w:lastRow="0" w:firstColumn="0" w:lastColumn="0" w:oddVBand="0" w:evenVBand="0" w:oddHBand="0" w:evenHBand="0" w:firstRowFirstColumn="0" w:firstRowLastColumn="0" w:lastRowFirstColumn="0" w:lastRowLastColumn="0"/>
            </w:pPr>
            <w:r w:rsidRPr="00956D52">
              <w:t>Make sure CWB existing scope is clearly defined upfront, work with Partners as early as possible to validate the functionality available in each applicable product</w:t>
            </w:r>
            <w:r w:rsidR="00F13D42">
              <w:t xml:space="preserve"> and/or service</w:t>
            </w:r>
            <w:r w:rsidRPr="00956D52">
              <w:t>, ensure contract scope includes support for existing CWB business functions.</w:t>
            </w:r>
          </w:p>
        </w:tc>
        <w:tc>
          <w:tcPr>
            <w:tcW w:w="1276" w:type="dxa"/>
          </w:tcPr>
          <w:p w14:paraId="1869E017" w14:textId="7B62F479" w:rsidR="00A241E1" w:rsidRPr="00956D52" w:rsidRDefault="00BF01AD">
            <w:pPr>
              <w:pStyle w:val="NoSpacing"/>
              <w:cnfStyle w:val="000000000000" w:firstRow="0" w:lastRow="0" w:firstColumn="0" w:lastColumn="0" w:oddVBand="0" w:evenVBand="0" w:oddHBand="0" w:evenHBand="0" w:firstRowFirstColumn="0" w:firstRowLastColumn="0" w:lastRowFirstColumn="0" w:lastRowLastColumn="0"/>
            </w:pPr>
            <w:r w:rsidRPr="00956D52">
              <w:t>H</w:t>
            </w:r>
            <w:r w:rsidR="00956D52">
              <w:t>igh</w:t>
            </w:r>
          </w:p>
        </w:tc>
        <w:tc>
          <w:tcPr>
            <w:tcW w:w="856" w:type="dxa"/>
            <w:gridSpan w:val="2"/>
          </w:tcPr>
          <w:p w14:paraId="30C68FDF" w14:textId="1FDFA79A" w:rsidR="00A241E1" w:rsidRPr="00956D52" w:rsidRDefault="00BF01AD">
            <w:pPr>
              <w:pStyle w:val="NoSpacing"/>
              <w:cnfStyle w:val="000000000000" w:firstRow="0" w:lastRow="0" w:firstColumn="0" w:lastColumn="0" w:oddVBand="0" w:evenVBand="0" w:oddHBand="0" w:evenHBand="0" w:firstRowFirstColumn="0" w:firstRowLastColumn="0" w:lastRowFirstColumn="0" w:lastRowLastColumn="0"/>
            </w:pPr>
            <w:r w:rsidRPr="00956D52">
              <w:t>H</w:t>
            </w:r>
            <w:r w:rsidR="00956D52">
              <w:t>igh</w:t>
            </w:r>
          </w:p>
        </w:tc>
      </w:tr>
      <w:tr w:rsidR="001C2707" w:rsidRPr="00956D52" w14:paraId="0CA84D17" w14:textId="77777777" w:rsidTr="00956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3924D64E" w14:textId="680965DD" w:rsidR="001C2707" w:rsidRPr="00956D52" w:rsidRDefault="001C2707">
            <w:pPr>
              <w:pStyle w:val="NoSpacing"/>
            </w:pPr>
            <w:r w:rsidRPr="00956D52">
              <w:rPr>
                <w:b w:val="0"/>
              </w:rPr>
              <w:t>The schedule will be at risk if the solution requires significant customization</w:t>
            </w:r>
          </w:p>
        </w:tc>
        <w:tc>
          <w:tcPr>
            <w:tcW w:w="1271" w:type="dxa"/>
          </w:tcPr>
          <w:p w14:paraId="553E416E" w14:textId="5F5E2A89" w:rsidR="001C2707"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M</w:t>
            </w:r>
            <w:r>
              <w:t>edium</w:t>
            </w:r>
          </w:p>
        </w:tc>
        <w:tc>
          <w:tcPr>
            <w:tcW w:w="850" w:type="dxa"/>
          </w:tcPr>
          <w:p w14:paraId="506103A8" w14:textId="6276BAAA" w:rsidR="001C2707"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V</w:t>
            </w:r>
            <w:r>
              <w:t xml:space="preserve">ery </w:t>
            </w:r>
            <w:r w:rsidRPr="00956D52">
              <w:t>H</w:t>
            </w:r>
            <w:r>
              <w:t>igh</w:t>
            </w:r>
          </w:p>
        </w:tc>
        <w:tc>
          <w:tcPr>
            <w:tcW w:w="4111" w:type="dxa"/>
          </w:tcPr>
          <w:p w14:paraId="34D6370C" w14:textId="7643DD37" w:rsidR="001C2707" w:rsidRPr="00956D52" w:rsidRDefault="001C2707">
            <w:pPr>
              <w:pStyle w:val="NoSpacing"/>
              <w:cnfStyle w:val="000000100000" w:firstRow="0" w:lastRow="0" w:firstColumn="0" w:lastColumn="0" w:oddVBand="0" w:evenVBand="0" w:oddHBand="1" w:evenHBand="0" w:firstRowFirstColumn="0" w:firstRowLastColumn="0" w:lastRowFirstColumn="0" w:lastRowLastColumn="0"/>
            </w:pPr>
            <w:r w:rsidRPr="00956D52">
              <w:t xml:space="preserve">This risk </w:t>
            </w:r>
            <w:proofErr w:type="gramStart"/>
            <w:r w:rsidRPr="00956D52">
              <w:t>is being mitigated</w:t>
            </w:r>
            <w:proofErr w:type="gramEnd"/>
            <w:r w:rsidRPr="00956D52">
              <w:t xml:space="preserve"> by confirming as soon as possible the customizations required.</w:t>
            </w:r>
          </w:p>
        </w:tc>
        <w:tc>
          <w:tcPr>
            <w:tcW w:w="1276" w:type="dxa"/>
          </w:tcPr>
          <w:p w14:paraId="190A9A3C" w14:textId="2583D872" w:rsidR="001C2707"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L</w:t>
            </w:r>
            <w:r>
              <w:t>ow</w:t>
            </w:r>
          </w:p>
        </w:tc>
        <w:tc>
          <w:tcPr>
            <w:tcW w:w="856" w:type="dxa"/>
            <w:gridSpan w:val="2"/>
          </w:tcPr>
          <w:p w14:paraId="46CB9F3A" w14:textId="45D51AF0" w:rsidR="001C2707"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L</w:t>
            </w:r>
            <w:r>
              <w:t>ow</w:t>
            </w:r>
          </w:p>
        </w:tc>
      </w:tr>
    </w:tbl>
    <w:p w14:paraId="6E484F75" w14:textId="51689D65" w:rsidR="00A241E1" w:rsidRDefault="00A241E1">
      <w:pPr>
        <w:pStyle w:val="NoSpacing"/>
        <w:jc w:val="both"/>
        <w:rPr>
          <w:sz w:val="18"/>
        </w:rPr>
      </w:pPr>
    </w:p>
    <w:p w14:paraId="356B13FE" w14:textId="0B720AAF" w:rsidR="00CA5444" w:rsidRDefault="00CA5444">
      <w:pPr>
        <w:pStyle w:val="NoSpacing"/>
        <w:jc w:val="both"/>
        <w:rPr>
          <w:sz w:val="18"/>
        </w:rPr>
      </w:pPr>
    </w:p>
    <w:p w14:paraId="3110962B" w14:textId="7CBA99D0" w:rsidR="000A0FC8" w:rsidRDefault="000A0FC8">
      <w:pPr>
        <w:rPr>
          <w:rFonts w:asciiTheme="majorHAnsi" w:hAnsiTheme="majorHAnsi" w:cstheme="majorHAnsi"/>
          <w:color w:val="937A46" w:themeColor="accent2"/>
          <w:spacing w:val="-5"/>
          <w:sz w:val="18"/>
          <w:szCs w:val="40"/>
        </w:rPr>
      </w:pPr>
      <w:r>
        <w:rPr>
          <w:sz w:val="18"/>
        </w:rPr>
        <w:br w:type="page"/>
      </w:r>
    </w:p>
    <w:p w14:paraId="3BA57549" w14:textId="7AE35087" w:rsidR="00BF207E" w:rsidRPr="00631314" w:rsidRDefault="00BF207E" w:rsidP="00BF207E">
      <w:pPr>
        <w:pStyle w:val="Heading1"/>
        <w:keepNext/>
        <w:numPr>
          <w:ilvl w:val="0"/>
          <w:numId w:val="14"/>
        </w:numPr>
        <w:spacing w:before="240" w:line="240" w:lineRule="auto"/>
        <w:ind w:left="992" w:hanging="992"/>
        <w:rPr>
          <w:color w:val="937A46"/>
        </w:rPr>
      </w:pPr>
      <w:bookmarkStart w:id="257" w:name="_Toc30683123"/>
      <w:bookmarkStart w:id="258" w:name="_Toc30686674"/>
      <w:bookmarkStart w:id="259" w:name="_Toc30688814"/>
      <w:bookmarkStart w:id="260" w:name="_Toc30688880"/>
      <w:bookmarkStart w:id="261" w:name="_Toc30683124"/>
      <w:bookmarkStart w:id="262" w:name="_Toc30686675"/>
      <w:bookmarkStart w:id="263" w:name="_Toc30688815"/>
      <w:bookmarkStart w:id="264" w:name="_Toc30688881"/>
      <w:bookmarkStart w:id="265" w:name="_Toc30683125"/>
      <w:bookmarkStart w:id="266" w:name="_Toc30686676"/>
      <w:bookmarkStart w:id="267" w:name="_Toc30688816"/>
      <w:bookmarkStart w:id="268" w:name="_Toc30688882"/>
      <w:bookmarkStart w:id="269" w:name="_Toc30683126"/>
      <w:bookmarkStart w:id="270" w:name="_Toc30686677"/>
      <w:bookmarkStart w:id="271" w:name="_Toc30688817"/>
      <w:bookmarkStart w:id="272" w:name="_Toc30688883"/>
      <w:bookmarkStart w:id="273" w:name="_Toc30683127"/>
      <w:bookmarkStart w:id="274" w:name="_Toc30686678"/>
      <w:bookmarkStart w:id="275" w:name="_Toc30688818"/>
      <w:bookmarkStart w:id="276" w:name="_Toc30688884"/>
      <w:bookmarkStart w:id="277" w:name="_Toc30688885"/>
      <w:bookmarkStart w:id="278" w:name="_Toc456688076"/>
      <w:bookmarkStart w:id="279" w:name="_Toc467757217"/>
      <w:bookmarkStart w:id="280" w:name="_Toc5105789"/>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r>
        <w:rPr>
          <w:color w:val="937A46"/>
        </w:rPr>
        <w:lastRenderedPageBreak/>
        <w:t>Program Governance</w:t>
      </w:r>
      <w:bookmarkEnd w:id="277"/>
    </w:p>
    <w:p w14:paraId="5DA90EAC" w14:textId="4E7F6158" w:rsidR="00CA5444" w:rsidRPr="00CA5444" w:rsidRDefault="00CA5444" w:rsidP="00EA22A5">
      <w:pPr>
        <w:pStyle w:val="Heading2"/>
        <w:spacing w:line="240" w:lineRule="auto"/>
      </w:pPr>
      <w:bookmarkStart w:id="281" w:name="_Toc30688886"/>
      <w:bookmarkEnd w:id="278"/>
      <w:bookmarkEnd w:id="279"/>
      <w:bookmarkEnd w:id="280"/>
      <w:r w:rsidRPr="00CA5444">
        <w:t>Program Governance Framework</w:t>
      </w:r>
      <w:bookmarkEnd w:id="281"/>
      <w:r w:rsidRPr="00CA5444">
        <w:t xml:space="preserve"> </w:t>
      </w:r>
    </w:p>
    <w:p w14:paraId="39A4BA98" w14:textId="19C8A1A0" w:rsidR="00CA5444" w:rsidRDefault="00CA5444" w:rsidP="00EA22A5">
      <w:pPr>
        <w:spacing w:line="240" w:lineRule="auto"/>
        <w:ind w:left="50"/>
        <w:rPr>
          <w:szCs w:val="20"/>
        </w:rPr>
      </w:pPr>
      <w:r w:rsidRPr="005C7435">
        <w:rPr>
          <w:noProof/>
        </w:rPr>
        <mc:AlternateContent>
          <mc:Choice Requires="wps">
            <w:drawing>
              <wp:anchor distT="0" distB="0" distL="114300" distR="114300" simplePos="0" relativeHeight="251667456" behindDoc="0" locked="0" layoutInCell="1" allowOverlap="1" wp14:anchorId="76F5A5A7" wp14:editId="6D16E3E8">
                <wp:simplePos x="0" y="0"/>
                <wp:positionH relativeFrom="column">
                  <wp:posOffset>3327400</wp:posOffset>
                </wp:positionH>
                <wp:positionV relativeFrom="paragraph">
                  <wp:posOffset>402590</wp:posOffset>
                </wp:positionV>
                <wp:extent cx="2717800" cy="2914650"/>
                <wp:effectExtent l="38100" t="38100" r="63500" b="95250"/>
                <wp:wrapNone/>
                <wp:docPr id="299" name="Isosceles Triangle 2"/>
                <wp:cNvGraphicFramePr/>
                <a:graphic xmlns:a="http://schemas.openxmlformats.org/drawingml/2006/main">
                  <a:graphicData uri="http://schemas.microsoft.com/office/word/2010/wordprocessingShape">
                    <wps:wsp>
                      <wps:cNvSpPr/>
                      <wps:spPr>
                        <a:xfrm>
                          <a:off x="0" y="0"/>
                          <a:ext cx="2717800" cy="2914650"/>
                        </a:xfrm>
                        <a:prstGeom prst="triangle">
                          <a:avLst/>
                        </a:prstGeom>
                        <a:solidFill>
                          <a:srgbClr val="0097A9">
                            <a:lumMod val="75000"/>
                          </a:srgbClr>
                        </a:solidFill>
                        <a:ln w="25400" cap="flat" cmpd="sng" algn="ctr">
                          <a:noFill/>
                          <a:prstDash val="solid"/>
                        </a:ln>
                        <a:effectLst>
                          <a:outerShdw blurRad="50800" dist="38100" dir="2700000" algn="tl" rotWithShape="0">
                            <a:prstClr val="black">
                              <a:alpha val="40000"/>
                            </a:prstClr>
                          </a:outerShdw>
                        </a:effectLst>
                      </wps:spPr>
                      <wps:bodyPr rtlCol="0" anchor="ctr"/>
                    </wps:wsp>
                  </a:graphicData>
                </a:graphic>
                <wp14:sizeRelV relativeFrom="margin">
                  <wp14:pctHeight>0</wp14:pctHeight>
                </wp14:sizeRelV>
              </wp:anchor>
            </w:drawing>
          </mc:Choice>
          <mc:Fallback>
            <w:pict>
              <v:shapetype w14:anchorId="23C6469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262pt;margin-top:31.7pt;width:214pt;height:229.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" fillcolor="#00717f" stroked="f" strokeweight="2pt">
                <v:shadow on="t" color="black" opacity="26214f" origin="-.5,-.5" offset=".74836mm,.74836mm"/>
              </v:shape>
            </w:pict>
          </mc:Fallback>
        </mc:AlternateContent>
      </w:r>
      <w:proofErr w:type="gramStart"/>
      <w:r w:rsidRPr="00BA3F20">
        <w:rPr>
          <w:szCs w:val="20"/>
        </w:rPr>
        <w:t xml:space="preserve">Establishing an effective governance framework is critical and will enable </w:t>
      </w:r>
      <w:r>
        <w:rPr>
          <w:szCs w:val="20"/>
        </w:rPr>
        <w:t xml:space="preserve">the </w:t>
      </w:r>
      <w:r w:rsidRPr="00BA3F20">
        <w:rPr>
          <w:szCs w:val="20"/>
        </w:rPr>
        <w:t xml:space="preserve">success of the </w:t>
      </w:r>
      <w:r w:rsidR="006B4069">
        <w:rPr>
          <w:szCs w:val="20"/>
        </w:rPr>
        <w:t>P</w:t>
      </w:r>
      <w:r w:rsidRPr="00BA3F20">
        <w:rPr>
          <w:szCs w:val="20"/>
        </w:rPr>
        <w:t>rogram.</w:t>
      </w:r>
      <w:proofErr w:type="gramEnd"/>
      <w:r w:rsidRPr="00BA3F20">
        <w:rPr>
          <w:szCs w:val="20"/>
        </w:rPr>
        <w:t xml:space="preserve"> </w:t>
      </w:r>
      <w:r>
        <w:rPr>
          <w:szCs w:val="20"/>
        </w:rPr>
        <w:t xml:space="preserve">Program </w:t>
      </w:r>
      <w:r w:rsidRPr="00BA3F20">
        <w:rPr>
          <w:szCs w:val="20"/>
        </w:rPr>
        <w:t>Governance addresses the following needs:</w:t>
      </w:r>
    </w:p>
    <w:tbl>
      <w:tblPr>
        <w:tblStyle w:val="TableGrid"/>
        <w:tblW w:w="0" w:type="auto"/>
        <w:tblInd w:w="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5"/>
        <w:gridCol w:w="5025"/>
      </w:tblGrid>
      <w:tr w:rsidR="00CA5444" w14:paraId="20BA8A7C" w14:textId="77777777" w:rsidTr="00737025">
        <w:tc>
          <w:tcPr>
            <w:tcW w:w="5005" w:type="dxa"/>
          </w:tcPr>
          <w:p w14:paraId="7F973873" w14:textId="77777777" w:rsidR="00CA5444" w:rsidRPr="00BA3F20" w:rsidRDefault="00CA5444" w:rsidP="00EA22A5">
            <w:pPr>
              <w:pStyle w:val="ListParagraph"/>
              <w:numPr>
                <w:ilvl w:val="0"/>
                <w:numId w:val="25"/>
              </w:numPr>
              <w:spacing w:line="240" w:lineRule="auto"/>
              <w:ind w:left="546" w:hanging="283"/>
              <w:rPr>
                <w:szCs w:val="20"/>
              </w:rPr>
            </w:pPr>
            <w:r w:rsidRPr="00BA3F20">
              <w:rPr>
                <w:szCs w:val="20"/>
              </w:rPr>
              <w:t>Continuous linkage to enterprise business strategy and direction</w:t>
            </w:r>
          </w:p>
          <w:p w14:paraId="675D8ECF" w14:textId="77777777" w:rsidR="00CA5444" w:rsidRPr="00BA3F20" w:rsidRDefault="00CA5444" w:rsidP="00EA22A5">
            <w:pPr>
              <w:pStyle w:val="ListParagraph"/>
              <w:numPr>
                <w:ilvl w:val="0"/>
                <w:numId w:val="25"/>
              </w:numPr>
              <w:spacing w:line="240" w:lineRule="auto"/>
              <w:ind w:left="546" w:hanging="283"/>
              <w:rPr>
                <w:szCs w:val="20"/>
              </w:rPr>
            </w:pPr>
            <w:r w:rsidRPr="00BA3F20">
              <w:rPr>
                <w:szCs w:val="20"/>
              </w:rPr>
              <w:t>Decisions appropriately align</w:t>
            </w:r>
            <w:r>
              <w:rPr>
                <w:szCs w:val="20"/>
              </w:rPr>
              <w:t>ed</w:t>
            </w:r>
            <w:r w:rsidRPr="00BA3F20">
              <w:rPr>
                <w:szCs w:val="20"/>
              </w:rPr>
              <w:t xml:space="preserve"> with organizational objectives and principles and they are occurring at the appropriate level</w:t>
            </w:r>
          </w:p>
          <w:p w14:paraId="0B3C7EEF" w14:textId="77777777" w:rsidR="00CA5444" w:rsidRPr="00BA3F20" w:rsidRDefault="00CA5444" w:rsidP="00EA22A5">
            <w:pPr>
              <w:pStyle w:val="ListParagraph"/>
              <w:numPr>
                <w:ilvl w:val="0"/>
                <w:numId w:val="25"/>
              </w:numPr>
              <w:spacing w:line="240" w:lineRule="auto"/>
              <w:ind w:left="546" w:hanging="283"/>
              <w:rPr>
                <w:szCs w:val="20"/>
              </w:rPr>
            </w:pPr>
            <w:r w:rsidRPr="00BA3F20">
              <w:rPr>
                <w:szCs w:val="20"/>
              </w:rPr>
              <w:t>Clear and well-understood decision-making authority and accountability</w:t>
            </w:r>
          </w:p>
          <w:p w14:paraId="2ADE413C" w14:textId="79E616A6" w:rsidR="00CA5444" w:rsidRPr="00BA3F20" w:rsidRDefault="00CA5444" w:rsidP="00EA22A5">
            <w:pPr>
              <w:pStyle w:val="ListParagraph"/>
              <w:numPr>
                <w:ilvl w:val="0"/>
                <w:numId w:val="25"/>
              </w:numPr>
              <w:spacing w:line="240" w:lineRule="auto"/>
              <w:ind w:left="546" w:hanging="283"/>
              <w:rPr>
                <w:szCs w:val="20"/>
              </w:rPr>
            </w:pPr>
            <w:r w:rsidRPr="00BA3F20">
              <w:rPr>
                <w:szCs w:val="20"/>
              </w:rPr>
              <w:t xml:space="preserve">Effective oversight of and insight into </w:t>
            </w:r>
            <w:r w:rsidR="006B4069">
              <w:rPr>
                <w:szCs w:val="20"/>
              </w:rPr>
              <w:t>P</w:t>
            </w:r>
            <w:r w:rsidRPr="00BA3F20">
              <w:rPr>
                <w:szCs w:val="20"/>
              </w:rPr>
              <w:t>rogram progress and direction</w:t>
            </w:r>
          </w:p>
          <w:p w14:paraId="2B796D4B" w14:textId="30A9DDB8" w:rsidR="00CA5444" w:rsidRDefault="00CA5444" w:rsidP="00EA22A5">
            <w:pPr>
              <w:pStyle w:val="ListParagraph"/>
              <w:numPr>
                <w:ilvl w:val="0"/>
                <w:numId w:val="25"/>
              </w:numPr>
              <w:spacing w:line="240" w:lineRule="auto"/>
              <w:ind w:left="546" w:hanging="283"/>
              <w:rPr>
                <w:szCs w:val="20"/>
              </w:rPr>
            </w:pPr>
            <w:r w:rsidRPr="00BA3F20">
              <w:rPr>
                <w:szCs w:val="20"/>
              </w:rPr>
              <w:t xml:space="preserve">Executive </w:t>
            </w:r>
            <w:r>
              <w:rPr>
                <w:szCs w:val="20"/>
              </w:rPr>
              <w:t xml:space="preserve">insight and decision </w:t>
            </w:r>
            <w:r w:rsidRPr="00BA3F20">
              <w:rPr>
                <w:szCs w:val="20"/>
              </w:rPr>
              <w:t xml:space="preserve">control over </w:t>
            </w:r>
            <w:r w:rsidR="006B4069">
              <w:rPr>
                <w:szCs w:val="20"/>
              </w:rPr>
              <w:t>P</w:t>
            </w:r>
            <w:r w:rsidRPr="00BA3F20">
              <w:rPr>
                <w:szCs w:val="20"/>
              </w:rPr>
              <w:t xml:space="preserve">rogram evolution and outcomes </w:t>
            </w:r>
          </w:p>
          <w:p w14:paraId="6C62AF8F" w14:textId="77777777" w:rsidR="00CA5444" w:rsidRPr="00BA3F20" w:rsidRDefault="00CA5444" w:rsidP="00EA22A5">
            <w:pPr>
              <w:pStyle w:val="ListParagraph"/>
              <w:numPr>
                <w:ilvl w:val="0"/>
                <w:numId w:val="25"/>
              </w:numPr>
              <w:spacing w:line="240" w:lineRule="auto"/>
              <w:ind w:left="546" w:hanging="283"/>
              <w:rPr>
                <w:szCs w:val="20"/>
              </w:rPr>
            </w:pPr>
            <w:r>
              <w:rPr>
                <w:szCs w:val="20"/>
              </w:rPr>
              <w:t>Enablement and tracking of benefits realization</w:t>
            </w:r>
          </w:p>
          <w:p w14:paraId="20F5EE92" w14:textId="77777777" w:rsidR="00CA5444" w:rsidRPr="00856BF9" w:rsidRDefault="00CA5444" w:rsidP="00EA22A5">
            <w:pPr>
              <w:pStyle w:val="ListParagraph"/>
              <w:numPr>
                <w:ilvl w:val="0"/>
                <w:numId w:val="25"/>
              </w:numPr>
              <w:spacing w:line="240" w:lineRule="auto"/>
              <w:ind w:left="546" w:hanging="283"/>
              <w:rPr>
                <w:szCs w:val="20"/>
              </w:rPr>
            </w:pPr>
            <w:r w:rsidRPr="00BA3F20">
              <w:rPr>
                <w:szCs w:val="20"/>
              </w:rPr>
              <w:t>Program progress, risks and issu</w:t>
            </w:r>
            <w:r>
              <w:rPr>
                <w:szCs w:val="20"/>
              </w:rPr>
              <w:t>es are being effectively managed</w:t>
            </w:r>
          </w:p>
        </w:tc>
        <w:tc>
          <w:tcPr>
            <w:tcW w:w="5025" w:type="dxa"/>
          </w:tcPr>
          <w:p w14:paraId="15CE26FE" w14:textId="77777777" w:rsidR="00CA5444" w:rsidRDefault="00CA5444" w:rsidP="00EA22A5">
            <w:pPr>
              <w:spacing w:line="240" w:lineRule="auto"/>
              <w:jc w:val="center"/>
              <w:rPr>
                <w:szCs w:val="20"/>
              </w:rPr>
            </w:pPr>
            <w:r w:rsidRPr="005C7435">
              <w:rPr>
                <w:noProof/>
              </w:rPr>
              <mc:AlternateContent>
                <mc:Choice Requires="wps">
                  <w:drawing>
                    <wp:anchor distT="0" distB="0" distL="114300" distR="114300" simplePos="0" relativeHeight="251668480" behindDoc="0" locked="0" layoutInCell="1" allowOverlap="1" wp14:anchorId="78BD4153" wp14:editId="0F8011EE">
                      <wp:simplePos x="0" y="0"/>
                      <wp:positionH relativeFrom="column">
                        <wp:posOffset>863600</wp:posOffset>
                      </wp:positionH>
                      <wp:positionV relativeFrom="paragraph">
                        <wp:posOffset>697865</wp:posOffset>
                      </wp:positionV>
                      <wp:extent cx="1089660" cy="645795"/>
                      <wp:effectExtent l="0" t="0" r="0" b="0"/>
                      <wp:wrapNone/>
                      <wp:docPr id="300" name="TextBox 3"/>
                      <wp:cNvGraphicFramePr/>
                      <a:graphic xmlns:a="http://schemas.openxmlformats.org/drawingml/2006/main">
                        <a:graphicData uri="http://schemas.microsoft.com/office/word/2010/wordprocessingShape">
                          <wps:wsp>
                            <wps:cNvSpPr txBox="1"/>
                            <wps:spPr>
                              <a:xfrm>
                                <a:off x="0" y="0"/>
                                <a:ext cx="1089660" cy="645795"/>
                              </a:xfrm>
                              <a:prstGeom prst="rect">
                                <a:avLst/>
                              </a:prstGeom>
                              <a:noFill/>
                            </wps:spPr>
                            <wps:txbx>
                              <w:txbxContent>
                                <w:p w14:paraId="027793C3" w14:textId="77777777" w:rsidR="0012713F" w:rsidRPr="005C7435" w:rsidRDefault="0012713F"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 xml:space="preserve">Executive </w:t>
                                  </w:r>
                                </w:p>
                                <w:p w14:paraId="406C4AA0" w14:textId="77777777" w:rsidR="0012713F" w:rsidRPr="005C7435" w:rsidRDefault="0012713F"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Steering Committee</w:t>
                                  </w:r>
                                </w:p>
                              </w:txbxContent>
                            </wps:txbx>
                            <wps:bodyPr wrap="square" rtlCol="0">
                              <a:spAutoFit/>
                            </wps:bodyPr>
                          </wps:wsp>
                        </a:graphicData>
                      </a:graphic>
                    </wp:anchor>
                  </w:drawing>
                </mc:Choice>
                <mc:Fallback>
                  <w:pict>
                    <v:shapetype w14:anchorId="78BD4153" id="_x0000_t202" coordsize="21600,21600" o:spt="202" path="m,l,21600r21600,l21600,xe">
                      <v:stroke joinstyle="miter"/>
                      <v:path gradientshapeok="t" o:connecttype="rect"/>
                    </v:shapetype>
                    <v:shape id="TextBox 3" o:spid="_x0000_s1026" type="#_x0000_t202" style="position:absolute;left:0;text-align:left;margin-left:68pt;margin-top:54.95pt;width:85.8pt;height:50.8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" filled="f" stroked="f">
                      <v:textbox style="mso-fit-shape-to-text:t">
                        <w:txbxContent>
                          <w:p w14:paraId="027793C3" w14:textId="77777777" w:rsidR="0012713F" w:rsidRPr="005C7435" w:rsidRDefault="0012713F"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 xml:space="preserve">Executive </w:t>
                            </w:r>
                          </w:p>
                          <w:p w14:paraId="406C4AA0" w14:textId="77777777" w:rsidR="0012713F" w:rsidRPr="005C7435" w:rsidRDefault="0012713F"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Steering Committee</w:t>
                            </w:r>
                          </w:p>
                        </w:txbxContent>
                      </v:textbox>
                    </v:shape>
                  </w:pict>
                </mc:Fallback>
              </mc:AlternateContent>
            </w:r>
            <w:r w:rsidRPr="005C7435">
              <w:rPr>
                <w:noProof/>
              </w:rPr>
              <mc:AlternateContent>
                <mc:Choice Requires="wps">
                  <w:drawing>
                    <wp:anchor distT="0" distB="0" distL="114300" distR="114300" simplePos="0" relativeHeight="251669504" behindDoc="0" locked="0" layoutInCell="1" allowOverlap="1" wp14:anchorId="3F3C85D8" wp14:editId="0FE773A8">
                      <wp:simplePos x="0" y="0"/>
                      <wp:positionH relativeFrom="column">
                        <wp:posOffset>863600</wp:posOffset>
                      </wp:positionH>
                      <wp:positionV relativeFrom="paragraph">
                        <wp:posOffset>1569720</wp:posOffset>
                      </wp:positionV>
                      <wp:extent cx="1089660" cy="645795"/>
                      <wp:effectExtent l="0" t="0" r="0" b="0"/>
                      <wp:wrapNone/>
                      <wp:docPr id="301" name="TextBox 28"/>
                      <wp:cNvGraphicFramePr/>
                      <a:graphic xmlns:a="http://schemas.openxmlformats.org/drawingml/2006/main">
                        <a:graphicData uri="http://schemas.microsoft.com/office/word/2010/wordprocessingShape">
                          <wps:wsp>
                            <wps:cNvSpPr txBox="1"/>
                            <wps:spPr>
                              <a:xfrm>
                                <a:off x="0" y="0"/>
                                <a:ext cx="1089660" cy="645795"/>
                              </a:xfrm>
                              <a:prstGeom prst="rect">
                                <a:avLst/>
                              </a:prstGeom>
                              <a:noFill/>
                            </wps:spPr>
                            <wps:txbx>
                              <w:txbxContent>
                                <w:p w14:paraId="2AEBE029" w14:textId="77777777" w:rsidR="0012713F" w:rsidRPr="005C7435" w:rsidRDefault="0012713F"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Sponsor Oversight Group</w:t>
                                  </w:r>
                                </w:p>
                              </w:txbxContent>
                            </wps:txbx>
                            <wps:bodyPr wrap="square" rtlCol="0">
                              <a:spAutoFit/>
                            </wps:bodyPr>
                          </wps:wsp>
                        </a:graphicData>
                      </a:graphic>
                    </wp:anchor>
                  </w:drawing>
                </mc:Choice>
                <mc:Fallback>
                  <w:pict>
                    <v:shape w14:anchorId="3F3C85D8" id="TextBox 28" o:spid="_x0000_s1027" type="#_x0000_t202" style="position:absolute;left:0;text-align:left;margin-left:68pt;margin-top:123.6pt;width:85.8pt;height:50.8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" filled="f" stroked="f">
                      <v:textbox style="mso-fit-shape-to-text:t">
                        <w:txbxContent>
                          <w:p w14:paraId="2AEBE029" w14:textId="77777777" w:rsidR="0012713F" w:rsidRPr="005C7435" w:rsidRDefault="0012713F"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Sponsor Oversight Group</w:t>
                            </w:r>
                          </w:p>
                        </w:txbxContent>
                      </v:textbox>
                    </v:shape>
                  </w:pict>
                </mc:Fallback>
              </mc:AlternateContent>
            </w:r>
            <w:r w:rsidRPr="005C7435">
              <w:rPr>
                <w:noProof/>
              </w:rPr>
              <mc:AlternateContent>
                <mc:Choice Requires="wps">
                  <w:drawing>
                    <wp:anchor distT="0" distB="0" distL="114300" distR="114300" simplePos="0" relativeHeight="251670528" behindDoc="0" locked="0" layoutInCell="1" allowOverlap="1" wp14:anchorId="3D4CB2BF" wp14:editId="42722480">
                      <wp:simplePos x="0" y="0"/>
                      <wp:positionH relativeFrom="column">
                        <wp:posOffset>863600</wp:posOffset>
                      </wp:positionH>
                      <wp:positionV relativeFrom="paragraph">
                        <wp:posOffset>2468719</wp:posOffset>
                      </wp:positionV>
                      <wp:extent cx="1089660" cy="461645"/>
                      <wp:effectExtent l="0" t="0" r="0" b="0"/>
                      <wp:wrapNone/>
                      <wp:docPr id="302" name="TextBox 29"/>
                      <wp:cNvGraphicFramePr/>
                      <a:graphic xmlns:a="http://schemas.openxmlformats.org/drawingml/2006/main">
                        <a:graphicData uri="http://schemas.microsoft.com/office/word/2010/wordprocessingShape">
                          <wps:wsp>
                            <wps:cNvSpPr txBox="1"/>
                            <wps:spPr>
                              <a:xfrm>
                                <a:off x="0" y="0"/>
                                <a:ext cx="1089660" cy="461645"/>
                              </a:xfrm>
                              <a:prstGeom prst="rect">
                                <a:avLst/>
                              </a:prstGeom>
                              <a:noFill/>
                            </wps:spPr>
                            <wps:txbx>
                              <w:txbxContent>
                                <w:p w14:paraId="36795075" w14:textId="77777777" w:rsidR="0012713F" w:rsidRPr="005C7435" w:rsidRDefault="0012713F"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Program Owners</w:t>
                                  </w:r>
                                </w:p>
                              </w:txbxContent>
                            </wps:txbx>
                            <wps:bodyPr wrap="square" rtlCol="0">
                              <a:spAutoFit/>
                            </wps:bodyPr>
                          </wps:wsp>
                        </a:graphicData>
                      </a:graphic>
                    </wp:anchor>
                  </w:drawing>
                </mc:Choice>
                <mc:Fallback>
                  <w:pict>
                    <v:shape w14:anchorId="3D4CB2BF" id="TextBox 29" o:spid="_x0000_s1028" type="#_x0000_t202" style="position:absolute;left:0;text-align:left;margin-left:68pt;margin-top:194.4pt;width:85.8pt;height:36.3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" filled="f" stroked="f">
                      <v:textbox style="mso-fit-shape-to-text:t">
                        <w:txbxContent>
                          <w:p w14:paraId="36795075" w14:textId="77777777" w:rsidR="0012713F" w:rsidRPr="005C7435" w:rsidRDefault="0012713F"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Program Owners</w:t>
                            </w:r>
                          </w:p>
                        </w:txbxContent>
                      </v:textbox>
                    </v:shape>
                  </w:pict>
                </mc:Fallback>
              </mc:AlternateContent>
            </w:r>
            <w:r w:rsidRPr="005C7435">
              <w:rPr>
                <w:noProof/>
              </w:rPr>
              <mc:AlternateContent>
                <mc:Choice Requires="wps">
                  <w:drawing>
                    <wp:anchor distT="0" distB="0" distL="114300" distR="114300" simplePos="0" relativeHeight="251676672" behindDoc="0" locked="0" layoutInCell="1" allowOverlap="1" wp14:anchorId="2FEF178B" wp14:editId="02670F8F">
                      <wp:simplePos x="0" y="0"/>
                      <wp:positionH relativeFrom="column">
                        <wp:posOffset>1558158</wp:posOffset>
                      </wp:positionH>
                      <wp:positionV relativeFrom="paragraph">
                        <wp:posOffset>1129968</wp:posOffset>
                      </wp:positionV>
                      <wp:extent cx="1652568" cy="276999"/>
                      <wp:effectExtent l="0" t="0" r="0" b="0"/>
                      <wp:wrapNone/>
                      <wp:docPr id="303" name="TextBox 21"/>
                      <wp:cNvGraphicFramePr/>
                      <a:graphic xmlns:a="http://schemas.openxmlformats.org/drawingml/2006/main">
                        <a:graphicData uri="http://schemas.microsoft.com/office/word/2010/wordprocessingShape">
                          <wps:wsp>
                            <wps:cNvSpPr txBox="1"/>
                            <wps:spPr>
                              <a:xfrm rot="3894831">
                                <a:off x="0" y="0"/>
                                <a:ext cx="1652568" cy="276999"/>
                              </a:xfrm>
                              <a:prstGeom prst="rect">
                                <a:avLst/>
                              </a:prstGeom>
                              <a:noFill/>
                            </wps:spPr>
                            <wps:txbx>
                              <w:txbxContent>
                                <w:p w14:paraId="7CA92F84" w14:textId="77777777" w:rsidR="0012713F" w:rsidRPr="005C7435" w:rsidRDefault="0012713F" w:rsidP="00CA5444">
                                  <w:pPr>
                                    <w:pStyle w:val="NormalWeb"/>
                                    <w:spacing w:after="0"/>
                                    <w:rPr>
                                      <w:sz w:val="27"/>
                                      <w:szCs w:val="27"/>
                                    </w:rPr>
                                  </w:pPr>
                                  <w:r w:rsidRPr="005C7435">
                                    <w:rPr>
                                      <w:rFonts w:ascii="Calibri" w:eastAsia="+mn-ea" w:hAnsi="Calibri" w:cs="+mn-cs"/>
                                      <w:color w:val="00747D"/>
                                      <w:kern w:val="24"/>
                                      <w:sz w:val="27"/>
                                      <w:szCs w:val="27"/>
                                      <w:lang w:val="en-US"/>
                                    </w:rPr>
                                    <w:t>Direction and Decisions</w:t>
                                  </w:r>
                                </w:p>
                              </w:txbxContent>
                            </wps:txbx>
                            <wps:bodyPr wrap="none" rtlCol="0">
                              <a:spAutoFit/>
                            </wps:bodyPr>
                          </wps:wsp>
                        </a:graphicData>
                      </a:graphic>
                    </wp:anchor>
                  </w:drawing>
                </mc:Choice>
                <mc:Fallback>
                  <w:pict>
                    <v:shape w14:anchorId="2FEF178B" id="TextBox 21" o:spid="_x0000_s1029" type="#_x0000_t202" style="position:absolute;left:0;text-align:left;margin-left:122.7pt;margin-top:88.95pt;width:130.1pt;height:21.8pt;rotation:4254194fd;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" filled="f" stroked="f">
                      <v:textbox style="mso-fit-shape-to-text:t">
                        <w:txbxContent>
                          <w:p w14:paraId="7CA92F84" w14:textId="77777777" w:rsidR="0012713F" w:rsidRPr="005C7435" w:rsidRDefault="0012713F" w:rsidP="00CA5444">
                            <w:pPr>
                              <w:pStyle w:val="NormalWeb"/>
                              <w:spacing w:after="0"/>
                              <w:rPr>
                                <w:sz w:val="27"/>
                                <w:szCs w:val="27"/>
                              </w:rPr>
                            </w:pPr>
                            <w:r w:rsidRPr="005C7435">
                              <w:rPr>
                                <w:rFonts w:ascii="Calibri" w:eastAsia="+mn-ea" w:hAnsi="Calibri" w:cs="+mn-cs"/>
                                <w:color w:val="00747D"/>
                                <w:kern w:val="24"/>
                                <w:sz w:val="27"/>
                                <w:szCs w:val="27"/>
                                <w:lang w:val="en-US"/>
                              </w:rPr>
                              <w:t>Direction and Decisions</w:t>
                            </w:r>
                          </w:p>
                        </w:txbxContent>
                      </v:textbox>
                    </v:shape>
                  </w:pict>
                </mc:Fallback>
              </mc:AlternateContent>
            </w:r>
            <w:r w:rsidRPr="005C7435">
              <w:rPr>
                <w:noProof/>
              </w:rPr>
              <mc:AlternateContent>
                <mc:Choice Requires="wps">
                  <w:drawing>
                    <wp:anchor distT="0" distB="0" distL="114300" distR="114300" simplePos="0" relativeHeight="251675648" behindDoc="0" locked="0" layoutInCell="1" allowOverlap="1" wp14:anchorId="46CC8F2E" wp14:editId="309DB453">
                      <wp:simplePos x="0" y="0"/>
                      <wp:positionH relativeFrom="column">
                        <wp:posOffset>-455208</wp:posOffset>
                      </wp:positionH>
                      <wp:positionV relativeFrom="paragraph">
                        <wp:posOffset>1218282</wp:posOffset>
                      </wp:positionV>
                      <wp:extent cx="1647439" cy="300082"/>
                      <wp:effectExtent l="0" t="0" r="0" b="0"/>
                      <wp:wrapNone/>
                      <wp:docPr id="304" name="TextBox 13"/>
                      <wp:cNvGraphicFramePr/>
                      <a:graphic xmlns:a="http://schemas.openxmlformats.org/drawingml/2006/main">
                        <a:graphicData uri="http://schemas.microsoft.com/office/word/2010/wordprocessingShape">
                          <wps:wsp>
                            <wps:cNvSpPr txBox="1"/>
                            <wps:spPr>
                              <a:xfrm rot="17704463">
                                <a:off x="0" y="0"/>
                                <a:ext cx="1647439" cy="300082"/>
                              </a:xfrm>
                              <a:prstGeom prst="rect">
                                <a:avLst/>
                              </a:prstGeom>
                              <a:noFill/>
                            </wps:spPr>
                            <wps:txbx>
                              <w:txbxContent>
                                <w:p w14:paraId="2E6AD150" w14:textId="77777777" w:rsidR="0012713F" w:rsidRDefault="0012713F" w:rsidP="00CA5444">
                                  <w:pPr>
                                    <w:pStyle w:val="NormalWeb"/>
                                    <w:spacing w:after="0"/>
                                    <w:rPr>
                                      <w:sz w:val="24"/>
                                      <w:szCs w:val="24"/>
                                    </w:rPr>
                                  </w:pPr>
                                  <w:r>
                                    <w:rPr>
                                      <w:rFonts w:ascii="Calibri" w:eastAsia="+mn-ea" w:hAnsi="Calibri" w:cs="+mn-cs"/>
                                      <w:color w:val="00747D"/>
                                      <w:kern w:val="24"/>
                                      <w:sz w:val="27"/>
                                      <w:szCs w:val="27"/>
                                      <w:lang w:val="en-US"/>
                                    </w:rPr>
                                    <w:t>Options and Analysis</w:t>
                                  </w:r>
                                </w:p>
                              </w:txbxContent>
                            </wps:txbx>
                            <wps:bodyPr wrap="none" rtlCol="0">
                              <a:spAutoFit/>
                            </wps:bodyPr>
                          </wps:wsp>
                        </a:graphicData>
                      </a:graphic>
                    </wp:anchor>
                  </w:drawing>
                </mc:Choice>
                <mc:Fallback>
                  <w:pict>
                    <v:shape w14:anchorId="46CC8F2E" id="TextBox 13" o:spid="_x0000_s1030" type="#_x0000_t202" style="position:absolute;left:0;text-align:left;margin-left:-35.85pt;margin-top:95.95pt;width:129.7pt;height:23.65pt;rotation:-4254965fd;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" filled="f" stroked="f">
                      <v:textbox style="mso-fit-shape-to-text:t">
                        <w:txbxContent>
                          <w:p w14:paraId="2E6AD150" w14:textId="77777777" w:rsidR="0012713F" w:rsidRDefault="0012713F" w:rsidP="00CA5444">
                            <w:pPr>
                              <w:pStyle w:val="NormalWeb"/>
                              <w:spacing w:after="0"/>
                              <w:rPr>
                                <w:sz w:val="24"/>
                                <w:szCs w:val="24"/>
                              </w:rPr>
                            </w:pPr>
                            <w:r>
                              <w:rPr>
                                <w:rFonts w:ascii="Calibri" w:eastAsia="+mn-ea" w:hAnsi="Calibri" w:cs="+mn-cs"/>
                                <w:color w:val="00747D"/>
                                <w:kern w:val="24"/>
                                <w:sz w:val="27"/>
                                <w:szCs w:val="27"/>
                                <w:lang w:val="en-US"/>
                              </w:rPr>
                              <w:t>Options and Analysis</w:t>
                            </w:r>
                          </w:p>
                        </w:txbxContent>
                      </v:textbox>
                    </v:shape>
                  </w:pict>
                </mc:Fallback>
              </mc:AlternateContent>
            </w:r>
            <w:r w:rsidRPr="005C7435">
              <w:rPr>
                <w:noProof/>
              </w:rPr>
              <mc:AlternateContent>
                <mc:Choice Requires="wps">
                  <w:drawing>
                    <wp:anchor distT="0" distB="0" distL="114300" distR="114300" simplePos="0" relativeHeight="251671552" behindDoc="0" locked="0" layoutInCell="1" allowOverlap="1" wp14:anchorId="2D1BB21D" wp14:editId="1A8CD3D6">
                      <wp:simplePos x="0" y="0"/>
                      <wp:positionH relativeFrom="column">
                        <wp:posOffset>712470</wp:posOffset>
                      </wp:positionH>
                      <wp:positionV relativeFrom="paragraph">
                        <wp:posOffset>1393825</wp:posOffset>
                      </wp:positionV>
                      <wp:extent cx="1405054" cy="16727"/>
                      <wp:effectExtent l="19050" t="19050" r="24130" b="21590"/>
                      <wp:wrapNone/>
                      <wp:docPr id="305" name="Straight Connector 15"/>
                      <wp:cNvGraphicFramePr/>
                      <a:graphic xmlns:a="http://schemas.openxmlformats.org/drawingml/2006/main">
                        <a:graphicData uri="http://schemas.microsoft.com/office/word/2010/wordprocessingShape">
                          <wps:wsp>
                            <wps:cNvCnPr/>
                            <wps:spPr>
                              <a:xfrm flipV="1">
                                <a:off x="0" y="0"/>
                                <a:ext cx="1405054" cy="16727"/>
                              </a:xfrm>
                              <a:prstGeom prst="line">
                                <a:avLst/>
                              </a:prstGeom>
                              <a:noFill/>
                              <a:ln w="28575" cap="flat" cmpd="sng" algn="ctr">
                                <a:solidFill>
                                  <a:srgbClr val="FFFFFF"/>
                                </a:solidFill>
                                <a:prstDash val="solid"/>
                              </a:ln>
                              <a:effectLst/>
                            </wps:spPr>
                            <wps:bodyPr/>
                          </wps:wsp>
                        </a:graphicData>
                      </a:graphic>
                    </wp:anchor>
                  </w:drawing>
                </mc:Choice>
                <mc:Fallback>
                  <w:pict>
                    <v:line w14:anchorId="41C41022" id="Straight Connector 15"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56.1pt,109.75pt" to="166.75pt,1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" strokecolor="white" strokeweight="2.25pt"/>
                  </w:pict>
                </mc:Fallback>
              </mc:AlternateContent>
            </w:r>
            <w:r w:rsidRPr="005C7435">
              <w:rPr>
                <w:noProof/>
              </w:rPr>
              <mc:AlternateContent>
                <mc:Choice Requires="wps">
                  <w:drawing>
                    <wp:anchor distT="0" distB="0" distL="114300" distR="114300" simplePos="0" relativeHeight="251672576" behindDoc="0" locked="0" layoutInCell="1" allowOverlap="1" wp14:anchorId="27A76F4B" wp14:editId="5D654CB6">
                      <wp:simplePos x="0" y="0"/>
                      <wp:positionH relativeFrom="column">
                        <wp:posOffset>330835</wp:posOffset>
                      </wp:positionH>
                      <wp:positionV relativeFrom="paragraph">
                        <wp:posOffset>2240280</wp:posOffset>
                      </wp:positionV>
                      <wp:extent cx="2137936" cy="26870"/>
                      <wp:effectExtent l="19050" t="19050" r="34290" b="30480"/>
                      <wp:wrapNone/>
                      <wp:docPr id="306" name="Straight Connector 30"/>
                      <wp:cNvGraphicFramePr/>
                      <a:graphic xmlns:a="http://schemas.openxmlformats.org/drawingml/2006/main">
                        <a:graphicData uri="http://schemas.microsoft.com/office/word/2010/wordprocessingShape">
                          <wps:wsp>
                            <wps:cNvCnPr/>
                            <wps:spPr>
                              <a:xfrm flipV="1">
                                <a:off x="0" y="0"/>
                                <a:ext cx="2137936" cy="26870"/>
                              </a:xfrm>
                              <a:prstGeom prst="line">
                                <a:avLst/>
                              </a:prstGeom>
                              <a:noFill/>
                              <a:ln w="28575" cap="flat" cmpd="sng" algn="ctr">
                                <a:solidFill>
                                  <a:srgbClr val="FFFFFF"/>
                                </a:solidFill>
                                <a:prstDash val="solid"/>
                              </a:ln>
                              <a:effectLst/>
                            </wps:spPr>
                            <wps:bodyPr/>
                          </wps:wsp>
                        </a:graphicData>
                      </a:graphic>
                    </wp:anchor>
                  </w:drawing>
                </mc:Choice>
                <mc:Fallback>
                  <w:pict>
                    <v:line w14:anchorId="5E063643" id="Straight Connector 30"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26.05pt,176.4pt" to="194.4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" strokecolor="white" strokeweight="2.25pt"/>
                  </w:pict>
                </mc:Fallback>
              </mc:AlternateContent>
            </w:r>
            <w:r w:rsidRPr="005C7435">
              <w:rPr>
                <w:noProof/>
              </w:rPr>
              <mc:AlternateContent>
                <mc:Choice Requires="wps">
                  <w:drawing>
                    <wp:anchor distT="0" distB="0" distL="114300" distR="114300" simplePos="0" relativeHeight="251673600" behindDoc="0" locked="0" layoutInCell="1" allowOverlap="1" wp14:anchorId="123CD25D" wp14:editId="425EF102">
                      <wp:simplePos x="0" y="0"/>
                      <wp:positionH relativeFrom="column">
                        <wp:posOffset>-2540</wp:posOffset>
                      </wp:positionH>
                      <wp:positionV relativeFrom="paragraph">
                        <wp:posOffset>442595</wp:posOffset>
                      </wp:positionV>
                      <wp:extent cx="939546" cy="1967867"/>
                      <wp:effectExtent l="38100" t="38100" r="51435" b="51435"/>
                      <wp:wrapNone/>
                      <wp:docPr id="308" name="Straight Arrow Connector 11"/>
                      <wp:cNvGraphicFramePr/>
                      <a:graphic xmlns:a="http://schemas.openxmlformats.org/drawingml/2006/main">
                        <a:graphicData uri="http://schemas.microsoft.com/office/word/2010/wordprocessingShape">
                          <wps:wsp>
                            <wps:cNvCnPr/>
                            <wps:spPr>
                              <a:xfrm flipV="1">
                                <a:off x="0" y="0"/>
                                <a:ext cx="939546" cy="1967867"/>
                              </a:xfrm>
                              <a:prstGeom prst="straightConnector1">
                                <a:avLst/>
                              </a:prstGeom>
                              <a:noFill/>
                              <a:ln w="19050" cap="flat" cmpd="sng" algn="ctr">
                                <a:solidFill>
                                  <a:srgbClr val="0097A9">
                                    <a:shade val="95000"/>
                                    <a:satMod val="105000"/>
                                  </a:srgbClr>
                                </a:solidFill>
                                <a:prstDash val="solid"/>
                                <a:headEnd type="oval"/>
                                <a:tailEnd type="triangle" w="lg" len="med"/>
                              </a:ln>
                              <a:effectLst/>
                            </wps:spPr>
                            <wps:bodyPr/>
                          </wps:wsp>
                        </a:graphicData>
                      </a:graphic>
                    </wp:anchor>
                  </w:drawing>
                </mc:Choice>
                <mc:Fallback>
                  <w:pict>
                    <v:shapetype w14:anchorId="24FD7EE3" id="_x0000_t32" coordsize="21600,21600" o:spt="32" o:oned="t" path="m,l21600,21600e" filled="f">
                      <v:path arrowok="t" fillok="f" o:connecttype="none"/>
                      <o:lock v:ext="edit" shapetype="t"/>
                    </v:shapetype>
                    <v:shape id="Straight Arrow Connector 11" o:spid="_x0000_s1026" type="#_x0000_t32" style="position:absolute;margin-left:-.2pt;margin-top:34.85pt;width:74pt;height:154.9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" strokecolor="#0097a9" strokeweight="1.5pt">
                      <v:stroke startarrow="oval" endarrow="block" endarrowwidth="wide"/>
                    </v:shape>
                  </w:pict>
                </mc:Fallback>
              </mc:AlternateContent>
            </w:r>
            <w:r w:rsidRPr="005C7435">
              <w:rPr>
                <w:noProof/>
              </w:rPr>
              <mc:AlternateContent>
                <mc:Choice Requires="wps">
                  <w:drawing>
                    <wp:anchor distT="0" distB="0" distL="114300" distR="114300" simplePos="0" relativeHeight="251674624" behindDoc="0" locked="0" layoutInCell="1" allowOverlap="1" wp14:anchorId="4F50AE8B" wp14:editId="6544FC03">
                      <wp:simplePos x="0" y="0"/>
                      <wp:positionH relativeFrom="column">
                        <wp:posOffset>1807210</wp:posOffset>
                      </wp:positionH>
                      <wp:positionV relativeFrom="paragraph">
                        <wp:posOffset>442595</wp:posOffset>
                      </wp:positionV>
                      <wp:extent cx="939546" cy="1967867"/>
                      <wp:effectExtent l="38100" t="38100" r="51435" b="51435"/>
                      <wp:wrapNone/>
                      <wp:docPr id="309" name="Straight Arrow Connector 19"/>
                      <wp:cNvGraphicFramePr/>
                      <a:graphic xmlns:a="http://schemas.openxmlformats.org/drawingml/2006/main">
                        <a:graphicData uri="http://schemas.microsoft.com/office/word/2010/wordprocessingShape">
                          <wps:wsp>
                            <wps:cNvCnPr/>
                            <wps:spPr>
                              <a:xfrm>
                                <a:off x="0" y="0"/>
                                <a:ext cx="939546" cy="1967867"/>
                              </a:xfrm>
                              <a:prstGeom prst="straightConnector1">
                                <a:avLst/>
                              </a:prstGeom>
                              <a:noFill/>
                              <a:ln w="19050" cap="flat" cmpd="sng" algn="ctr">
                                <a:solidFill>
                                  <a:srgbClr val="0097A9">
                                    <a:shade val="95000"/>
                                    <a:satMod val="105000"/>
                                  </a:srgbClr>
                                </a:solidFill>
                                <a:prstDash val="solid"/>
                                <a:headEnd type="oval"/>
                                <a:tailEnd type="triangle"/>
                              </a:ln>
                              <a:effectLst/>
                            </wps:spPr>
                            <wps:bodyPr/>
                          </wps:wsp>
                        </a:graphicData>
                      </a:graphic>
                    </wp:anchor>
                  </w:drawing>
                </mc:Choice>
                <mc:Fallback>
                  <w:pict>
                    <v:shape w14:anchorId="1E533384" id="Straight Arrow Connector 19" o:spid="_x0000_s1026" type="#_x0000_t32" style="position:absolute;margin-left:142.3pt;margin-top:34.85pt;width:74pt;height:154.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" strokecolor="#0097a9" strokeweight="1.5pt">
                      <v:stroke startarrow="oval" endarrow="block"/>
                    </v:shape>
                  </w:pict>
                </mc:Fallback>
              </mc:AlternateContent>
            </w:r>
          </w:p>
        </w:tc>
      </w:tr>
    </w:tbl>
    <w:p w14:paraId="2F5F70F8" w14:textId="77777777" w:rsidR="00CA5444" w:rsidRDefault="00CA5444" w:rsidP="00EA22A5">
      <w:pPr>
        <w:spacing w:after="120" w:line="240" w:lineRule="auto"/>
        <w:rPr>
          <w:b/>
          <w:sz w:val="24"/>
          <w:szCs w:val="24"/>
        </w:rPr>
      </w:pPr>
    </w:p>
    <w:p w14:paraId="1D05B0AF" w14:textId="77777777" w:rsidR="00CA5444" w:rsidRPr="00CA5444" w:rsidRDefault="00CA5444" w:rsidP="00EA22A5">
      <w:pPr>
        <w:pStyle w:val="Heading2"/>
        <w:spacing w:line="240" w:lineRule="auto"/>
      </w:pPr>
      <w:bookmarkStart w:id="282" w:name="_Toc30688887"/>
      <w:r w:rsidRPr="00CA5444">
        <w:t>Program Governance Roles &amp; Accountability</w:t>
      </w:r>
      <w:bookmarkEnd w:id="282"/>
    </w:p>
    <w:p w14:paraId="4648511D" w14:textId="77777777" w:rsidR="00CA5444" w:rsidRDefault="00CA5444" w:rsidP="00EA22A5">
      <w:pPr>
        <w:spacing w:after="120" w:line="240" w:lineRule="auto"/>
        <w:rPr>
          <w:b/>
          <w:color w:val="A17100" w:themeColor="accent4" w:themeShade="80"/>
          <w:szCs w:val="24"/>
        </w:rPr>
      </w:pPr>
    </w:p>
    <w:p w14:paraId="7E57F1BA" w14:textId="4D07FB81" w:rsidR="00CA5444" w:rsidRPr="00EA22A5" w:rsidRDefault="00CA5444" w:rsidP="00EA22A5">
      <w:pPr>
        <w:spacing w:after="120" w:line="240" w:lineRule="auto"/>
        <w:rPr>
          <w:b/>
          <w:color w:val="A17100" w:themeColor="accent4" w:themeShade="80"/>
          <w:sz w:val="24"/>
          <w:szCs w:val="24"/>
        </w:rPr>
      </w:pPr>
      <w:r w:rsidRPr="00EA22A5">
        <w:rPr>
          <w:b/>
          <w:color w:val="A17100" w:themeColor="accent4" w:themeShade="80"/>
          <w:sz w:val="24"/>
          <w:szCs w:val="24"/>
        </w:rPr>
        <w:t>Executive Steering Committee</w:t>
      </w:r>
    </w:p>
    <w:p w14:paraId="0EE169B4" w14:textId="0A0FEE5D" w:rsidR="00CA5444" w:rsidRDefault="00CA5444" w:rsidP="00EA22A5">
      <w:pPr>
        <w:spacing w:before="120" w:line="240" w:lineRule="auto"/>
        <w:rPr>
          <w:szCs w:val="20"/>
        </w:rPr>
      </w:pPr>
      <w:r>
        <w:rPr>
          <w:szCs w:val="20"/>
        </w:rPr>
        <w:t xml:space="preserve">The Executive Steering Committee </w:t>
      </w:r>
      <w:proofErr w:type="gramStart"/>
      <w:r>
        <w:rPr>
          <w:szCs w:val="20"/>
        </w:rPr>
        <w:t>will be made up</w:t>
      </w:r>
      <w:proofErr w:type="gramEnd"/>
      <w:r>
        <w:rPr>
          <w:szCs w:val="20"/>
        </w:rPr>
        <w:t xml:space="preserve"> of </w:t>
      </w:r>
      <w:r w:rsidRPr="00913A82">
        <w:rPr>
          <w:szCs w:val="20"/>
        </w:rPr>
        <w:t xml:space="preserve">Executive and Sr. Management stakeholders who are given authority and accountability for setting strategic direction for the </w:t>
      </w:r>
      <w:r w:rsidR="006B4069">
        <w:rPr>
          <w:szCs w:val="20"/>
        </w:rPr>
        <w:t>P</w:t>
      </w:r>
      <w:r w:rsidRPr="00913A82">
        <w:rPr>
          <w:szCs w:val="20"/>
        </w:rPr>
        <w:t xml:space="preserve">rogram, defining key success metrics, prioritization (time, scope, </w:t>
      </w:r>
      <w:r w:rsidR="00375A18" w:rsidRPr="00913A82">
        <w:rPr>
          <w:szCs w:val="20"/>
        </w:rPr>
        <w:t>and budget</w:t>
      </w:r>
      <w:r w:rsidRPr="00913A82">
        <w:rPr>
          <w:szCs w:val="20"/>
        </w:rPr>
        <w:t xml:space="preserve">) and monitoring the </w:t>
      </w:r>
      <w:r w:rsidR="006B4069">
        <w:rPr>
          <w:szCs w:val="20"/>
        </w:rPr>
        <w:t>P</w:t>
      </w:r>
      <w:r w:rsidRPr="00913A82">
        <w:rPr>
          <w:szCs w:val="20"/>
        </w:rPr>
        <w:t>rogram.</w:t>
      </w:r>
    </w:p>
    <w:p w14:paraId="276653EB" w14:textId="3E9EF403" w:rsidR="00CA5444" w:rsidRPr="00913A82" w:rsidRDefault="00CA5444" w:rsidP="00EA22A5">
      <w:pPr>
        <w:spacing w:before="120" w:line="240" w:lineRule="auto"/>
        <w:rPr>
          <w:szCs w:val="20"/>
        </w:rPr>
      </w:pPr>
      <w:r>
        <w:rPr>
          <w:szCs w:val="20"/>
        </w:rPr>
        <w:t xml:space="preserve">Membership, authority, boundaries and other information about the </w:t>
      </w:r>
      <w:r w:rsidR="00576F04">
        <w:rPr>
          <w:szCs w:val="20"/>
        </w:rPr>
        <w:t>Digital Program</w:t>
      </w:r>
      <w:r>
        <w:rPr>
          <w:szCs w:val="20"/>
        </w:rPr>
        <w:t xml:space="preserve">’s Executive Steering Committee </w:t>
      </w:r>
      <w:proofErr w:type="gramStart"/>
      <w:r>
        <w:rPr>
          <w:szCs w:val="20"/>
        </w:rPr>
        <w:t>can be found</w:t>
      </w:r>
      <w:proofErr w:type="gramEnd"/>
      <w:r>
        <w:rPr>
          <w:szCs w:val="20"/>
        </w:rPr>
        <w:t xml:space="preserve"> in the </w:t>
      </w:r>
      <w:hyperlink r:id="rId30" w:history="1">
        <w:r w:rsidR="00576F04">
          <w:rPr>
            <w:rStyle w:val="Hyperlink"/>
            <w:szCs w:val="20"/>
          </w:rPr>
          <w:t>Digital Program</w:t>
        </w:r>
        <w:r w:rsidRPr="00CA5444">
          <w:rPr>
            <w:rStyle w:val="Hyperlink"/>
            <w:szCs w:val="20"/>
          </w:rPr>
          <w:t>’s Terms of Reference for the Executive Steering Committee</w:t>
        </w:r>
      </w:hyperlink>
      <w:r>
        <w:rPr>
          <w:szCs w:val="20"/>
        </w:rPr>
        <w:t>.</w:t>
      </w:r>
    </w:p>
    <w:p w14:paraId="78A0DF0D" w14:textId="77777777" w:rsidR="00CA5444" w:rsidRPr="00EA22A5" w:rsidRDefault="00CA5444" w:rsidP="00EA22A5">
      <w:pPr>
        <w:spacing w:after="120" w:line="240" w:lineRule="auto"/>
        <w:rPr>
          <w:b/>
          <w:color w:val="A17100" w:themeColor="accent4" w:themeShade="80"/>
          <w:sz w:val="24"/>
          <w:szCs w:val="24"/>
        </w:rPr>
      </w:pPr>
      <w:r w:rsidRPr="00EA22A5">
        <w:rPr>
          <w:b/>
          <w:color w:val="A17100" w:themeColor="accent4" w:themeShade="80"/>
          <w:sz w:val="24"/>
          <w:szCs w:val="24"/>
        </w:rPr>
        <w:t>Sponsor Oversight Group</w:t>
      </w:r>
    </w:p>
    <w:p w14:paraId="59F78A6A" w14:textId="3B413ECE" w:rsidR="004441BC" w:rsidRPr="006B4069" w:rsidRDefault="004441BC" w:rsidP="00EA22A5">
      <w:pPr>
        <w:spacing w:before="120" w:line="240" w:lineRule="auto"/>
        <w:rPr>
          <w:szCs w:val="20"/>
        </w:rPr>
      </w:pPr>
      <w:r w:rsidRPr="00235E59">
        <w:rPr>
          <w:lang w:val="en-US"/>
        </w:rPr>
        <w:t xml:space="preserve">The </w:t>
      </w:r>
      <w:r>
        <w:rPr>
          <w:lang w:val="en-US"/>
        </w:rPr>
        <w:t xml:space="preserve">Sponsor Oversight Group is comprised of members of the Client Solutions and Information Services Executive teams, </w:t>
      </w:r>
      <w:r w:rsidRPr="00235E59">
        <w:rPr>
          <w:lang w:val="en-US"/>
        </w:rPr>
        <w:t xml:space="preserve">who </w:t>
      </w:r>
      <w:r>
        <w:rPr>
          <w:lang w:val="en-US"/>
        </w:rPr>
        <w:t>will</w:t>
      </w:r>
      <w:r w:rsidRPr="00235E59">
        <w:rPr>
          <w:lang w:val="en-US"/>
        </w:rPr>
        <w:t xml:space="preserve"> act as liaison with other members of the Executive team, taking responsibility to champion, guide and monitor the </w:t>
      </w:r>
      <w:r>
        <w:rPr>
          <w:lang w:val="en-US"/>
        </w:rPr>
        <w:t>program i</w:t>
      </w:r>
      <w:r w:rsidRPr="00235E59">
        <w:rPr>
          <w:lang w:val="en-US"/>
        </w:rPr>
        <w:t>mplementation</w:t>
      </w:r>
      <w:r>
        <w:rPr>
          <w:lang w:val="en-US"/>
        </w:rPr>
        <w:t xml:space="preserve"> and stabilization periods until sustainment is achieved, </w:t>
      </w:r>
      <w:r w:rsidRPr="006B4069">
        <w:rPr>
          <w:szCs w:val="20"/>
        </w:rPr>
        <w:t>ensur</w:t>
      </w:r>
      <w:r>
        <w:rPr>
          <w:szCs w:val="20"/>
        </w:rPr>
        <w:t>ing that</w:t>
      </w:r>
      <w:r w:rsidRPr="006B4069">
        <w:rPr>
          <w:szCs w:val="20"/>
        </w:rPr>
        <w:t xml:space="preserve"> the program delivers on the enterprise requirements and defined success criteria. </w:t>
      </w:r>
    </w:p>
    <w:p w14:paraId="1D0AAD45" w14:textId="72F7424E" w:rsidR="004441BC" w:rsidRPr="00235E59" w:rsidRDefault="004441BC">
      <w:pPr>
        <w:pStyle w:val="NoSpacing"/>
        <w:rPr>
          <w:lang w:val="en-US"/>
        </w:rPr>
      </w:pPr>
    </w:p>
    <w:p w14:paraId="02150717" w14:textId="10FEC4CC" w:rsidR="00CA5444" w:rsidRPr="00EA22A5" w:rsidRDefault="00CA5444" w:rsidP="00EA22A5">
      <w:pPr>
        <w:spacing w:after="120" w:line="240" w:lineRule="auto"/>
        <w:rPr>
          <w:b/>
          <w:color w:val="A17100" w:themeColor="accent4" w:themeShade="80"/>
          <w:sz w:val="24"/>
          <w:szCs w:val="24"/>
        </w:rPr>
      </w:pPr>
      <w:r w:rsidRPr="00EA22A5">
        <w:rPr>
          <w:b/>
          <w:color w:val="A17100" w:themeColor="accent4" w:themeShade="80"/>
          <w:sz w:val="24"/>
          <w:szCs w:val="24"/>
        </w:rPr>
        <w:t>Program Owners</w:t>
      </w:r>
    </w:p>
    <w:p w14:paraId="7BBDA85C" w14:textId="29DFB6E5" w:rsidR="00CA5444" w:rsidRDefault="00CA5444" w:rsidP="00EA22A5">
      <w:pPr>
        <w:spacing w:before="120" w:line="240" w:lineRule="auto"/>
        <w:rPr>
          <w:szCs w:val="20"/>
        </w:rPr>
      </w:pPr>
      <w:r>
        <w:rPr>
          <w:szCs w:val="20"/>
        </w:rPr>
        <w:t xml:space="preserve">The Program Owners are the lead people accountable to the </w:t>
      </w:r>
      <w:r w:rsidR="004441BC">
        <w:rPr>
          <w:szCs w:val="20"/>
        </w:rPr>
        <w:t>Sponsor Oversight Group</w:t>
      </w:r>
      <w:r>
        <w:rPr>
          <w:szCs w:val="20"/>
        </w:rPr>
        <w:t xml:space="preserve"> and the Executive Steering Committee for the success of the </w:t>
      </w:r>
      <w:r w:rsidR="006B4069">
        <w:rPr>
          <w:szCs w:val="20"/>
        </w:rPr>
        <w:t>P</w:t>
      </w:r>
      <w:r>
        <w:rPr>
          <w:szCs w:val="20"/>
        </w:rPr>
        <w:t xml:space="preserve">rogram. The Program Owners have the overall accountability for </w:t>
      </w:r>
      <w:r w:rsidR="006B4069">
        <w:rPr>
          <w:szCs w:val="20"/>
        </w:rPr>
        <w:t>P</w:t>
      </w:r>
      <w:r>
        <w:rPr>
          <w:szCs w:val="20"/>
        </w:rPr>
        <w:t>rogram delivery, including scope, budget, schedule, resources and stakeholder management. The Program Owners will report directly to the Executive Sponsors and will be the Chair of the Program Advisory Group.</w:t>
      </w:r>
    </w:p>
    <w:p w14:paraId="6092C09F" w14:textId="7303E862" w:rsidR="00CA5444" w:rsidRPr="00CA5444" w:rsidRDefault="0088400B" w:rsidP="00EA22A5">
      <w:pPr>
        <w:pStyle w:val="Heading2"/>
        <w:spacing w:line="240" w:lineRule="auto"/>
      </w:pPr>
      <w:bookmarkStart w:id="283" w:name="_Toc30688888"/>
      <w:r>
        <w:lastRenderedPageBreak/>
        <w:t xml:space="preserve">Program </w:t>
      </w:r>
      <w:r w:rsidR="00CA5444" w:rsidRPr="00CA5444">
        <w:t xml:space="preserve">Delivery </w:t>
      </w:r>
      <w:r>
        <w:t xml:space="preserve">Governance </w:t>
      </w:r>
      <w:r w:rsidR="00CA5444" w:rsidRPr="00CA5444">
        <w:t xml:space="preserve">Framework </w:t>
      </w:r>
      <w:bookmarkEnd w:id="283"/>
    </w:p>
    <w:p w14:paraId="59A8F5A7" w14:textId="0B643850" w:rsidR="00663531" w:rsidRDefault="00CA5444" w:rsidP="00EA22A5">
      <w:pPr>
        <w:spacing w:after="0" w:line="240" w:lineRule="auto"/>
        <w:ind w:left="51"/>
        <w:rPr>
          <w:szCs w:val="20"/>
        </w:rPr>
      </w:pPr>
      <w:r>
        <w:rPr>
          <w:szCs w:val="20"/>
        </w:rPr>
        <w:t>The following diagram shows the relationship between Program Governance and Program Delivery</w:t>
      </w:r>
      <w:r w:rsidR="0088400B">
        <w:rPr>
          <w:szCs w:val="20"/>
        </w:rPr>
        <w:t xml:space="preserve"> Governance</w:t>
      </w:r>
      <w:r>
        <w:rPr>
          <w:szCs w:val="20"/>
        </w:rPr>
        <w:t xml:space="preserve">. </w:t>
      </w:r>
    </w:p>
    <w:p w14:paraId="4D5CABBA" w14:textId="77777777" w:rsidR="00663531" w:rsidRDefault="00663531" w:rsidP="00EA22A5">
      <w:pPr>
        <w:spacing w:after="0" w:line="240" w:lineRule="auto"/>
        <w:ind w:left="51"/>
        <w:rPr>
          <w:szCs w:val="20"/>
        </w:rPr>
      </w:pPr>
    </w:p>
    <w:p w14:paraId="0CB8959B" w14:textId="47B9BED9" w:rsidR="0088400B" w:rsidRDefault="00663531" w:rsidP="00BC188A">
      <w:pPr>
        <w:spacing w:after="0" w:line="240" w:lineRule="auto"/>
        <w:ind w:left="51"/>
        <w:rPr>
          <w:b/>
          <w:color w:val="A17100" w:themeColor="accent4" w:themeShade="80"/>
          <w:szCs w:val="24"/>
        </w:rPr>
      </w:pPr>
      <w:r>
        <w:rPr>
          <w:noProof/>
        </w:rPr>
        <w:drawing>
          <wp:inline distT="0" distB="0" distL="0" distR="0" wp14:anchorId="7C5E9346" wp14:editId="5344E801">
            <wp:extent cx="6399530" cy="287845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99530" cy="2878455"/>
                    </a:xfrm>
                    <a:prstGeom prst="rect">
                      <a:avLst/>
                    </a:prstGeom>
                  </pic:spPr>
                </pic:pic>
              </a:graphicData>
            </a:graphic>
          </wp:inline>
        </w:drawing>
      </w:r>
    </w:p>
    <w:p w14:paraId="3BDB7348" w14:textId="77777777" w:rsidR="00663531" w:rsidRDefault="00663531" w:rsidP="00BC188A">
      <w:pPr>
        <w:spacing w:after="0" w:line="240" w:lineRule="auto"/>
        <w:ind w:left="51"/>
        <w:rPr>
          <w:b/>
          <w:color w:val="A17100" w:themeColor="accent4" w:themeShade="80"/>
          <w:szCs w:val="24"/>
        </w:rPr>
      </w:pPr>
    </w:p>
    <w:p w14:paraId="59FBC71A" w14:textId="54F316A5" w:rsidR="004E6BA0" w:rsidRPr="00EA22A5" w:rsidRDefault="004E6BA0" w:rsidP="00EA22A5">
      <w:pPr>
        <w:spacing w:after="120" w:line="240" w:lineRule="auto"/>
        <w:rPr>
          <w:b/>
          <w:color w:val="A17100" w:themeColor="accent4" w:themeShade="80"/>
          <w:sz w:val="24"/>
          <w:szCs w:val="24"/>
        </w:rPr>
      </w:pPr>
      <w:r w:rsidRPr="00EA22A5">
        <w:rPr>
          <w:b/>
          <w:color w:val="A17100" w:themeColor="accent4" w:themeShade="80"/>
          <w:sz w:val="24"/>
          <w:szCs w:val="24"/>
        </w:rPr>
        <w:t>Program Advisory Group</w:t>
      </w:r>
    </w:p>
    <w:p w14:paraId="2B120EEE" w14:textId="16B1B413" w:rsidR="004E6BA0" w:rsidRPr="006B4069" w:rsidRDefault="004E6BA0" w:rsidP="00EA22A5">
      <w:pPr>
        <w:spacing w:before="120" w:line="240" w:lineRule="auto"/>
        <w:rPr>
          <w:szCs w:val="20"/>
        </w:rPr>
      </w:pPr>
      <w:r w:rsidRPr="006B4069">
        <w:rPr>
          <w:szCs w:val="20"/>
        </w:rPr>
        <w:t xml:space="preserve">The Program Advisory Group will consist of VP and AVP level members from the business and operations, who </w:t>
      </w:r>
      <w:proofErr w:type="gramStart"/>
      <w:r w:rsidRPr="006B4069">
        <w:rPr>
          <w:szCs w:val="20"/>
        </w:rPr>
        <w:t>will be invited</w:t>
      </w:r>
      <w:proofErr w:type="gramEnd"/>
      <w:r w:rsidRPr="006B4069">
        <w:rPr>
          <w:szCs w:val="20"/>
        </w:rPr>
        <w:t xml:space="preserve"> to provide input to the program. They will provide support as required on </w:t>
      </w:r>
      <w:r w:rsidR="006B4069" w:rsidRPr="006B4069">
        <w:rPr>
          <w:szCs w:val="20"/>
        </w:rPr>
        <w:t>P</w:t>
      </w:r>
      <w:r w:rsidRPr="006B4069">
        <w:rPr>
          <w:szCs w:val="20"/>
        </w:rPr>
        <w:t xml:space="preserve">rogram decision requests, strategy, and/or provide key information and materials in support of finalizing </w:t>
      </w:r>
      <w:r w:rsidR="006B4069" w:rsidRPr="006B4069">
        <w:rPr>
          <w:szCs w:val="20"/>
        </w:rPr>
        <w:t>P</w:t>
      </w:r>
      <w:r w:rsidRPr="006B4069">
        <w:rPr>
          <w:szCs w:val="20"/>
        </w:rPr>
        <w:t xml:space="preserve">rogram deliverables and/or post sustainment ownership structures. The Program </w:t>
      </w:r>
      <w:proofErr w:type="gramStart"/>
      <w:r w:rsidRPr="006B4069">
        <w:rPr>
          <w:szCs w:val="20"/>
        </w:rPr>
        <w:t>Advisory Group will be chaired by the Program Owners</w:t>
      </w:r>
      <w:proofErr w:type="gramEnd"/>
      <w:r w:rsidRPr="006B4069">
        <w:rPr>
          <w:szCs w:val="20"/>
        </w:rPr>
        <w:t>.</w:t>
      </w:r>
    </w:p>
    <w:p w14:paraId="6ED39C2C" w14:textId="77777777" w:rsidR="004E6BA0" w:rsidRPr="00EA22A5" w:rsidRDefault="004E6BA0" w:rsidP="00EA22A5">
      <w:pPr>
        <w:spacing w:after="120" w:line="240" w:lineRule="auto"/>
        <w:rPr>
          <w:b/>
          <w:color w:val="A17100" w:themeColor="accent4" w:themeShade="80"/>
          <w:sz w:val="24"/>
          <w:szCs w:val="24"/>
        </w:rPr>
      </w:pPr>
      <w:r w:rsidRPr="00EA22A5">
        <w:rPr>
          <w:b/>
          <w:color w:val="A17100" w:themeColor="accent4" w:themeShade="80"/>
          <w:sz w:val="24"/>
          <w:szCs w:val="24"/>
        </w:rPr>
        <w:t>Program Management</w:t>
      </w:r>
    </w:p>
    <w:p w14:paraId="56F940E3" w14:textId="35C77A74" w:rsidR="00435703" w:rsidRPr="00FF432A" w:rsidRDefault="00435703" w:rsidP="00EA22A5">
      <w:pPr>
        <w:spacing w:line="240" w:lineRule="auto"/>
        <w:rPr>
          <w:rFonts w:eastAsiaTheme="minorHAnsi" w:cstheme="minorHAnsi"/>
          <w:lang w:eastAsia="en-US"/>
        </w:rPr>
      </w:pPr>
      <w:r w:rsidRPr="00FF432A">
        <w:rPr>
          <w:rFonts w:eastAsiaTheme="minorHAnsi" w:cstheme="minorHAnsi"/>
          <w:lang w:eastAsia="en-US"/>
        </w:rPr>
        <w:t xml:space="preserve">The Program Manager </w:t>
      </w:r>
      <w:r w:rsidR="00EA4742">
        <w:rPr>
          <w:rFonts w:eastAsiaTheme="minorHAnsi" w:cstheme="minorHAnsi"/>
          <w:lang w:eastAsia="en-US"/>
        </w:rPr>
        <w:t>is responsible for managing the delivery for the program</w:t>
      </w:r>
      <w:r w:rsidRPr="00FF432A">
        <w:rPr>
          <w:rFonts w:eastAsiaTheme="minorHAnsi" w:cstheme="minorHAnsi"/>
          <w:lang w:eastAsia="en-US"/>
        </w:rPr>
        <w:t xml:space="preserve">. This role has operational responsibility over all </w:t>
      </w:r>
      <w:r>
        <w:rPr>
          <w:rFonts w:eastAsiaTheme="minorHAnsi" w:cstheme="minorHAnsi"/>
          <w:lang w:eastAsia="en-US"/>
        </w:rPr>
        <w:t>P</w:t>
      </w:r>
      <w:r w:rsidRPr="00FF432A">
        <w:rPr>
          <w:rFonts w:eastAsiaTheme="minorHAnsi" w:cstheme="minorHAnsi"/>
          <w:lang w:eastAsia="en-US"/>
        </w:rPr>
        <w:t>rogram team members</w:t>
      </w:r>
      <w:r w:rsidR="00EA4742">
        <w:rPr>
          <w:rFonts w:eastAsiaTheme="minorHAnsi" w:cstheme="minorHAnsi"/>
          <w:lang w:eastAsia="en-US"/>
        </w:rPr>
        <w:t xml:space="preserve">, </w:t>
      </w:r>
      <w:r w:rsidRPr="00FF432A">
        <w:rPr>
          <w:rFonts w:eastAsiaTheme="minorHAnsi" w:cstheme="minorHAnsi"/>
          <w:lang w:eastAsia="en-US"/>
        </w:rPr>
        <w:t>engaged Stakeholders</w:t>
      </w:r>
      <w:r w:rsidR="00EA4742">
        <w:rPr>
          <w:rFonts w:eastAsiaTheme="minorHAnsi" w:cstheme="minorHAnsi"/>
          <w:lang w:eastAsia="en-US"/>
        </w:rPr>
        <w:t>, and Third Party Vendors (CWB Partners)</w:t>
      </w:r>
      <w:r w:rsidRPr="00FF432A">
        <w:rPr>
          <w:rFonts w:eastAsiaTheme="minorHAnsi" w:cstheme="minorHAnsi"/>
          <w:lang w:eastAsia="en-US"/>
        </w:rPr>
        <w:t xml:space="preserve"> </w:t>
      </w:r>
      <w:r w:rsidR="00957EFE">
        <w:rPr>
          <w:rFonts w:eastAsiaTheme="minorHAnsi" w:cstheme="minorHAnsi"/>
          <w:lang w:eastAsia="en-US"/>
        </w:rPr>
        <w:t xml:space="preserve">in leading </w:t>
      </w:r>
      <w:r w:rsidRPr="00FF432A">
        <w:rPr>
          <w:rFonts w:eastAsiaTheme="minorHAnsi" w:cstheme="minorHAnsi"/>
          <w:lang w:eastAsia="en-US"/>
        </w:rPr>
        <w:t>the delivery of the Program</w:t>
      </w:r>
      <w:r>
        <w:rPr>
          <w:rFonts w:eastAsiaTheme="minorHAnsi" w:cstheme="minorHAnsi"/>
          <w:lang w:eastAsia="en-US"/>
        </w:rPr>
        <w:t>,</w:t>
      </w:r>
      <w:r w:rsidRPr="00FF432A">
        <w:rPr>
          <w:rFonts w:eastAsiaTheme="minorHAnsi" w:cstheme="minorHAnsi"/>
          <w:lang w:eastAsia="en-US"/>
        </w:rPr>
        <w:t xml:space="preserve"> ensuring objectives and benefits </w:t>
      </w:r>
      <w:proofErr w:type="gramStart"/>
      <w:r w:rsidRPr="00FF432A">
        <w:rPr>
          <w:rFonts w:eastAsiaTheme="minorHAnsi" w:cstheme="minorHAnsi"/>
          <w:lang w:eastAsia="en-US"/>
        </w:rPr>
        <w:t>are accomplished</w:t>
      </w:r>
      <w:proofErr w:type="gramEnd"/>
      <w:r w:rsidRPr="00FF432A">
        <w:rPr>
          <w:rFonts w:eastAsiaTheme="minorHAnsi" w:cstheme="minorHAnsi"/>
          <w:lang w:eastAsia="en-US"/>
        </w:rPr>
        <w:t xml:space="preserve"> within approved budget, timeline, and scope. This role integrates efforts, continuously assesses and refines approaches and plans. For the program engagement, the Program Manager will report to the Program Owner</w:t>
      </w:r>
      <w:r>
        <w:rPr>
          <w:rFonts w:eastAsiaTheme="minorHAnsi" w:cstheme="minorHAnsi"/>
          <w:lang w:eastAsia="en-US"/>
        </w:rPr>
        <w:t>s</w:t>
      </w:r>
      <w:r w:rsidRPr="00FF432A">
        <w:rPr>
          <w:rFonts w:eastAsiaTheme="minorHAnsi" w:cstheme="minorHAnsi"/>
          <w:lang w:eastAsia="en-US"/>
        </w:rPr>
        <w:t xml:space="preserve"> and works with oversight from the PMO related to best practices and support processes as measured through the PMO Stage Gate Control process.</w:t>
      </w:r>
    </w:p>
    <w:p w14:paraId="74A42EEB" w14:textId="77777777" w:rsidR="00552703" w:rsidRDefault="006B4069" w:rsidP="00BC188A">
      <w:r w:rsidRPr="006B4069">
        <w:rPr>
          <w:szCs w:val="20"/>
        </w:rPr>
        <w:t xml:space="preserve">Further Details about the </w:t>
      </w:r>
      <w:r w:rsidR="00435703">
        <w:rPr>
          <w:szCs w:val="20"/>
        </w:rPr>
        <w:t xml:space="preserve">Program </w:t>
      </w:r>
      <w:r w:rsidRPr="006B4069">
        <w:rPr>
          <w:szCs w:val="20"/>
        </w:rPr>
        <w:t xml:space="preserve">roles and responsibilities </w:t>
      </w:r>
      <w:proofErr w:type="gramStart"/>
      <w:r w:rsidRPr="006B4069">
        <w:rPr>
          <w:szCs w:val="20"/>
        </w:rPr>
        <w:t>can be found</w:t>
      </w:r>
      <w:proofErr w:type="gramEnd"/>
      <w:r w:rsidRPr="006B4069">
        <w:rPr>
          <w:szCs w:val="20"/>
        </w:rPr>
        <w:t xml:space="preserve"> in the </w:t>
      </w:r>
      <w:hyperlink r:id="rId32" w:history="1">
        <w:r w:rsidR="00576F04">
          <w:rPr>
            <w:rStyle w:val="Hyperlink"/>
            <w:szCs w:val="20"/>
          </w:rPr>
          <w:t>Digital Program</w:t>
        </w:r>
        <w:r w:rsidRPr="00435703">
          <w:rPr>
            <w:rStyle w:val="Hyperlink"/>
            <w:szCs w:val="20"/>
          </w:rPr>
          <w:t xml:space="preserve"> Roles and Responsibilities document</w:t>
        </w:r>
      </w:hyperlink>
      <w:r w:rsidR="00435703">
        <w:rPr>
          <w:szCs w:val="20"/>
        </w:rPr>
        <w:t>.</w:t>
      </w:r>
    </w:p>
    <w:p w14:paraId="3D97413D" w14:textId="77777777" w:rsidR="00C94AFF" w:rsidRDefault="00C94AFF">
      <w:pPr>
        <w:rPr>
          <w:rFonts w:asciiTheme="majorHAnsi" w:hAnsiTheme="majorHAnsi" w:cstheme="majorHAnsi"/>
          <w:b/>
          <w:color w:val="009AA6" w:themeColor="accent1"/>
          <w:spacing w:val="-5"/>
          <w:sz w:val="32"/>
          <w:szCs w:val="32"/>
        </w:rPr>
      </w:pPr>
      <w:r>
        <w:rPr>
          <w:rFonts w:asciiTheme="majorHAnsi" w:hAnsiTheme="majorHAnsi" w:cstheme="majorHAnsi"/>
          <w:b/>
          <w:color w:val="009AA6" w:themeColor="accent1"/>
          <w:spacing w:val="-5"/>
          <w:sz w:val="32"/>
          <w:szCs w:val="32"/>
        </w:rPr>
        <w:br w:type="page"/>
      </w:r>
    </w:p>
    <w:p w14:paraId="4419DCF6" w14:textId="3DCF3C2C" w:rsidR="003A7B6B" w:rsidRDefault="003A7B6B" w:rsidP="00BC188A">
      <w:r w:rsidRPr="00552703">
        <w:rPr>
          <w:rFonts w:asciiTheme="majorHAnsi" w:hAnsiTheme="majorHAnsi" w:cstheme="majorHAnsi"/>
          <w:b/>
          <w:color w:val="009AA6" w:themeColor="accent1"/>
          <w:spacing w:val="-5"/>
          <w:sz w:val="32"/>
          <w:szCs w:val="32"/>
        </w:rPr>
        <w:lastRenderedPageBreak/>
        <w:t>Program Management Plan</w:t>
      </w:r>
    </w:p>
    <w:p w14:paraId="2F3E9472" w14:textId="388F6302" w:rsidR="003A7B6B" w:rsidRPr="00A21363" w:rsidRDefault="003A7B6B" w:rsidP="00EA22A5">
      <w:pPr>
        <w:pStyle w:val="BodyCopy"/>
        <w:spacing w:line="240" w:lineRule="auto"/>
        <w:rPr>
          <w:sz w:val="22"/>
        </w:rPr>
      </w:pPr>
      <w:r w:rsidRPr="00536FC6">
        <w:rPr>
          <w:sz w:val="22"/>
        </w:rPr>
        <w:t>This Pro</w:t>
      </w:r>
      <w:r w:rsidR="00710CCD" w:rsidRPr="00536FC6">
        <w:rPr>
          <w:sz w:val="22"/>
        </w:rPr>
        <w:t>gram</w:t>
      </w:r>
      <w:r w:rsidRPr="00536FC6">
        <w:rPr>
          <w:sz w:val="22"/>
        </w:rPr>
        <w:t xml:space="preserve"> will follow the </w:t>
      </w:r>
      <w:r w:rsidR="00710CCD" w:rsidRPr="00536FC6">
        <w:rPr>
          <w:sz w:val="22"/>
        </w:rPr>
        <w:t xml:space="preserve">program and </w:t>
      </w:r>
      <w:r w:rsidRPr="00536FC6">
        <w:rPr>
          <w:sz w:val="22"/>
        </w:rPr>
        <w:t xml:space="preserve">project management processes established by the PMO as defined in the </w:t>
      </w:r>
      <w:hyperlink r:id="rId33" w:history="1">
        <w:r w:rsidR="00576F04">
          <w:rPr>
            <w:rStyle w:val="Hyperlink"/>
            <w:sz w:val="22"/>
          </w:rPr>
          <w:t>Digital Program</w:t>
        </w:r>
        <w:r w:rsidRPr="00536FC6">
          <w:rPr>
            <w:rStyle w:val="Hyperlink"/>
            <w:sz w:val="22"/>
          </w:rPr>
          <w:t xml:space="preserve"> Management Plan</w:t>
        </w:r>
      </w:hyperlink>
      <w:r w:rsidRPr="00536FC6">
        <w:rPr>
          <w:sz w:val="22"/>
        </w:rPr>
        <w:t xml:space="preserve">.  Exceptions to this plan </w:t>
      </w:r>
      <w:proofErr w:type="gramStart"/>
      <w:r w:rsidRPr="00536FC6">
        <w:rPr>
          <w:sz w:val="22"/>
        </w:rPr>
        <w:t>will be added</w:t>
      </w:r>
      <w:proofErr w:type="gramEnd"/>
      <w:r w:rsidRPr="00536FC6">
        <w:rPr>
          <w:sz w:val="22"/>
        </w:rPr>
        <w:t xml:space="preserve"> to this section as required for review and approval as part of the approval of this Pro</w:t>
      </w:r>
      <w:r w:rsidR="00536FC6" w:rsidRPr="00536FC6">
        <w:rPr>
          <w:sz w:val="22"/>
        </w:rPr>
        <w:t>gram</w:t>
      </w:r>
      <w:r w:rsidRPr="00536FC6">
        <w:rPr>
          <w:sz w:val="22"/>
        </w:rPr>
        <w:t xml:space="preserve"> Charter.</w:t>
      </w:r>
    </w:p>
    <w:tbl>
      <w:tblPr>
        <w:tblStyle w:val="Corporate"/>
        <w:tblW w:w="0" w:type="auto"/>
        <w:tblLook w:val="04A0" w:firstRow="1" w:lastRow="0" w:firstColumn="1" w:lastColumn="0" w:noHBand="0" w:noVBand="1"/>
      </w:tblPr>
      <w:tblGrid>
        <w:gridCol w:w="1692"/>
        <w:gridCol w:w="3113"/>
        <w:gridCol w:w="5229"/>
      </w:tblGrid>
      <w:tr w:rsidR="00536FC6" w14:paraId="457C2446" w14:textId="77777777" w:rsidTr="00BC188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696" w:type="dxa"/>
          </w:tcPr>
          <w:p w14:paraId="4C2559E7" w14:textId="2004CD67" w:rsidR="00536FC6" w:rsidRPr="00536FC6" w:rsidRDefault="00536FC6">
            <w:pPr>
              <w:spacing w:after="0" w:line="240" w:lineRule="auto"/>
              <w:rPr>
                <w:szCs w:val="20"/>
              </w:rPr>
            </w:pPr>
            <w:r w:rsidRPr="00536FC6">
              <w:rPr>
                <w:szCs w:val="20"/>
              </w:rPr>
              <w:t>Program Mgmt. Deliverable / Process Impacted</w:t>
            </w:r>
          </w:p>
        </w:tc>
        <w:tc>
          <w:tcPr>
            <w:tcW w:w="3124" w:type="dxa"/>
          </w:tcPr>
          <w:p w14:paraId="1DDC5607" w14:textId="30E13E72" w:rsidR="00536FC6" w:rsidRPr="00536FC6" w:rsidRDefault="00536FC6">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536FC6">
              <w:rPr>
                <w:sz w:val="20"/>
                <w:szCs w:val="20"/>
              </w:rPr>
              <w:t>Describe the Exception</w:t>
            </w:r>
          </w:p>
        </w:tc>
        <w:tc>
          <w:tcPr>
            <w:tcW w:w="5250" w:type="dxa"/>
          </w:tcPr>
          <w:p w14:paraId="28DD1BB1" w14:textId="77777777" w:rsidR="00536FC6" w:rsidRPr="00536FC6" w:rsidRDefault="00536FC6">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536FC6">
              <w:rPr>
                <w:sz w:val="20"/>
                <w:szCs w:val="20"/>
              </w:rPr>
              <w:t>Reason for the Exception</w:t>
            </w:r>
          </w:p>
        </w:tc>
      </w:tr>
      <w:tr w:rsidR="00536FC6" w14:paraId="62E0D9E6" w14:textId="77777777" w:rsidTr="00536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CE89FD1" w14:textId="0B997865" w:rsidR="00536FC6" w:rsidRPr="00536FC6" w:rsidRDefault="00536FC6" w:rsidP="00EA22A5">
            <w:pPr>
              <w:pStyle w:val="BodyCopy"/>
              <w:spacing w:line="240" w:lineRule="auto"/>
              <w:rPr>
                <w:b w:val="0"/>
                <w:color w:val="FF0000"/>
              </w:rPr>
            </w:pPr>
            <w:r w:rsidRPr="00536FC6">
              <w:rPr>
                <w:b w:val="0"/>
                <w:color w:val="FFFFFF" w:themeColor="background1"/>
              </w:rPr>
              <w:t>NI</w:t>
            </w:r>
            <w:r w:rsidR="00BF207E">
              <w:rPr>
                <w:b w:val="0"/>
                <w:color w:val="FFFFFF" w:themeColor="background1"/>
              </w:rPr>
              <w:t>-</w:t>
            </w:r>
            <w:r w:rsidRPr="00536FC6">
              <w:rPr>
                <w:b w:val="0"/>
                <w:color w:val="FFFFFF" w:themeColor="background1"/>
              </w:rPr>
              <w:t>RAP</w:t>
            </w:r>
          </w:p>
        </w:tc>
        <w:tc>
          <w:tcPr>
            <w:tcW w:w="3124" w:type="dxa"/>
          </w:tcPr>
          <w:p w14:paraId="46887C81" w14:textId="5DC925B8" w:rsidR="00536FC6" w:rsidRPr="00527D1D" w:rsidRDefault="00BF207E"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 xml:space="preserve">A </w:t>
            </w:r>
            <w:r w:rsidR="00536FC6">
              <w:t>NI</w:t>
            </w:r>
            <w:r>
              <w:t>-</w:t>
            </w:r>
            <w:r w:rsidR="00536FC6">
              <w:t>RAP</w:t>
            </w:r>
            <w:r>
              <w:t xml:space="preserve"> assessment</w:t>
            </w:r>
            <w:r w:rsidR="00536FC6">
              <w:t xml:space="preserve"> will be created for each Program </w:t>
            </w:r>
            <w:r w:rsidR="001704D9">
              <w:t>S</w:t>
            </w:r>
            <w:r w:rsidR="00536FC6">
              <w:t xml:space="preserve">tream </w:t>
            </w:r>
            <w:r w:rsidR="001704D9">
              <w:t xml:space="preserve">and expanded upon as needed </w:t>
            </w:r>
          </w:p>
        </w:tc>
        <w:tc>
          <w:tcPr>
            <w:tcW w:w="5250" w:type="dxa"/>
          </w:tcPr>
          <w:p w14:paraId="7D1D29FD" w14:textId="31990FC8" w:rsidR="00536FC6" w:rsidRPr="00527D1D" w:rsidRDefault="00536FC6"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rsidRPr="00536FC6">
              <w:t xml:space="preserve">Program </w:t>
            </w:r>
            <w:r w:rsidR="00866CAB">
              <w:t xml:space="preserve">stream phases may result in </w:t>
            </w:r>
            <w:r w:rsidRPr="00536FC6">
              <w:t>material change</w:t>
            </w:r>
            <w:r w:rsidR="00866CAB">
              <w:t>s</w:t>
            </w:r>
            <w:r w:rsidRPr="00536FC6">
              <w:t xml:space="preserve"> </w:t>
            </w:r>
            <w:r w:rsidR="00866CAB">
              <w:t xml:space="preserve">to the </w:t>
            </w:r>
            <w:r w:rsidRPr="00536FC6">
              <w:t xml:space="preserve">operational risk </w:t>
            </w:r>
            <w:r w:rsidR="00866CAB">
              <w:t>and/</w:t>
            </w:r>
            <w:r w:rsidRPr="00536FC6">
              <w:t>or impacted stakeholder groups</w:t>
            </w:r>
            <w:r w:rsidR="00866CAB">
              <w:t xml:space="preserve"> and requires </w:t>
            </w:r>
            <w:r w:rsidRPr="00536FC6">
              <w:t xml:space="preserve">a </w:t>
            </w:r>
            <w:r w:rsidR="001704D9">
              <w:t xml:space="preserve">new </w:t>
            </w:r>
            <w:r w:rsidRPr="00536FC6">
              <w:t>specific NI</w:t>
            </w:r>
            <w:r w:rsidR="00866CAB">
              <w:t>-</w:t>
            </w:r>
            <w:r w:rsidRPr="00536FC6">
              <w:t>RAP created</w:t>
            </w:r>
            <w:r w:rsidR="001704D9">
              <w:t xml:space="preserve"> (assessed case by case)</w:t>
            </w:r>
          </w:p>
        </w:tc>
      </w:tr>
      <w:tr w:rsidR="00536FC6" w14:paraId="6A7F8E25" w14:textId="77777777" w:rsidTr="00536F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0D45AC0" w14:textId="48877FB3" w:rsidR="00536FC6" w:rsidRPr="00536FC6" w:rsidRDefault="00866CAB" w:rsidP="00EA22A5">
            <w:pPr>
              <w:pStyle w:val="BodyCopy"/>
              <w:spacing w:line="240" w:lineRule="auto"/>
              <w:rPr>
                <w:b w:val="0"/>
                <w:color w:val="FFFFFF" w:themeColor="background1"/>
              </w:rPr>
            </w:pPr>
            <w:r>
              <w:rPr>
                <w:b w:val="0"/>
                <w:color w:val="FFFFFF" w:themeColor="background1"/>
              </w:rPr>
              <w:t xml:space="preserve">Program </w:t>
            </w:r>
            <w:r w:rsidR="00536FC6">
              <w:rPr>
                <w:b w:val="0"/>
                <w:color w:val="FFFFFF" w:themeColor="background1"/>
              </w:rPr>
              <w:t>Charter</w:t>
            </w:r>
          </w:p>
        </w:tc>
        <w:tc>
          <w:tcPr>
            <w:tcW w:w="3124" w:type="dxa"/>
          </w:tcPr>
          <w:p w14:paraId="0DAA4A40" w14:textId="7DD7E9EF" w:rsidR="00536FC6" w:rsidRPr="00686627" w:rsidRDefault="00536FC6"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rsidRPr="00686627">
              <w:t xml:space="preserve">Project </w:t>
            </w:r>
            <w:r w:rsidR="00A9261C">
              <w:t>S</w:t>
            </w:r>
            <w:r w:rsidRPr="00686627">
              <w:t xml:space="preserve">tatements will be created for each </w:t>
            </w:r>
            <w:r w:rsidR="00866CAB">
              <w:t xml:space="preserve">phase </w:t>
            </w:r>
            <w:r w:rsidRPr="00686627">
              <w:t xml:space="preserve">within </w:t>
            </w:r>
            <w:r w:rsidR="00866CAB">
              <w:t xml:space="preserve">each </w:t>
            </w:r>
            <w:r w:rsidRPr="00686627">
              <w:t xml:space="preserve">Program </w:t>
            </w:r>
            <w:r w:rsidR="00866CAB">
              <w:t xml:space="preserve">Stream </w:t>
            </w:r>
            <w:r w:rsidRPr="00686627">
              <w:t>instead of project charters</w:t>
            </w:r>
          </w:p>
        </w:tc>
        <w:tc>
          <w:tcPr>
            <w:tcW w:w="5250" w:type="dxa"/>
          </w:tcPr>
          <w:p w14:paraId="58EF2C33" w14:textId="2B92DE57" w:rsidR="00536FC6" w:rsidRPr="00527D1D" w:rsidRDefault="00536FC6"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 xml:space="preserve">This Program Charter defines the overarching governance, processes and controls to </w:t>
            </w:r>
            <w:proofErr w:type="gramStart"/>
            <w:r>
              <w:t>be adopted</w:t>
            </w:r>
            <w:proofErr w:type="gramEnd"/>
            <w:r>
              <w:t xml:space="preserve"> by all projects within the Program. Therefore, </w:t>
            </w:r>
            <w:r w:rsidR="00A9261C">
              <w:t>P</w:t>
            </w:r>
            <w:r w:rsidR="00686627">
              <w:t xml:space="preserve">roject </w:t>
            </w:r>
            <w:r w:rsidR="00A9261C">
              <w:t>S</w:t>
            </w:r>
            <w:r w:rsidR="00686627">
              <w:t xml:space="preserve">tatements </w:t>
            </w:r>
            <w:proofErr w:type="gramStart"/>
            <w:r w:rsidR="00686627">
              <w:t xml:space="preserve">will be </w:t>
            </w:r>
            <w:r w:rsidR="00866CAB">
              <w:t>created</w:t>
            </w:r>
            <w:proofErr w:type="gramEnd"/>
            <w:r w:rsidR="00866CAB">
              <w:t xml:space="preserve"> to clarify the phase </w:t>
            </w:r>
            <w:r w:rsidR="00686627">
              <w:t xml:space="preserve">scope, timelines, </w:t>
            </w:r>
            <w:r w:rsidR="00022B28">
              <w:t>roles/</w:t>
            </w:r>
            <w:r w:rsidR="00EA4742">
              <w:t>responsibilities</w:t>
            </w:r>
            <w:r w:rsidR="00022B28">
              <w:t xml:space="preserve">, </w:t>
            </w:r>
            <w:r w:rsidR="00686627">
              <w:t>risks, dependencies, assumptions</w:t>
            </w:r>
            <w:r w:rsidR="00866CAB">
              <w:t>,</w:t>
            </w:r>
            <w:r w:rsidR="00686627">
              <w:t xml:space="preserve"> </w:t>
            </w:r>
            <w:r w:rsidR="00A9261C">
              <w:t xml:space="preserve">communication plan changes, </w:t>
            </w:r>
            <w:r w:rsidR="00686627">
              <w:t>and any other information that is not already covered by</w:t>
            </w:r>
            <w:r w:rsidR="00A9261C">
              <w:t>/aligned with</w:t>
            </w:r>
            <w:r w:rsidR="00686627">
              <w:t xml:space="preserve"> this Program </w:t>
            </w:r>
            <w:r w:rsidR="00866CAB">
              <w:t>C</w:t>
            </w:r>
            <w:r w:rsidR="00686627">
              <w:t>harter.</w:t>
            </w:r>
          </w:p>
        </w:tc>
      </w:tr>
      <w:tr w:rsidR="00536FC6" w14:paraId="72A02E19" w14:textId="77777777" w:rsidTr="00536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5803730" w14:textId="5A2A601E" w:rsidR="00536FC6" w:rsidRPr="00536FC6" w:rsidRDefault="00536FC6" w:rsidP="00EA22A5">
            <w:pPr>
              <w:pStyle w:val="BodyCopy"/>
              <w:spacing w:line="240" w:lineRule="auto"/>
              <w:rPr>
                <w:b w:val="0"/>
                <w:color w:val="FFFFFF" w:themeColor="background1"/>
              </w:rPr>
            </w:pPr>
            <w:r w:rsidRPr="00536FC6">
              <w:rPr>
                <w:b w:val="0"/>
                <w:color w:val="FFFFFF" w:themeColor="background1"/>
              </w:rPr>
              <w:t>Benefits</w:t>
            </w:r>
          </w:p>
        </w:tc>
        <w:tc>
          <w:tcPr>
            <w:tcW w:w="3124" w:type="dxa"/>
          </w:tcPr>
          <w:p w14:paraId="52D2297E" w14:textId="0FBE7F7D" w:rsidR="00536FC6" w:rsidRPr="00686627" w:rsidRDefault="00686627"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rsidRPr="00686627">
              <w:t xml:space="preserve">Benefits will be defined </w:t>
            </w:r>
            <w:r w:rsidR="00866CAB">
              <w:t xml:space="preserve">and approved prior to implementation of each </w:t>
            </w:r>
            <w:r w:rsidRPr="00686627">
              <w:t>Program</w:t>
            </w:r>
            <w:r w:rsidR="00866CAB">
              <w:t xml:space="preserve"> Stream phase</w:t>
            </w:r>
          </w:p>
        </w:tc>
        <w:tc>
          <w:tcPr>
            <w:tcW w:w="5250" w:type="dxa"/>
          </w:tcPr>
          <w:p w14:paraId="638EA6C1" w14:textId="00A3B795" w:rsidR="00536FC6" w:rsidRPr="00527D1D" w:rsidRDefault="00686627"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Given the unique characteristics of this Program</w:t>
            </w:r>
            <w:r w:rsidR="00866CAB">
              <w:t xml:space="preserve"> and end state solution unknowns</w:t>
            </w:r>
            <w:r>
              <w:t xml:space="preserve">, benefits </w:t>
            </w:r>
            <w:proofErr w:type="gramStart"/>
            <w:r>
              <w:t>will be defined</w:t>
            </w:r>
            <w:proofErr w:type="gramEnd"/>
            <w:r>
              <w:t xml:space="preserve"> </w:t>
            </w:r>
            <w:r w:rsidR="00866CAB">
              <w:t>based on the Program Charter</w:t>
            </w:r>
            <w:r w:rsidR="00BF207E">
              <w:t>’</w:t>
            </w:r>
            <w:r w:rsidR="00866CAB">
              <w:t xml:space="preserve">s overarching guiding benefits </w:t>
            </w:r>
            <w:r>
              <w:t xml:space="preserve">and centrally stored in the Program’s </w:t>
            </w:r>
            <w:r w:rsidR="00BF207E">
              <w:t>B</w:t>
            </w:r>
            <w:r>
              <w:t xml:space="preserve">enefit </w:t>
            </w:r>
            <w:r w:rsidR="00BF207E">
              <w:t>T</w:t>
            </w:r>
            <w:r>
              <w:t xml:space="preserve">racker. Benefits may be defined, refined and updated at the beginning, during or at the end of each </w:t>
            </w:r>
            <w:r w:rsidR="00866CAB">
              <w:t xml:space="preserve">phase </w:t>
            </w:r>
            <w:r>
              <w:t>within the Program</w:t>
            </w:r>
            <w:r w:rsidR="00866CAB">
              <w:t xml:space="preserve"> Streams</w:t>
            </w:r>
            <w:r>
              <w:t>.</w:t>
            </w:r>
          </w:p>
        </w:tc>
      </w:tr>
      <w:tr w:rsidR="00686627" w14:paraId="6D23D013" w14:textId="77777777" w:rsidTr="00536F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F88F64E" w14:textId="695972E1" w:rsidR="00686627" w:rsidRPr="00536FC6" w:rsidRDefault="00686627" w:rsidP="00EA22A5">
            <w:pPr>
              <w:pStyle w:val="BodyCopy"/>
              <w:spacing w:line="240" w:lineRule="auto"/>
              <w:rPr>
                <w:b w:val="0"/>
                <w:color w:val="FFFFFF" w:themeColor="background1"/>
              </w:rPr>
            </w:pPr>
            <w:r>
              <w:rPr>
                <w:b w:val="0"/>
                <w:color w:val="FFFFFF" w:themeColor="background1"/>
              </w:rPr>
              <w:t>Resource Plans</w:t>
            </w:r>
          </w:p>
        </w:tc>
        <w:tc>
          <w:tcPr>
            <w:tcW w:w="3124" w:type="dxa"/>
          </w:tcPr>
          <w:p w14:paraId="545DDDFC" w14:textId="617075E8" w:rsidR="00686627" w:rsidRPr="00686627" w:rsidRDefault="00686627"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rsidRPr="00686627">
              <w:t>Resources will be defined</w:t>
            </w:r>
            <w:r w:rsidR="00022B28">
              <w:t xml:space="preserve"> and managed</w:t>
            </w:r>
            <w:r w:rsidRPr="00686627">
              <w:t xml:space="preserve"> at the Program level</w:t>
            </w:r>
          </w:p>
        </w:tc>
        <w:tc>
          <w:tcPr>
            <w:tcW w:w="5250" w:type="dxa"/>
          </w:tcPr>
          <w:p w14:paraId="3019E99C" w14:textId="3A955CE6" w:rsidR="00686627" w:rsidRDefault="00686627"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 xml:space="preserve">As the Program team </w:t>
            </w:r>
            <w:r w:rsidR="00866CAB">
              <w:t xml:space="preserve">will </w:t>
            </w:r>
            <w:r w:rsidR="00BF207E">
              <w:t xml:space="preserve">be </w:t>
            </w:r>
            <w:r w:rsidR="00866CAB">
              <w:t>comprise</w:t>
            </w:r>
            <w:r w:rsidR="00BF207E">
              <w:t>d</w:t>
            </w:r>
            <w:r w:rsidR="00866CAB">
              <w:t xml:space="preserve"> </w:t>
            </w:r>
            <w:r>
              <w:t xml:space="preserve">of cross-functional resources that are going to </w:t>
            </w:r>
            <w:proofErr w:type="gramStart"/>
            <w:r>
              <w:t>be shared</w:t>
            </w:r>
            <w:proofErr w:type="gramEnd"/>
            <w:r>
              <w:t xml:space="preserve"> </w:t>
            </w:r>
            <w:r w:rsidR="00866CAB">
              <w:t xml:space="preserve">in most cases </w:t>
            </w:r>
            <w:r w:rsidR="00EA4742">
              <w:t>between</w:t>
            </w:r>
            <w:r>
              <w:t xml:space="preserve"> the </w:t>
            </w:r>
            <w:r w:rsidR="00866CAB">
              <w:t xml:space="preserve">two Program Streams, </w:t>
            </w:r>
            <w:r w:rsidR="00022B28">
              <w:t xml:space="preserve">resource management will be kept at the </w:t>
            </w:r>
            <w:r>
              <w:t xml:space="preserve">Program level. </w:t>
            </w:r>
          </w:p>
        </w:tc>
      </w:tr>
      <w:tr w:rsidR="00686627" w14:paraId="2B02CA85" w14:textId="77777777" w:rsidTr="00536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17433BC" w14:textId="055A2E25" w:rsidR="00686627" w:rsidRDefault="00686627" w:rsidP="00EA22A5">
            <w:pPr>
              <w:pStyle w:val="BodyCopy"/>
              <w:spacing w:line="240" w:lineRule="auto"/>
              <w:rPr>
                <w:b w:val="0"/>
                <w:color w:val="FFFFFF" w:themeColor="background1"/>
              </w:rPr>
            </w:pPr>
            <w:r>
              <w:rPr>
                <w:b w:val="0"/>
                <w:color w:val="FFFFFF" w:themeColor="background1"/>
              </w:rPr>
              <w:t>Program Delivery Strategy</w:t>
            </w:r>
          </w:p>
        </w:tc>
        <w:tc>
          <w:tcPr>
            <w:tcW w:w="3124" w:type="dxa"/>
          </w:tcPr>
          <w:p w14:paraId="31F17C94" w14:textId="67C8F147" w:rsidR="00686627" w:rsidRDefault="00022B28"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rPr>
                <w:color w:val="FF0000"/>
              </w:rPr>
            </w:pPr>
            <w:r>
              <w:t>A program delivery strategy will not be created for this Program</w:t>
            </w:r>
          </w:p>
        </w:tc>
        <w:tc>
          <w:tcPr>
            <w:tcW w:w="5250" w:type="dxa"/>
          </w:tcPr>
          <w:p w14:paraId="184505F8" w14:textId="29EA0255" w:rsidR="00686627" w:rsidRDefault="00022B28"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 xml:space="preserve">Project Statements for each program phase will clarify the roles and responsibilities of key team members that </w:t>
            </w:r>
            <w:proofErr w:type="gramStart"/>
            <w:r>
              <w:t>is typically clarified</w:t>
            </w:r>
            <w:proofErr w:type="gramEnd"/>
            <w:r>
              <w:t xml:space="preserve"> via the Project Delivery Strategy.</w:t>
            </w:r>
            <w:r w:rsidR="00A577BF">
              <w:t xml:space="preserve"> </w:t>
            </w:r>
            <w:r w:rsidR="00EA4742">
              <w:t>Therefore,</w:t>
            </w:r>
            <w:r w:rsidR="00A577BF">
              <w:t xml:space="preserve"> there is no need to create this deliverable.</w:t>
            </w:r>
          </w:p>
        </w:tc>
      </w:tr>
      <w:tr w:rsidR="00686627" w14:paraId="2B5588D9" w14:textId="77777777" w:rsidTr="00536F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75D7EB1" w14:textId="4221ABE4" w:rsidR="00686627" w:rsidRDefault="00686627" w:rsidP="00EA22A5">
            <w:pPr>
              <w:pStyle w:val="BodyCopy"/>
              <w:spacing w:line="240" w:lineRule="auto"/>
              <w:rPr>
                <w:b w:val="0"/>
                <w:color w:val="FFFFFF" w:themeColor="background1"/>
              </w:rPr>
            </w:pPr>
            <w:r>
              <w:rPr>
                <w:b w:val="0"/>
                <w:color w:val="FFFFFF" w:themeColor="background1"/>
              </w:rPr>
              <w:t>Program Budget Tracker</w:t>
            </w:r>
          </w:p>
        </w:tc>
        <w:tc>
          <w:tcPr>
            <w:tcW w:w="3124" w:type="dxa"/>
          </w:tcPr>
          <w:p w14:paraId="28D1EF85" w14:textId="6635FF52" w:rsidR="00686627" w:rsidRDefault="00686627"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rPr>
                <w:color w:val="FF0000"/>
              </w:rPr>
            </w:pPr>
            <w:r>
              <w:t>Financial</w:t>
            </w:r>
            <w:r w:rsidRPr="00536FC6">
              <w:t xml:space="preserve"> </w:t>
            </w:r>
            <w:r>
              <w:t>tracking</w:t>
            </w:r>
            <w:r w:rsidRPr="00536FC6">
              <w:t xml:space="preserve"> will be performed at the </w:t>
            </w:r>
            <w:r w:rsidR="00A577BF">
              <w:t>P</w:t>
            </w:r>
            <w:r w:rsidRPr="00536FC6">
              <w:t xml:space="preserve">rogram </w:t>
            </w:r>
            <w:r w:rsidR="00A577BF">
              <w:t>l</w:t>
            </w:r>
            <w:r w:rsidRPr="00536FC6">
              <w:t>evel</w:t>
            </w:r>
          </w:p>
        </w:tc>
        <w:tc>
          <w:tcPr>
            <w:tcW w:w="5250" w:type="dxa"/>
          </w:tcPr>
          <w:p w14:paraId="18DE8308" w14:textId="3F25DED3" w:rsidR="00686627" w:rsidRDefault="00686627"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The program manager will centrally track the budget</w:t>
            </w:r>
            <w:r w:rsidR="00A577BF">
              <w:t>/</w:t>
            </w:r>
            <w:r>
              <w:t xml:space="preserve">costs for all </w:t>
            </w:r>
            <w:r w:rsidR="00A577BF">
              <w:t xml:space="preserve">phases </w:t>
            </w:r>
            <w:r>
              <w:t xml:space="preserve">within this Program. </w:t>
            </w:r>
            <w:r w:rsidR="00A577BF">
              <w:t>R</w:t>
            </w:r>
            <w:r>
              <w:t xml:space="preserve">elated costs </w:t>
            </w:r>
            <w:proofErr w:type="gramStart"/>
            <w:r>
              <w:t>will be charged</w:t>
            </w:r>
            <w:proofErr w:type="gramEnd"/>
            <w:r>
              <w:t xml:space="preserve"> to the </w:t>
            </w:r>
            <w:r w:rsidR="00A577BF">
              <w:t xml:space="preserve">applicable budget </w:t>
            </w:r>
            <w:r>
              <w:t xml:space="preserve">codes </w:t>
            </w:r>
            <w:r w:rsidR="00A577BF">
              <w:t xml:space="preserve">setup </w:t>
            </w:r>
            <w:r>
              <w:t>by Finance.</w:t>
            </w:r>
          </w:p>
        </w:tc>
      </w:tr>
      <w:tr w:rsidR="00C01161" w14:paraId="20CE0117" w14:textId="77777777" w:rsidTr="00536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3E185E5" w14:textId="714B07C0" w:rsidR="00C01161" w:rsidRDefault="00C01161" w:rsidP="00EA22A5">
            <w:pPr>
              <w:pStyle w:val="BodyCopy"/>
              <w:spacing w:line="240" w:lineRule="auto"/>
              <w:rPr>
                <w:b w:val="0"/>
                <w:color w:val="FFFFFF" w:themeColor="background1"/>
              </w:rPr>
            </w:pPr>
            <w:r>
              <w:rPr>
                <w:b w:val="0"/>
                <w:color w:val="FFFFFF" w:themeColor="background1"/>
              </w:rPr>
              <w:t xml:space="preserve">Program Stream Lessons Learned </w:t>
            </w:r>
          </w:p>
        </w:tc>
        <w:tc>
          <w:tcPr>
            <w:tcW w:w="3124" w:type="dxa"/>
          </w:tcPr>
          <w:p w14:paraId="1DDA6FBF" w14:textId="2AE212F4" w:rsidR="00C01161" w:rsidRDefault="00C01161"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 xml:space="preserve">Lessons learned will be gathered and reviewed at the end of each </w:t>
            </w:r>
            <w:r w:rsidR="00A577BF">
              <w:t>program stream phase</w:t>
            </w:r>
          </w:p>
        </w:tc>
        <w:tc>
          <w:tcPr>
            <w:tcW w:w="5250" w:type="dxa"/>
          </w:tcPr>
          <w:p w14:paraId="5FFDA5C9" w14:textId="7F3256BC" w:rsidR="00C01161" w:rsidRDefault="00C01161"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 xml:space="preserve">In order to </w:t>
            </w:r>
            <w:r w:rsidR="00A577BF">
              <w:t>capitalize on lessons for future phases</w:t>
            </w:r>
            <w:r>
              <w:t xml:space="preserve">, lessons learned will be gathered, discussed and documented at the end of each Program </w:t>
            </w:r>
            <w:r w:rsidR="00A577BF">
              <w:t>S</w:t>
            </w:r>
            <w:r>
              <w:t xml:space="preserve">tream </w:t>
            </w:r>
            <w:r w:rsidR="00A577BF">
              <w:t xml:space="preserve">phase </w:t>
            </w:r>
            <w:r w:rsidR="00A9261C">
              <w:t xml:space="preserve">vs. </w:t>
            </w:r>
            <w:r>
              <w:t>end of the Program.</w:t>
            </w:r>
          </w:p>
        </w:tc>
      </w:tr>
      <w:tr w:rsidR="00C01161" w14:paraId="26D2BD60" w14:textId="77777777" w:rsidTr="00536F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6DEA8A1" w14:textId="6BF2E6ED" w:rsidR="00C01161" w:rsidRDefault="00C01161" w:rsidP="00EA22A5">
            <w:pPr>
              <w:pStyle w:val="BodyCopy"/>
              <w:spacing w:line="240" w:lineRule="auto"/>
              <w:rPr>
                <w:b w:val="0"/>
                <w:color w:val="FFFFFF" w:themeColor="background1"/>
              </w:rPr>
            </w:pPr>
            <w:r>
              <w:rPr>
                <w:b w:val="0"/>
                <w:color w:val="FFFFFF" w:themeColor="background1"/>
              </w:rPr>
              <w:t>Program Stream Closure Report</w:t>
            </w:r>
          </w:p>
        </w:tc>
        <w:tc>
          <w:tcPr>
            <w:tcW w:w="3124" w:type="dxa"/>
          </w:tcPr>
          <w:p w14:paraId="26F7E110" w14:textId="49367810" w:rsidR="00C01161" w:rsidRDefault="00C01161"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 xml:space="preserve">A Program Stream Closure Report will be developed to formalize the completion of each Program Stream instead of a project closure report at the end of each </w:t>
            </w:r>
            <w:r w:rsidR="00A577BF">
              <w:t xml:space="preserve">phase </w:t>
            </w:r>
            <w:r>
              <w:t>within the same Program Stream</w:t>
            </w:r>
          </w:p>
        </w:tc>
        <w:tc>
          <w:tcPr>
            <w:tcW w:w="5250" w:type="dxa"/>
          </w:tcPr>
          <w:p w14:paraId="0E81DB9D" w14:textId="6B778995" w:rsidR="00C01161" w:rsidRDefault="00C01161"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 xml:space="preserve">In order to maximize efficiency, A Program Stream Closure Report </w:t>
            </w:r>
            <w:proofErr w:type="gramStart"/>
            <w:r>
              <w:t xml:space="preserve">will be developed and approved by the Program Owners and </w:t>
            </w:r>
            <w:r w:rsidR="002C16FC">
              <w:t xml:space="preserve">Executive </w:t>
            </w:r>
            <w:r>
              <w:t>Sponsor</w:t>
            </w:r>
            <w:r w:rsidR="002C16FC">
              <w:t>s</w:t>
            </w:r>
            <w:r>
              <w:t xml:space="preserve"> to formalize the completion of each Program Stream</w:t>
            </w:r>
            <w:proofErr w:type="gramEnd"/>
            <w:r>
              <w:t xml:space="preserve">. This will replace the need of creating and approving project closure reports for each </w:t>
            </w:r>
            <w:r w:rsidR="002C16FC">
              <w:t xml:space="preserve">phase </w:t>
            </w:r>
            <w:r>
              <w:t>within the same Program Stream.</w:t>
            </w:r>
          </w:p>
        </w:tc>
      </w:tr>
    </w:tbl>
    <w:p w14:paraId="46758A72" w14:textId="7A513330" w:rsidR="00894293" w:rsidRPr="00894293" w:rsidRDefault="00FD0A35" w:rsidP="00EA22A5">
      <w:pPr>
        <w:pStyle w:val="Heading2"/>
        <w:spacing w:line="240" w:lineRule="auto"/>
      </w:pPr>
      <w:bookmarkStart w:id="284" w:name="_Toc30688889"/>
      <w:r>
        <w:lastRenderedPageBreak/>
        <w:t>Program</w:t>
      </w:r>
      <w:r w:rsidR="00894293" w:rsidRPr="00894293">
        <w:t xml:space="preserve"> </w:t>
      </w:r>
      <w:r w:rsidR="00815807">
        <w:t>Communications</w:t>
      </w:r>
      <w:bookmarkEnd w:id="284"/>
      <w:r w:rsidR="00FC0A7C">
        <w:t xml:space="preserve"> </w:t>
      </w:r>
    </w:p>
    <w:p w14:paraId="7602AA82" w14:textId="3304ED06" w:rsidR="00D74BF6" w:rsidRDefault="002C6A1C" w:rsidP="00EA22A5">
      <w:pPr>
        <w:pStyle w:val="BodyCopy"/>
        <w:spacing w:line="240" w:lineRule="auto"/>
        <w:rPr>
          <w:rFonts w:asciiTheme="minorHAnsi" w:hAnsiTheme="minorHAnsi" w:cstheme="minorBidi"/>
          <w:sz w:val="22"/>
        </w:rPr>
      </w:pPr>
      <w:r w:rsidRPr="00D74BF6">
        <w:rPr>
          <w:rFonts w:asciiTheme="minorHAnsi" w:hAnsiTheme="minorHAnsi" w:cstheme="minorBidi"/>
          <w:sz w:val="22"/>
        </w:rPr>
        <w:t>Pro</w:t>
      </w:r>
      <w:r w:rsidR="00D74BF6" w:rsidRPr="00D74BF6">
        <w:rPr>
          <w:rFonts w:asciiTheme="minorHAnsi" w:hAnsiTheme="minorHAnsi" w:cstheme="minorBidi"/>
          <w:sz w:val="22"/>
        </w:rPr>
        <w:t>gram</w:t>
      </w:r>
      <w:r w:rsidRPr="00D74BF6">
        <w:rPr>
          <w:rFonts w:asciiTheme="minorHAnsi" w:hAnsiTheme="minorHAnsi" w:cstheme="minorBidi"/>
          <w:sz w:val="22"/>
        </w:rPr>
        <w:t xml:space="preserve"> communications </w:t>
      </w:r>
      <w:proofErr w:type="gramStart"/>
      <w:r w:rsidRPr="00D74BF6">
        <w:rPr>
          <w:rFonts w:asciiTheme="minorHAnsi" w:hAnsiTheme="minorHAnsi" w:cstheme="minorBidi"/>
          <w:sz w:val="22"/>
        </w:rPr>
        <w:t>will be formalized</w:t>
      </w:r>
      <w:proofErr w:type="gramEnd"/>
      <w:r w:rsidRPr="00D74BF6">
        <w:rPr>
          <w:rFonts w:asciiTheme="minorHAnsi" w:hAnsiTheme="minorHAnsi" w:cstheme="minorBidi"/>
          <w:sz w:val="22"/>
        </w:rPr>
        <w:t xml:space="preserve"> through </w:t>
      </w:r>
      <w:r w:rsidR="002D1958" w:rsidRPr="00D74BF6">
        <w:rPr>
          <w:rFonts w:asciiTheme="minorHAnsi" w:hAnsiTheme="minorHAnsi" w:cstheme="minorBidi"/>
          <w:sz w:val="22"/>
        </w:rPr>
        <w:t xml:space="preserve">key </w:t>
      </w:r>
      <w:r w:rsidR="00D74BF6" w:rsidRPr="00D74BF6">
        <w:rPr>
          <w:rFonts w:asciiTheme="minorHAnsi" w:hAnsiTheme="minorHAnsi" w:cstheme="minorBidi"/>
          <w:sz w:val="22"/>
        </w:rPr>
        <w:t>P</w:t>
      </w:r>
      <w:r w:rsidRPr="00D74BF6">
        <w:rPr>
          <w:rFonts w:asciiTheme="minorHAnsi" w:hAnsiTheme="minorHAnsi" w:cstheme="minorBidi"/>
          <w:sz w:val="22"/>
        </w:rPr>
        <w:t>ro</w:t>
      </w:r>
      <w:r w:rsidR="00D74BF6" w:rsidRPr="00D74BF6">
        <w:rPr>
          <w:rFonts w:asciiTheme="minorHAnsi" w:hAnsiTheme="minorHAnsi" w:cstheme="minorBidi"/>
          <w:sz w:val="22"/>
        </w:rPr>
        <w:t>gram</w:t>
      </w:r>
      <w:r w:rsidRPr="00D74BF6">
        <w:rPr>
          <w:rFonts w:asciiTheme="minorHAnsi" w:hAnsiTheme="minorHAnsi" w:cstheme="minorBidi"/>
          <w:sz w:val="22"/>
        </w:rPr>
        <w:t xml:space="preserve"> management meetings and the distribution of key </w:t>
      </w:r>
      <w:r w:rsidR="00D74BF6" w:rsidRPr="00D74BF6">
        <w:rPr>
          <w:rFonts w:asciiTheme="minorHAnsi" w:hAnsiTheme="minorHAnsi" w:cstheme="minorBidi"/>
          <w:sz w:val="22"/>
        </w:rPr>
        <w:t>P</w:t>
      </w:r>
      <w:r w:rsidRPr="00D74BF6">
        <w:rPr>
          <w:rFonts w:asciiTheme="minorHAnsi" w:hAnsiTheme="minorHAnsi" w:cstheme="minorBidi"/>
          <w:sz w:val="22"/>
        </w:rPr>
        <w:t>ro</w:t>
      </w:r>
      <w:r w:rsidR="00D74BF6" w:rsidRPr="00D74BF6">
        <w:rPr>
          <w:rFonts w:asciiTheme="minorHAnsi" w:hAnsiTheme="minorHAnsi" w:cstheme="minorBidi"/>
          <w:sz w:val="22"/>
        </w:rPr>
        <w:t>gram</w:t>
      </w:r>
      <w:r w:rsidRPr="00D74BF6">
        <w:rPr>
          <w:rFonts w:asciiTheme="minorHAnsi" w:hAnsiTheme="minorHAnsi" w:cstheme="minorBidi"/>
          <w:sz w:val="22"/>
        </w:rPr>
        <w:t xml:space="preserve"> management deliverables. By approving this Charter, the Executive Sponsor</w:t>
      </w:r>
      <w:r w:rsidR="00D74BF6" w:rsidRPr="00D74BF6">
        <w:rPr>
          <w:rFonts w:asciiTheme="minorHAnsi" w:hAnsiTheme="minorHAnsi" w:cstheme="minorBidi"/>
          <w:sz w:val="22"/>
        </w:rPr>
        <w:t>s</w:t>
      </w:r>
      <w:r w:rsidRPr="00D74BF6">
        <w:rPr>
          <w:rFonts w:asciiTheme="minorHAnsi" w:hAnsiTheme="minorHAnsi" w:cstheme="minorBidi"/>
          <w:sz w:val="22"/>
        </w:rPr>
        <w:t xml:space="preserve"> and Pro</w:t>
      </w:r>
      <w:r w:rsidR="00D74BF6" w:rsidRPr="00D74BF6">
        <w:rPr>
          <w:rFonts w:asciiTheme="minorHAnsi" w:hAnsiTheme="minorHAnsi" w:cstheme="minorBidi"/>
          <w:sz w:val="22"/>
        </w:rPr>
        <w:t>gram</w:t>
      </w:r>
      <w:r w:rsidRPr="00D74BF6">
        <w:rPr>
          <w:rFonts w:asciiTheme="minorHAnsi" w:hAnsiTheme="minorHAnsi" w:cstheme="minorBidi"/>
          <w:sz w:val="22"/>
        </w:rPr>
        <w:t xml:space="preserve"> Owner</w:t>
      </w:r>
      <w:r w:rsidR="00D74BF6" w:rsidRPr="00D74BF6">
        <w:rPr>
          <w:rFonts w:asciiTheme="minorHAnsi" w:hAnsiTheme="minorHAnsi" w:cstheme="minorBidi"/>
          <w:sz w:val="22"/>
        </w:rPr>
        <w:t>s</w:t>
      </w:r>
      <w:r w:rsidRPr="00D74BF6">
        <w:rPr>
          <w:rFonts w:asciiTheme="minorHAnsi" w:hAnsiTheme="minorHAnsi" w:cstheme="minorBidi"/>
          <w:sz w:val="22"/>
        </w:rPr>
        <w:t xml:space="preserve"> commit time to the following </w:t>
      </w:r>
      <w:r w:rsidR="00D74BF6" w:rsidRPr="00D74BF6">
        <w:rPr>
          <w:rFonts w:asciiTheme="minorHAnsi" w:hAnsiTheme="minorHAnsi" w:cstheme="minorBidi"/>
          <w:sz w:val="22"/>
        </w:rPr>
        <w:t>P</w:t>
      </w:r>
      <w:r w:rsidRPr="00D74BF6">
        <w:rPr>
          <w:rFonts w:asciiTheme="minorHAnsi" w:hAnsiTheme="minorHAnsi" w:cstheme="minorBidi"/>
          <w:sz w:val="22"/>
        </w:rPr>
        <w:t>ro</w:t>
      </w:r>
      <w:r w:rsidR="00D74BF6" w:rsidRPr="00D74BF6">
        <w:rPr>
          <w:rFonts w:asciiTheme="minorHAnsi" w:hAnsiTheme="minorHAnsi" w:cstheme="minorBidi"/>
          <w:sz w:val="22"/>
        </w:rPr>
        <w:t>gram</w:t>
      </w:r>
      <w:r w:rsidRPr="00D74BF6">
        <w:rPr>
          <w:rFonts w:asciiTheme="minorHAnsi" w:hAnsiTheme="minorHAnsi" w:cstheme="minorBidi"/>
          <w:sz w:val="22"/>
        </w:rPr>
        <w:t xml:space="preserve"> management meetings </w:t>
      </w:r>
      <w:r w:rsidR="002D1958" w:rsidRPr="00D74BF6">
        <w:rPr>
          <w:rFonts w:asciiTheme="minorHAnsi" w:hAnsiTheme="minorHAnsi" w:cstheme="minorBidi"/>
          <w:sz w:val="22"/>
        </w:rPr>
        <w:t>identified in the table below</w:t>
      </w:r>
      <w:r w:rsidR="00D74BF6" w:rsidRPr="00D74BF6">
        <w:rPr>
          <w:rFonts w:asciiTheme="minorHAnsi" w:hAnsiTheme="minorHAnsi" w:cstheme="minorBidi"/>
          <w:sz w:val="22"/>
        </w:rPr>
        <w:t>:</w:t>
      </w:r>
    </w:p>
    <w:p w14:paraId="5F05DD5D" w14:textId="77777777" w:rsidR="00D74BF6" w:rsidRPr="00D74BF6" w:rsidRDefault="00D74BF6" w:rsidP="00EA22A5">
      <w:pPr>
        <w:pStyle w:val="BodyCopy"/>
        <w:spacing w:line="240" w:lineRule="auto"/>
        <w:rPr>
          <w:rFonts w:asciiTheme="minorHAnsi" w:hAnsiTheme="minorHAnsi" w:cstheme="minorBidi"/>
          <w:sz w:val="22"/>
        </w:rPr>
      </w:pPr>
    </w:p>
    <w:tbl>
      <w:tblPr>
        <w:tblStyle w:val="TableGrid"/>
        <w:tblW w:w="10598" w:type="dxa"/>
        <w:tblInd w:w="-113" w:type="dxa"/>
        <w:tblLayout w:type="fixed"/>
        <w:tblLook w:val="04A0" w:firstRow="1" w:lastRow="0" w:firstColumn="1" w:lastColumn="0" w:noHBand="0" w:noVBand="1"/>
      </w:tblPr>
      <w:tblGrid>
        <w:gridCol w:w="1951"/>
        <w:gridCol w:w="992"/>
        <w:gridCol w:w="993"/>
        <w:gridCol w:w="850"/>
        <w:gridCol w:w="851"/>
        <w:gridCol w:w="850"/>
        <w:gridCol w:w="851"/>
        <w:gridCol w:w="850"/>
        <w:gridCol w:w="851"/>
        <w:gridCol w:w="567"/>
        <w:gridCol w:w="992"/>
      </w:tblGrid>
      <w:tr w:rsidR="008136ED" w:rsidRPr="005C79CD" w14:paraId="1F239548" w14:textId="77777777" w:rsidTr="001D4FC3">
        <w:trPr>
          <w:tblHeader/>
        </w:trPr>
        <w:tc>
          <w:tcPr>
            <w:tcW w:w="1951" w:type="dxa"/>
            <w:tcBorders>
              <w:tl2br w:val="single" w:sz="4" w:space="0" w:color="auto"/>
            </w:tcBorders>
            <w:shd w:val="clear" w:color="auto" w:fill="808474"/>
          </w:tcPr>
          <w:p w14:paraId="275BEC69" w14:textId="77777777" w:rsidR="001D4FC3" w:rsidRPr="00D74BF6" w:rsidRDefault="001D4FC3" w:rsidP="00EA22A5">
            <w:pPr>
              <w:spacing w:after="0" w:line="240" w:lineRule="auto"/>
              <w:jc w:val="right"/>
              <w:rPr>
                <w:rFonts w:cstheme="minorHAnsi"/>
                <w:b/>
                <w:color w:val="FFFFFF" w:themeColor="background1"/>
                <w:sz w:val="16"/>
              </w:rPr>
            </w:pPr>
            <w:r w:rsidRPr="00D74BF6">
              <w:rPr>
                <w:rFonts w:cstheme="minorHAnsi"/>
                <w:b/>
                <w:color w:val="FFFFFF" w:themeColor="background1"/>
                <w:sz w:val="16"/>
              </w:rPr>
              <w:t>Participants</w:t>
            </w:r>
          </w:p>
          <w:p w14:paraId="53470483" w14:textId="77777777" w:rsidR="001D4FC3" w:rsidRDefault="001D4FC3" w:rsidP="00EA22A5">
            <w:pPr>
              <w:spacing w:after="0" w:line="240" w:lineRule="auto"/>
              <w:rPr>
                <w:rFonts w:cstheme="minorHAnsi"/>
                <w:b/>
                <w:color w:val="FFFFFF" w:themeColor="background1"/>
                <w:sz w:val="16"/>
              </w:rPr>
            </w:pPr>
          </w:p>
          <w:p w14:paraId="0C892EC5" w14:textId="259EAC5C" w:rsidR="001D4FC3" w:rsidRPr="00D74BF6" w:rsidRDefault="001D4FC3" w:rsidP="00EA22A5">
            <w:pPr>
              <w:spacing w:after="0" w:line="240" w:lineRule="auto"/>
              <w:rPr>
                <w:b/>
                <w:color w:val="FFFFFF" w:themeColor="background1"/>
                <w:sz w:val="16"/>
                <w:szCs w:val="32"/>
              </w:rPr>
            </w:pPr>
            <w:r w:rsidRPr="00D74BF6">
              <w:rPr>
                <w:rFonts w:cstheme="minorHAnsi"/>
                <w:b/>
                <w:color w:val="FFFFFF" w:themeColor="background1"/>
                <w:sz w:val="16"/>
              </w:rPr>
              <w:t>Meeting Name</w:t>
            </w:r>
          </w:p>
        </w:tc>
        <w:tc>
          <w:tcPr>
            <w:tcW w:w="992" w:type="dxa"/>
            <w:shd w:val="clear" w:color="auto" w:fill="808474"/>
          </w:tcPr>
          <w:p w14:paraId="46579071" w14:textId="77777777" w:rsidR="001D4FC3"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Sponsors</w:t>
            </w:r>
          </w:p>
          <w:p w14:paraId="05D3FF01" w14:textId="030F5D23" w:rsidR="001D4FC3" w:rsidRPr="00D74BF6" w:rsidRDefault="001D4FC3" w:rsidP="00EA22A5">
            <w:pPr>
              <w:spacing w:after="0" w:line="240" w:lineRule="auto"/>
              <w:jc w:val="center"/>
              <w:rPr>
                <w:b/>
                <w:color w:val="FFFFFF" w:themeColor="background1"/>
                <w:sz w:val="16"/>
                <w:szCs w:val="32"/>
              </w:rPr>
            </w:pPr>
            <w:r>
              <w:rPr>
                <w:rFonts w:cstheme="minorHAnsi"/>
                <w:b/>
                <w:color w:val="FFFFFF" w:themeColor="background1"/>
                <w:sz w:val="16"/>
              </w:rPr>
              <w:t>Oversight Group</w:t>
            </w:r>
          </w:p>
        </w:tc>
        <w:tc>
          <w:tcPr>
            <w:tcW w:w="993" w:type="dxa"/>
            <w:shd w:val="clear" w:color="auto" w:fill="808474"/>
          </w:tcPr>
          <w:p w14:paraId="30EA8F1F" w14:textId="108B20A0"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Executive Steering Committee</w:t>
            </w:r>
          </w:p>
        </w:tc>
        <w:tc>
          <w:tcPr>
            <w:tcW w:w="850" w:type="dxa"/>
            <w:shd w:val="clear" w:color="auto" w:fill="808474"/>
          </w:tcPr>
          <w:p w14:paraId="31817639" w14:textId="7BE6449A" w:rsidR="001D4FC3" w:rsidRPr="00D74BF6" w:rsidRDefault="001D4FC3" w:rsidP="00EA22A5">
            <w:pPr>
              <w:spacing w:after="0" w:line="240" w:lineRule="auto"/>
              <w:jc w:val="center"/>
              <w:rPr>
                <w:b/>
                <w:color w:val="FFFFFF" w:themeColor="background1"/>
                <w:sz w:val="16"/>
                <w:szCs w:val="32"/>
              </w:rPr>
            </w:pPr>
            <w:r w:rsidRPr="00D74BF6">
              <w:rPr>
                <w:rFonts w:cstheme="minorHAnsi"/>
                <w:b/>
                <w:color w:val="FFFFFF" w:themeColor="background1"/>
                <w:sz w:val="16"/>
              </w:rPr>
              <w:t>Program Owner</w:t>
            </w:r>
            <w:r>
              <w:rPr>
                <w:rFonts w:cstheme="minorHAnsi"/>
                <w:b/>
                <w:color w:val="FFFFFF" w:themeColor="background1"/>
                <w:sz w:val="16"/>
              </w:rPr>
              <w:t>s</w:t>
            </w:r>
          </w:p>
        </w:tc>
        <w:tc>
          <w:tcPr>
            <w:tcW w:w="851" w:type="dxa"/>
            <w:shd w:val="clear" w:color="auto" w:fill="808474"/>
          </w:tcPr>
          <w:p w14:paraId="0891A8FC" w14:textId="1B03631A" w:rsidR="001D4FC3" w:rsidRPr="00D74BF6" w:rsidRDefault="001D4FC3" w:rsidP="00EA22A5">
            <w:pPr>
              <w:spacing w:after="0" w:line="240" w:lineRule="auto"/>
              <w:jc w:val="center"/>
              <w:rPr>
                <w:rFonts w:cstheme="minorHAnsi"/>
                <w:b/>
                <w:color w:val="FFFFFF" w:themeColor="background1"/>
                <w:sz w:val="16"/>
              </w:rPr>
            </w:pPr>
            <w:r>
              <w:rPr>
                <w:rFonts w:cstheme="minorHAnsi"/>
                <w:b/>
                <w:color w:val="FFFFFF" w:themeColor="background1"/>
                <w:sz w:val="16"/>
              </w:rPr>
              <w:t>Program Advisory Group</w:t>
            </w:r>
          </w:p>
        </w:tc>
        <w:tc>
          <w:tcPr>
            <w:tcW w:w="850" w:type="dxa"/>
            <w:shd w:val="clear" w:color="auto" w:fill="808474"/>
          </w:tcPr>
          <w:p w14:paraId="4EA13A01" w14:textId="19B324A6" w:rsidR="001D4FC3" w:rsidRPr="00D74BF6" w:rsidRDefault="001D4FC3" w:rsidP="00EA22A5">
            <w:pPr>
              <w:spacing w:after="0" w:line="240" w:lineRule="auto"/>
              <w:jc w:val="center"/>
              <w:rPr>
                <w:b/>
                <w:color w:val="FFFFFF" w:themeColor="background1"/>
                <w:sz w:val="16"/>
                <w:szCs w:val="32"/>
              </w:rPr>
            </w:pPr>
            <w:r w:rsidRPr="00D74BF6">
              <w:rPr>
                <w:rFonts w:cstheme="minorHAnsi"/>
                <w:b/>
                <w:color w:val="FFFFFF" w:themeColor="background1"/>
                <w:sz w:val="16"/>
              </w:rPr>
              <w:t>Program Manager</w:t>
            </w:r>
          </w:p>
        </w:tc>
        <w:tc>
          <w:tcPr>
            <w:tcW w:w="851" w:type="dxa"/>
            <w:shd w:val="clear" w:color="auto" w:fill="808474"/>
          </w:tcPr>
          <w:p w14:paraId="1A3B1547" w14:textId="4A936035" w:rsidR="001D4FC3" w:rsidRPr="00D74BF6" w:rsidRDefault="001D4FC3" w:rsidP="00EA22A5">
            <w:pPr>
              <w:spacing w:after="0" w:line="240" w:lineRule="auto"/>
              <w:jc w:val="center"/>
              <w:rPr>
                <w:b/>
                <w:color w:val="FFFFFF" w:themeColor="background1"/>
                <w:sz w:val="16"/>
                <w:szCs w:val="32"/>
              </w:rPr>
            </w:pPr>
            <w:r w:rsidRPr="00D74BF6">
              <w:rPr>
                <w:rFonts w:cstheme="minorHAnsi"/>
                <w:b/>
                <w:color w:val="FFFFFF" w:themeColor="background1"/>
                <w:sz w:val="16"/>
              </w:rPr>
              <w:t>Project Manager</w:t>
            </w:r>
          </w:p>
        </w:tc>
        <w:tc>
          <w:tcPr>
            <w:tcW w:w="850" w:type="dxa"/>
            <w:shd w:val="clear" w:color="auto" w:fill="808474"/>
          </w:tcPr>
          <w:p w14:paraId="0A85C62B" w14:textId="4049F338"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Program Team</w:t>
            </w:r>
          </w:p>
        </w:tc>
        <w:tc>
          <w:tcPr>
            <w:tcW w:w="851" w:type="dxa"/>
            <w:shd w:val="clear" w:color="auto" w:fill="808474"/>
          </w:tcPr>
          <w:p w14:paraId="67AC0142" w14:textId="49F4CC07"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Digital Partners</w:t>
            </w:r>
          </w:p>
        </w:tc>
        <w:tc>
          <w:tcPr>
            <w:tcW w:w="567" w:type="dxa"/>
            <w:shd w:val="clear" w:color="auto" w:fill="808474"/>
          </w:tcPr>
          <w:p w14:paraId="4CB93138" w14:textId="77777777"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PMO</w:t>
            </w:r>
          </w:p>
        </w:tc>
        <w:tc>
          <w:tcPr>
            <w:tcW w:w="992" w:type="dxa"/>
            <w:shd w:val="clear" w:color="auto" w:fill="808474"/>
          </w:tcPr>
          <w:p w14:paraId="77A20EED" w14:textId="77777777"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Frequency</w:t>
            </w:r>
          </w:p>
        </w:tc>
      </w:tr>
      <w:tr w:rsidR="008136ED" w14:paraId="4242C9E6" w14:textId="77777777" w:rsidTr="001D4FC3">
        <w:tc>
          <w:tcPr>
            <w:tcW w:w="1951" w:type="dxa"/>
            <w:shd w:val="clear" w:color="auto" w:fill="808474"/>
            <w:vAlign w:val="center"/>
          </w:tcPr>
          <w:p w14:paraId="3322B64F" w14:textId="0082E8FB" w:rsidR="001D4FC3" w:rsidRPr="00D74BF6" w:rsidRDefault="001D4FC3"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 xml:space="preserve">Program </w:t>
            </w:r>
            <w:r w:rsidRPr="00D74BF6">
              <w:rPr>
                <w:rFonts w:cstheme="minorHAnsi"/>
                <w:b/>
                <w:color w:val="FFFFFF" w:themeColor="background1"/>
                <w:sz w:val="16"/>
                <w:szCs w:val="16"/>
              </w:rPr>
              <w:t>Kickoff</w:t>
            </w:r>
          </w:p>
        </w:tc>
        <w:tc>
          <w:tcPr>
            <w:tcW w:w="992" w:type="dxa"/>
          </w:tcPr>
          <w:p w14:paraId="55B8D5A8" w14:textId="5506467B"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6CCACE0C" wp14:editId="3B4F9BBE">
                  <wp:extent cx="154800" cy="14760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14:paraId="2EE96985" w14:textId="63E604CD" w:rsidR="001D4FC3" w:rsidRPr="00D74BF6" w:rsidRDefault="001D4FC3" w:rsidP="00EA22A5">
            <w:pPr>
              <w:spacing w:after="0" w:line="240" w:lineRule="auto"/>
              <w:jc w:val="center"/>
              <w:rPr>
                <w:b/>
                <w:noProof/>
                <w:sz w:val="16"/>
                <w:szCs w:val="16"/>
              </w:rPr>
            </w:pPr>
          </w:p>
        </w:tc>
        <w:tc>
          <w:tcPr>
            <w:tcW w:w="850" w:type="dxa"/>
          </w:tcPr>
          <w:p w14:paraId="4B81E4D7" w14:textId="0439B304"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349552F5" wp14:editId="5F9C44D0">
                  <wp:extent cx="154800" cy="14760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13AE8F29" w14:textId="0A530711" w:rsidR="001D4FC3" w:rsidRPr="00D74BF6" w:rsidRDefault="001D4FC3" w:rsidP="00EA22A5">
            <w:pPr>
              <w:spacing w:after="0" w:line="240" w:lineRule="auto"/>
              <w:jc w:val="center"/>
              <w:rPr>
                <w:b/>
                <w:noProof/>
                <w:sz w:val="16"/>
                <w:szCs w:val="16"/>
              </w:rPr>
            </w:pPr>
          </w:p>
        </w:tc>
        <w:tc>
          <w:tcPr>
            <w:tcW w:w="850" w:type="dxa"/>
          </w:tcPr>
          <w:p w14:paraId="5134D78F" w14:textId="570C7342"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3150136E" wp14:editId="68062951">
                  <wp:extent cx="154800" cy="14760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733E5F6A" w14:textId="363BEC78"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3EB969B" wp14:editId="6FFD7812">
                  <wp:extent cx="154800" cy="14760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09D60AF4" w14:textId="30F1A723"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41A5AB0D" wp14:editId="0B9FFA8D">
                  <wp:extent cx="154800" cy="147600"/>
                  <wp:effectExtent l="0" t="0" r="0" b="508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3ADF56E0" w14:textId="0963119A"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8A6FD7D" wp14:editId="79577541">
                  <wp:extent cx="154800" cy="147600"/>
                  <wp:effectExtent l="0" t="0" r="0" b="508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2514A279" w14:textId="77777777" w:rsidR="001D4FC3" w:rsidRPr="00D74BF6" w:rsidRDefault="001D4FC3" w:rsidP="00EA22A5">
            <w:pPr>
              <w:spacing w:after="0" w:line="240" w:lineRule="auto"/>
              <w:jc w:val="center"/>
              <w:rPr>
                <w:b/>
                <w:sz w:val="16"/>
                <w:szCs w:val="16"/>
              </w:rPr>
            </w:pPr>
          </w:p>
        </w:tc>
        <w:tc>
          <w:tcPr>
            <w:tcW w:w="992" w:type="dxa"/>
          </w:tcPr>
          <w:p w14:paraId="23A9C04B" w14:textId="2E42BB71" w:rsidR="001D4FC3" w:rsidRPr="00D74BF6" w:rsidRDefault="00A9261C" w:rsidP="00EA22A5">
            <w:pPr>
              <w:spacing w:after="0" w:line="240" w:lineRule="auto"/>
              <w:jc w:val="center"/>
              <w:rPr>
                <w:color w:val="111111" w:themeColor="text1"/>
                <w:sz w:val="16"/>
                <w:szCs w:val="16"/>
              </w:rPr>
            </w:pPr>
            <w:r>
              <w:rPr>
                <w:color w:val="111111" w:themeColor="text1"/>
                <w:sz w:val="16"/>
                <w:szCs w:val="16"/>
              </w:rPr>
              <w:t>As needed to engage new phase scope / teams</w:t>
            </w:r>
            <w:r w:rsidR="001D4FC3" w:rsidRPr="00D74BF6">
              <w:rPr>
                <w:color w:val="111111" w:themeColor="text1"/>
                <w:sz w:val="16"/>
                <w:szCs w:val="16"/>
              </w:rPr>
              <w:t xml:space="preserve"> </w:t>
            </w:r>
          </w:p>
        </w:tc>
      </w:tr>
      <w:tr w:rsidR="008136ED" w14:paraId="77FA33C7" w14:textId="77777777" w:rsidTr="001D4FC3">
        <w:tc>
          <w:tcPr>
            <w:tcW w:w="1951" w:type="dxa"/>
            <w:shd w:val="clear" w:color="auto" w:fill="808474"/>
            <w:vAlign w:val="center"/>
          </w:tcPr>
          <w:p w14:paraId="17484F6E" w14:textId="0960DA7C" w:rsidR="001D4FC3" w:rsidRPr="00D74BF6" w:rsidRDefault="001D4FC3" w:rsidP="00EA22A5">
            <w:pPr>
              <w:spacing w:after="0" w:line="240" w:lineRule="auto"/>
              <w:rPr>
                <w:rFonts w:cstheme="minorHAnsi"/>
                <w:b/>
                <w:color w:val="FFFFFF" w:themeColor="background1"/>
                <w:sz w:val="16"/>
                <w:szCs w:val="16"/>
              </w:rPr>
            </w:pPr>
            <w:r w:rsidRPr="00D74BF6">
              <w:rPr>
                <w:rFonts w:cstheme="minorHAnsi"/>
                <w:b/>
                <w:color w:val="FFFFFF" w:themeColor="background1"/>
                <w:sz w:val="16"/>
                <w:szCs w:val="16"/>
              </w:rPr>
              <w:t xml:space="preserve">Executive Steering Committee </w:t>
            </w:r>
            <w:r w:rsidR="00A9261C">
              <w:rPr>
                <w:rFonts w:cstheme="minorHAnsi"/>
                <w:b/>
                <w:color w:val="FFFFFF" w:themeColor="background1"/>
                <w:sz w:val="16"/>
                <w:szCs w:val="16"/>
              </w:rPr>
              <w:t>Update</w:t>
            </w:r>
          </w:p>
        </w:tc>
        <w:tc>
          <w:tcPr>
            <w:tcW w:w="992" w:type="dxa"/>
          </w:tcPr>
          <w:p w14:paraId="4C1BDE64" w14:textId="4F622076"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028430CD" wp14:editId="2450EB76">
                  <wp:extent cx="154800" cy="147600"/>
                  <wp:effectExtent l="0" t="0" r="0" b="508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14:paraId="642F7B57"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1D421EE3" wp14:editId="0CA7B120">
                  <wp:extent cx="154800" cy="14760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0C9BB0B8"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1842D71E" wp14:editId="5743601B">
                  <wp:extent cx="154800" cy="14760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40CD36E2" w14:textId="77777777" w:rsidR="001D4FC3" w:rsidRPr="00D74BF6" w:rsidRDefault="001D4FC3" w:rsidP="00EA22A5">
            <w:pPr>
              <w:spacing w:after="0" w:line="240" w:lineRule="auto"/>
              <w:jc w:val="center"/>
              <w:rPr>
                <w:b/>
                <w:noProof/>
                <w:sz w:val="16"/>
                <w:szCs w:val="16"/>
              </w:rPr>
            </w:pPr>
          </w:p>
        </w:tc>
        <w:tc>
          <w:tcPr>
            <w:tcW w:w="850" w:type="dxa"/>
          </w:tcPr>
          <w:p w14:paraId="4BD73CD6" w14:textId="2AB6C5C1"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4ECACD37" wp14:editId="552F95EA">
                  <wp:extent cx="154800" cy="14760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1B45CE36" w14:textId="77777777" w:rsidR="001D4FC3" w:rsidRPr="00D74BF6" w:rsidRDefault="001D4FC3" w:rsidP="00EA22A5">
            <w:pPr>
              <w:spacing w:after="0" w:line="240" w:lineRule="auto"/>
              <w:jc w:val="center"/>
              <w:rPr>
                <w:b/>
                <w:sz w:val="16"/>
                <w:szCs w:val="16"/>
              </w:rPr>
            </w:pPr>
          </w:p>
        </w:tc>
        <w:tc>
          <w:tcPr>
            <w:tcW w:w="850" w:type="dxa"/>
          </w:tcPr>
          <w:p w14:paraId="0287272B" w14:textId="77777777" w:rsidR="001D4FC3" w:rsidRPr="00D74BF6" w:rsidRDefault="001D4FC3" w:rsidP="00EA22A5">
            <w:pPr>
              <w:spacing w:after="0" w:line="240" w:lineRule="auto"/>
              <w:jc w:val="center"/>
              <w:rPr>
                <w:b/>
                <w:sz w:val="16"/>
                <w:szCs w:val="16"/>
              </w:rPr>
            </w:pPr>
          </w:p>
        </w:tc>
        <w:tc>
          <w:tcPr>
            <w:tcW w:w="851" w:type="dxa"/>
          </w:tcPr>
          <w:p w14:paraId="6004B9BE" w14:textId="736EF3AD" w:rsidR="001D4FC3" w:rsidRPr="00D74BF6" w:rsidRDefault="001D4FC3" w:rsidP="00EA22A5">
            <w:pPr>
              <w:spacing w:after="0" w:line="240" w:lineRule="auto"/>
              <w:jc w:val="center"/>
              <w:rPr>
                <w:b/>
                <w:sz w:val="16"/>
                <w:szCs w:val="16"/>
              </w:rPr>
            </w:pPr>
          </w:p>
        </w:tc>
        <w:tc>
          <w:tcPr>
            <w:tcW w:w="567" w:type="dxa"/>
          </w:tcPr>
          <w:p w14:paraId="30569CD8" w14:textId="77777777" w:rsidR="001D4FC3" w:rsidRPr="00D74BF6" w:rsidRDefault="001D4FC3" w:rsidP="00EA22A5">
            <w:pPr>
              <w:spacing w:after="0" w:line="240" w:lineRule="auto"/>
              <w:jc w:val="center"/>
              <w:rPr>
                <w:b/>
                <w:sz w:val="16"/>
                <w:szCs w:val="16"/>
              </w:rPr>
            </w:pPr>
          </w:p>
        </w:tc>
        <w:tc>
          <w:tcPr>
            <w:tcW w:w="992" w:type="dxa"/>
          </w:tcPr>
          <w:p w14:paraId="05CBD6C0" w14:textId="77777777" w:rsidR="001D4FC3" w:rsidRPr="00D74BF6" w:rsidRDefault="001D4FC3" w:rsidP="00EA22A5">
            <w:pPr>
              <w:spacing w:after="0" w:line="240" w:lineRule="auto"/>
              <w:jc w:val="center"/>
              <w:rPr>
                <w:color w:val="111111" w:themeColor="text1"/>
                <w:sz w:val="16"/>
                <w:szCs w:val="16"/>
              </w:rPr>
            </w:pPr>
            <w:r w:rsidRPr="00D74BF6">
              <w:rPr>
                <w:color w:val="111111" w:themeColor="text1"/>
                <w:sz w:val="16"/>
                <w:szCs w:val="16"/>
              </w:rPr>
              <w:t>Monthly</w:t>
            </w:r>
          </w:p>
        </w:tc>
      </w:tr>
      <w:tr w:rsidR="008136ED" w14:paraId="2CB0997C" w14:textId="77777777" w:rsidTr="001D4FC3">
        <w:tc>
          <w:tcPr>
            <w:tcW w:w="1951" w:type="dxa"/>
            <w:shd w:val="clear" w:color="auto" w:fill="808474"/>
            <w:vAlign w:val="center"/>
          </w:tcPr>
          <w:p w14:paraId="54A143B1" w14:textId="29EF0FB4" w:rsidR="001D4FC3" w:rsidRPr="00D74BF6" w:rsidRDefault="00A9261C"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 xml:space="preserve">Executive </w:t>
            </w:r>
            <w:r w:rsidR="001D4FC3">
              <w:rPr>
                <w:rFonts w:cstheme="minorHAnsi"/>
                <w:b/>
                <w:color w:val="FFFFFF" w:themeColor="background1"/>
                <w:sz w:val="16"/>
                <w:szCs w:val="16"/>
              </w:rPr>
              <w:t>Sponsor</w:t>
            </w:r>
            <w:r>
              <w:rPr>
                <w:rFonts w:cstheme="minorHAnsi"/>
                <w:b/>
                <w:color w:val="FFFFFF" w:themeColor="background1"/>
                <w:sz w:val="16"/>
                <w:szCs w:val="16"/>
              </w:rPr>
              <w:t>s Update</w:t>
            </w:r>
          </w:p>
        </w:tc>
        <w:tc>
          <w:tcPr>
            <w:tcW w:w="992" w:type="dxa"/>
          </w:tcPr>
          <w:p w14:paraId="49AEB471" w14:textId="258BA731"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7999D37F" wp14:editId="1D53A108">
                  <wp:extent cx="154800" cy="147600"/>
                  <wp:effectExtent l="0" t="0" r="0" b="508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14:paraId="4E4D3668" w14:textId="77777777" w:rsidR="001D4FC3" w:rsidRPr="00D74BF6" w:rsidRDefault="001D4FC3" w:rsidP="00EA22A5">
            <w:pPr>
              <w:spacing w:after="0" w:line="240" w:lineRule="auto"/>
              <w:jc w:val="center"/>
              <w:rPr>
                <w:b/>
                <w:sz w:val="16"/>
                <w:szCs w:val="16"/>
              </w:rPr>
            </w:pPr>
          </w:p>
        </w:tc>
        <w:tc>
          <w:tcPr>
            <w:tcW w:w="850" w:type="dxa"/>
          </w:tcPr>
          <w:p w14:paraId="032D0814"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1D97112B" wp14:editId="477A6C52">
                  <wp:extent cx="154800" cy="14760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1692ED40" w14:textId="77777777" w:rsidR="001D4FC3" w:rsidRPr="00D74BF6" w:rsidRDefault="001D4FC3" w:rsidP="00EA22A5">
            <w:pPr>
              <w:spacing w:after="0" w:line="240" w:lineRule="auto"/>
              <w:jc w:val="center"/>
              <w:rPr>
                <w:b/>
                <w:noProof/>
                <w:sz w:val="16"/>
                <w:szCs w:val="16"/>
              </w:rPr>
            </w:pPr>
          </w:p>
        </w:tc>
        <w:tc>
          <w:tcPr>
            <w:tcW w:w="850" w:type="dxa"/>
          </w:tcPr>
          <w:p w14:paraId="719BA800" w14:textId="1BBF57AB"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E9A6D7D" wp14:editId="45673D3C">
                  <wp:extent cx="154800" cy="14760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7B8905CE" w14:textId="3C74F7E0" w:rsidR="001D4FC3" w:rsidRPr="00D74BF6" w:rsidRDefault="001D4FC3" w:rsidP="00EA22A5">
            <w:pPr>
              <w:spacing w:after="0" w:line="240" w:lineRule="auto"/>
              <w:jc w:val="center"/>
              <w:rPr>
                <w:b/>
                <w:sz w:val="16"/>
                <w:szCs w:val="16"/>
              </w:rPr>
            </w:pPr>
          </w:p>
        </w:tc>
        <w:tc>
          <w:tcPr>
            <w:tcW w:w="850" w:type="dxa"/>
          </w:tcPr>
          <w:p w14:paraId="22D0BEC3" w14:textId="77777777" w:rsidR="001D4FC3" w:rsidRPr="00D74BF6" w:rsidRDefault="001D4FC3" w:rsidP="00EA22A5">
            <w:pPr>
              <w:spacing w:after="0" w:line="240" w:lineRule="auto"/>
              <w:jc w:val="center"/>
              <w:rPr>
                <w:b/>
                <w:sz w:val="16"/>
                <w:szCs w:val="16"/>
              </w:rPr>
            </w:pPr>
          </w:p>
        </w:tc>
        <w:tc>
          <w:tcPr>
            <w:tcW w:w="851" w:type="dxa"/>
          </w:tcPr>
          <w:p w14:paraId="52B09FB4" w14:textId="15F63EB7" w:rsidR="001D4FC3" w:rsidRPr="00D74BF6" w:rsidRDefault="001D4FC3" w:rsidP="00EA22A5">
            <w:pPr>
              <w:spacing w:after="0" w:line="240" w:lineRule="auto"/>
              <w:jc w:val="center"/>
              <w:rPr>
                <w:b/>
                <w:sz w:val="16"/>
                <w:szCs w:val="16"/>
              </w:rPr>
            </w:pPr>
          </w:p>
        </w:tc>
        <w:tc>
          <w:tcPr>
            <w:tcW w:w="567" w:type="dxa"/>
          </w:tcPr>
          <w:p w14:paraId="5CEB9D92" w14:textId="77777777" w:rsidR="001D4FC3" w:rsidRPr="00D74BF6" w:rsidRDefault="001D4FC3" w:rsidP="00EA22A5">
            <w:pPr>
              <w:spacing w:after="0" w:line="240" w:lineRule="auto"/>
              <w:jc w:val="center"/>
              <w:rPr>
                <w:b/>
                <w:sz w:val="16"/>
                <w:szCs w:val="16"/>
              </w:rPr>
            </w:pPr>
          </w:p>
        </w:tc>
        <w:tc>
          <w:tcPr>
            <w:tcW w:w="992" w:type="dxa"/>
          </w:tcPr>
          <w:p w14:paraId="5608DA6E" w14:textId="77777777" w:rsidR="001D4FC3" w:rsidRPr="00D74BF6" w:rsidRDefault="001D4FC3" w:rsidP="00EA22A5">
            <w:pPr>
              <w:spacing w:after="0" w:line="240" w:lineRule="auto"/>
              <w:jc w:val="center"/>
              <w:rPr>
                <w:color w:val="111111" w:themeColor="text1"/>
                <w:sz w:val="16"/>
                <w:szCs w:val="16"/>
              </w:rPr>
            </w:pPr>
            <w:r w:rsidRPr="00D74BF6">
              <w:rPr>
                <w:color w:val="111111" w:themeColor="text1"/>
                <w:sz w:val="16"/>
                <w:szCs w:val="16"/>
              </w:rPr>
              <w:t>Monthly</w:t>
            </w:r>
          </w:p>
        </w:tc>
      </w:tr>
      <w:tr w:rsidR="001D4FC3" w14:paraId="6B54960B" w14:textId="77777777" w:rsidTr="001D4FC3">
        <w:tc>
          <w:tcPr>
            <w:tcW w:w="1951" w:type="dxa"/>
            <w:shd w:val="clear" w:color="auto" w:fill="808474"/>
            <w:vAlign w:val="center"/>
          </w:tcPr>
          <w:p w14:paraId="5CD9D683" w14:textId="533A2A35" w:rsidR="001D4FC3" w:rsidRDefault="001D4FC3"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Program Advisory Group</w:t>
            </w:r>
            <w:r w:rsidR="002F3836">
              <w:rPr>
                <w:rFonts w:cstheme="minorHAnsi"/>
                <w:b/>
                <w:color w:val="FFFFFF" w:themeColor="background1"/>
                <w:sz w:val="16"/>
                <w:szCs w:val="16"/>
              </w:rPr>
              <w:t xml:space="preserve"> </w:t>
            </w:r>
            <w:r w:rsidR="00A9261C">
              <w:rPr>
                <w:rFonts w:cstheme="minorHAnsi"/>
                <w:b/>
                <w:color w:val="FFFFFF" w:themeColor="background1"/>
                <w:sz w:val="16"/>
                <w:szCs w:val="16"/>
              </w:rPr>
              <w:t>Decision Meeting</w:t>
            </w:r>
          </w:p>
        </w:tc>
        <w:tc>
          <w:tcPr>
            <w:tcW w:w="992" w:type="dxa"/>
          </w:tcPr>
          <w:p w14:paraId="2C0746D8" w14:textId="77777777" w:rsidR="001D4FC3" w:rsidRPr="00D74BF6" w:rsidRDefault="001D4FC3" w:rsidP="00EA22A5">
            <w:pPr>
              <w:spacing w:after="0" w:line="240" w:lineRule="auto"/>
              <w:jc w:val="center"/>
              <w:rPr>
                <w:b/>
                <w:noProof/>
                <w:sz w:val="16"/>
                <w:szCs w:val="16"/>
              </w:rPr>
            </w:pPr>
          </w:p>
        </w:tc>
        <w:tc>
          <w:tcPr>
            <w:tcW w:w="993" w:type="dxa"/>
          </w:tcPr>
          <w:p w14:paraId="2E358B7C" w14:textId="77777777" w:rsidR="001D4FC3" w:rsidRPr="00D74BF6" w:rsidRDefault="001D4FC3" w:rsidP="00EA22A5">
            <w:pPr>
              <w:spacing w:after="0" w:line="240" w:lineRule="auto"/>
              <w:jc w:val="center"/>
              <w:rPr>
                <w:b/>
                <w:sz w:val="16"/>
                <w:szCs w:val="16"/>
              </w:rPr>
            </w:pPr>
          </w:p>
        </w:tc>
        <w:tc>
          <w:tcPr>
            <w:tcW w:w="850" w:type="dxa"/>
          </w:tcPr>
          <w:p w14:paraId="5734E4AB" w14:textId="76807196"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38927EB4" wp14:editId="671398EE">
                  <wp:extent cx="154800" cy="147600"/>
                  <wp:effectExtent l="0" t="0" r="0" b="508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23355F0C" w14:textId="47C26470"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079401EB" wp14:editId="541A570E">
                  <wp:extent cx="154800" cy="147600"/>
                  <wp:effectExtent l="0" t="0" r="0" b="508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518C0A8D" w14:textId="4BA88F35"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1C8ABF5F" wp14:editId="11DC4E32">
                  <wp:extent cx="154800" cy="147600"/>
                  <wp:effectExtent l="0" t="0" r="0" b="508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047DB019" w14:textId="78C4F6C9"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73C6818" wp14:editId="237229ED">
                  <wp:extent cx="154800" cy="147600"/>
                  <wp:effectExtent l="0" t="0" r="0" b="508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64D95FA2" w14:textId="77777777" w:rsidR="001D4FC3" w:rsidRPr="00D74BF6" w:rsidRDefault="001D4FC3" w:rsidP="00EA22A5">
            <w:pPr>
              <w:spacing w:after="0" w:line="240" w:lineRule="auto"/>
              <w:jc w:val="center"/>
              <w:rPr>
                <w:b/>
                <w:sz w:val="16"/>
                <w:szCs w:val="16"/>
              </w:rPr>
            </w:pPr>
          </w:p>
        </w:tc>
        <w:tc>
          <w:tcPr>
            <w:tcW w:w="851" w:type="dxa"/>
          </w:tcPr>
          <w:p w14:paraId="0236BEAB" w14:textId="3D47F0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0BE0E451" wp14:editId="4DA3BE28">
                  <wp:extent cx="154800" cy="147600"/>
                  <wp:effectExtent l="0" t="0" r="0" b="508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093D606B" w14:textId="77777777" w:rsidR="001D4FC3" w:rsidRPr="00D74BF6" w:rsidRDefault="001D4FC3" w:rsidP="00EA22A5">
            <w:pPr>
              <w:spacing w:after="0" w:line="240" w:lineRule="auto"/>
              <w:jc w:val="center"/>
              <w:rPr>
                <w:b/>
                <w:sz w:val="16"/>
                <w:szCs w:val="16"/>
              </w:rPr>
            </w:pPr>
          </w:p>
        </w:tc>
        <w:tc>
          <w:tcPr>
            <w:tcW w:w="992" w:type="dxa"/>
          </w:tcPr>
          <w:p w14:paraId="12A8A87E" w14:textId="5AB0C258" w:rsidR="001D4FC3" w:rsidRPr="00D74BF6" w:rsidRDefault="001D4FC3" w:rsidP="00EA22A5">
            <w:pPr>
              <w:spacing w:after="0" w:line="240" w:lineRule="auto"/>
              <w:jc w:val="center"/>
              <w:rPr>
                <w:color w:val="111111" w:themeColor="text1"/>
                <w:sz w:val="16"/>
                <w:szCs w:val="16"/>
              </w:rPr>
            </w:pPr>
            <w:r>
              <w:rPr>
                <w:color w:val="111111" w:themeColor="text1"/>
                <w:sz w:val="16"/>
                <w:szCs w:val="16"/>
              </w:rPr>
              <w:t>Monthly (as required)</w:t>
            </w:r>
          </w:p>
        </w:tc>
      </w:tr>
      <w:tr w:rsidR="008136ED" w14:paraId="154CF2A6" w14:textId="77777777" w:rsidTr="001D4FC3">
        <w:tc>
          <w:tcPr>
            <w:tcW w:w="1951" w:type="dxa"/>
            <w:shd w:val="clear" w:color="auto" w:fill="808474"/>
            <w:vAlign w:val="center"/>
          </w:tcPr>
          <w:p w14:paraId="0DFCF6A1" w14:textId="6821C51B" w:rsidR="001D4FC3" w:rsidRPr="00D74BF6" w:rsidRDefault="001D4FC3"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Program Owners Status Update</w:t>
            </w:r>
            <w:r w:rsidRPr="00D74BF6">
              <w:rPr>
                <w:rFonts w:cstheme="minorHAnsi"/>
                <w:b/>
                <w:color w:val="FFFFFF" w:themeColor="background1"/>
                <w:sz w:val="16"/>
                <w:szCs w:val="16"/>
              </w:rPr>
              <w:t xml:space="preserve"> </w:t>
            </w:r>
          </w:p>
        </w:tc>
        <w:tc>
          <w:tcPr>
            <w:tcW w:w="992" w:type="dxa"/>
          </w:tcPr>
          <w:p w14:paraId="3C8E2407" w14:textId="4841017F" w:rsidR="001D4FC3" w:rsidRPr="00D74BF6" w:rsidRDefault="001D4FC3" w:rsidP="00EA22A5">
            <w:pPr>
              <w:spacing w:after="0" w:line="240" w:lineRule="auto"/>
              <w:jc w:val="center"/>
              <w:rPr>
                <w:b/>
                <w:noProof/>
                <w:sz w:val="16"/>
                <w:szCs w:val="16"/>
              </w:rPr>
            </w:pPr>
          </w:p>
        </w:tc>
        <w:tc>
          <w:tcPr>
            <w:tcW w:w="993" w:type="dxa"/>
          </w:tcPr>
          <w:p w14:paraId="3408FA75" w14:textId="77777777" w:rsidR="001D4FC3" w:rsidRPr="00D74BF6" w:rsidRDefault="001D4FC3" w:rsidP="00EA22A5">
            <w:pPr>
              <w:spacing w:after="0" w:line="240" w:lineRule="auto"/>
              <w:jc w:val="center"/>
              <w:rPr>
                <w:b/>
                <w:sz w:val="16"/>
                <w:szCs w:val="16"/>
              </w:rPr>
            </w:pPr>
          </w:p>
        </w:tc>
        <w:tc>
          <w:tcPr>
            <w:tcW w:w="850" w:type="dxa"/>
          </w:tcPr>
          <w:p w14:paraId="577D3325"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233D0B9F" wp14:editId="77F38B41">
                  <wp:extent cx="154800" cy="14760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498C65F8" w14:textId="77777777" w:rsidR="001D4FC3" w:rsidRPr="00D74BF6" w:rsidRDefault="001D4FC3" w:rsidP="00EA22A5">
            <w:pPr>
              <w:spacing w:after="0" w:line="240" w:lineRule="auto"/>
              <w:jc w:val="center"/>
              <w:rPr>
                <w:b/>
                <w:sz w:val="16"/>
                <w:szCs w:val="16"/>
              </w:rPr>
            </w:pPr>
          </w:p>
        </w:tc>
        <w:tc>
          <w:tcPr>
            <w:tcW w:w="850" w:type="dxa"/>
          </w:tcPr>
          <w:p w14:paraId="791FE7B5" w14:textId="626C234D"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6993357C" wp14:editId="4F77C132">
                  <wp:extent cx="154800" cy="147600"/>
                  <wp:effectExtent l="0" t="0" r="0" b="508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5808FFB7" w14:textId="6FD0A202" w:rsidR="001D4FC3" w:rsidRPr="00D74BF6" w:rsidRDefault="001D4FC3" w:rsidP="00EA22A5">
            <w:pPr>
              <w:spacing w:after="0" w:line="240" w:lineRule="auto"/>
              <w:jc w:val="center"/>
              <w:rPr>
                <w:b/>
                <w:sz w:val="16"/>
                <w:szCs w:val="16"/>
              </w:rPr>
            </w:pPr>
          </w:p>
        </w:tc>
        <w:tc>
          <w:tcPr>
            <w:tcW w:w="850" w:type="dxa"/>
          </w:tcPr>
          <w:p w14:paraId="69751D57" w14:textId="77777777" w:rsidR="001D4FC3" w:rsidRPr="00D74BF6" w:rsidRDefault="001D4FC3" w:rsidP="00EA22A5">
            <w:pPr>
              <w:spacing w:after="0" w:line="240" w:lineRule="auto"/>
              <w:jc w:val="center"/>
              <w:rPr>
                <w:b/>
                <w:sz w:val="16"/>
                <w:szCs w:val="16"/>
              </w:rPr>
            </w:pPr>
          </w:p>
        </w:tc>
        <w:tc>
          <w:tcPr>
            <w:tcW w:w="851" w:type="dxa"/>
          </w:tcPr>
          <w:p w14:paraId="6C46FE26" w14:textId="3D3305DF" w:rsidR="001D4FC3" w:rsidRPr="00D74BF6" w:rsidRDefault="001D4FC3" w:rsidP="00EA22A5">
            <w:pPr>
              <w:spacing w:after="0" w:line="240" w:lineRule="auto"/>
              <w:jc w:val="center"/>
              <w:rPr>
                <w:b/>
                <w:sz w:val="16"/>
                <w:szCs w:val="16"/>
              </w:rPr>
            </w:pPr>
          </w:p>
        </w:tc>
        <w:tc>
          <w:tcPr>
            <w:tcW w:w="567" w:type="dxa"/>
          </w:tcPr>
          <w:p w14:paraId="7A90DC81" w14:textId="77777777" w:rsidR="001D4FC3" w:rsidRPr="00D74BF6" w:rsidRDefault="001D4FC3" w:rsidP="00EA22A5">
            <w:pPr>
              <w:spacing w:after="0" w:line="240" w:lineRule="auto"/>
              <w:jc w:val="center"/>
              <w:rPr>
                <w:b/>
                <w:sz w:val="16"/>
                <w:szCs w:val="16"/>
              </w:rPr>
            </w:pPr>
          </w:p>
        </w:tc>
        <w:tc>
          <w:tcPr>
            <w:tcW w:w="992" w:type="dxa"/>
          </w:tcPr>
          <w:p w14:paraId="226845DD" w14:textId="1F05A42C" w:rsidR="001D4FC3" w:rsidRPr="00D74BF6" w:rsidRDefault="001D4FC3" w:rsidP="00EA22A5">
            <w:pPr>
              <w:spacing w:after="0" w:line="240" w:lineRule="auto"/>
              <w:jc w:val="center"/>
              <w:rPr>
                <w:color w:val="111111" w:themeColor="text1"/>
                <w:sz w:val="16"/>
                <w:szCs w:val="16"/>
              </w:rPr>
            </w:pPr>
            <w:r w:rsidRPr="00D74BF6">
              <w:rPr>
                <w:color w:val="111111" w:themeColor="text1"/>
                <w:sz w:val="16"/>
                <w:szCs w:val="16"/>
              </w:rPr>
              <w:t>Weekly</w:t>
            </w:r>
          </w:p>
        </w:tc>
      </w:tr>
      <w:tr w:rsidR="008136ED" w14:paraId="20FAC9DC" w14:textId="77777777" w:rsidTr="001D4FC3">
        <w:tc>
          <w:tcPr>
            <w:tcW w:w="1951" w:type="dxa"/>
            <w:shd w:val="clear" w:color="auto" w:fill="808474"/>
            <w:vAlign w:val="center"/>
          </w:tcPr>
          <w:p w14:paraId="44058918" w14:textId="79720778" w:rsidR="001D4FC3" w:rsidRPr="00D74BF6" w:rsidRDefault="00A9261C"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 xml:space="preserve">Partner </w:t>
            </w:r>
            <w:r w:rsidR="001D4FC3">
              <w:rPr>
                <w:rFonts w:cstheme="minorHAnsi"/>
                <w:b/>
                <w:color w:val="FFFFFF" w:themeColor="background1"/>
                <w:sz w:val="16"/>
                <w:szCs w:val="16"/>
              </w:rPr>
              <w:t>Status Update</w:t>
            </w:r>
            <w:r w:rsidR="001D4FC3" w:rsidRPr="00D74BF6">
              <w:rPr>
                <w:rFonts w:cstheme="minorHAnsi"/>
                <w:b/>
                <w:color w:val="FFFFFF" w:themeColor="background1"/>
                <w:sz w:val="16"/>
                <w:szCs w:val="16"/>
              </w:rPr>
              <w:t xml:space="preserve"> </w:t>
            </w:r>
          </w:p>
        </w:tc>
        <w:tc>
          <w:tcPr>
            <w:tcW w:w="992" w:type="dxa"/>
          </w:tcPr>
          <w:p w14:paraId="23693FCD" w14:textId="77777777" w:rsidR="001D4FC3" w:rsidRPr="00D74BF6" w:rsidRDefault="001D4FC3" w:rsidP="00EA22A5">
            <w:pPr>
              <w:spacing w:after="0" w:line="240" w:lineRule="auto"/>
              <w:jc w:val="center"/>
              <w:rPr>
                <w:b/>
                <w:noProof/>
                <w:sz w:val="16"/>
                <w:szCs w:val="16"/>
              </w:rPr>
            </w:pPr>
          </w:p>
        </w:tc>
        <w:tc>
          <w:tcPr>
            <w:tcW w:w="993" w:type="dxa"/>
          </w:tcPr>
          <w:p w14:paraId="17C16C66" w14:textId="77777777" w:rsidR="001D4FC3" w:rsidRPr="00D74BF6" w:rsidRDefault="001D4FC3" w:rsidP="00EA22A5">
            <w:pPr>
              <w:spacing w:after="0" w:line="240" w:lineRule="auto"/>
              <w:jc w:val="center"/>
              <w:rPr>
                <w:b/>
                <w:sz w:val="16"/>
                <w:szCs w:val="16"/>
              </w:rPr>
            </w:pPr>
          </w:p>
        </w:tc>
        <w:tc>
          <w:tcPr>
            <w:tcW w:w="850" w:type="dxa"/>
          </w:tcPr>
          <w:p w14:paraId="72683F1F" w14:textId="6F15E212" w:rsidR="001D4FC3"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358ECA92" wp14:editId="41FE0A99">
                  <wp:extent cx="154800" cy="14760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2C9983F8" w14:textId="77777777" w:rsidR="001D4FC3" w:rsidRPr="00D74BF6" w:rsidRDefault="001D4FC3" w:rsidP="00EA22A5">
            <w:pPr>
              <w:spacing w:after="0" w:line="240" w:lineRule="auto"/>
              <w:jc w:val="center"/>
              <w:rPr>
                <w:b/>
                <w:noProof/>
                <w:sz w:val="16"/>
                <w:szCs w:val="16"/>
              </w:rPr>
            </w:pPr>
          </w:p>
        </w:tc>
        <w:tc>
          <w:tcPr>
            <w:tcW w:w="850" w:type="dxa"/>
          </w:tcPr>
          <w:p w14:paraId="244A7FB3" w14:textId="2A30C8F1"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4C11603F" wp14:editId="51A6391D">
                  <wp:extent cx="154800" cy="14760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5911BE2F" w14:textId="483A68EF"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03D86E52" wp14:editId="210CFCEF">
                  <wp:extent cx="154800" cy="14760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370C041B" w14:textId="799CFE5B" w:rsidR="001D4FC3" w:rsidRPr="00D74BF6" w:rsidRDefault="00A9261C" w:rsidP="00EA22A5">
            <w:pPr>
              <w:spacing w:after="0" w:line="240" w:lineRule="auto"/>
              <w:jc w:val="center"/>
              <w:rPr>
                <w:b/>
                <w:sz w:val="16"/>
                <w:szCs w:val="16"/>
              </w:rPr>
            </w:pPr>
            <w:r w:rsidRPr="00D74BF6">
              <w:rPr>
                <w:b/>
                <w:noProof/>
                <w:sz w:val="16"/>
                <w:szCs w:val="16"/>
              </w:rPr>
              <w:drawing>
                <wp:inline distT="0" distB="0" distL="0" distR="0" wp14:anchorId="16D6D303" wp14:editId="4A69C792">
                  <wp:extent cx="154800" cy="147600"/>
                  <wp:effectExtent l="0" t="0" r="0" b="508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18B9E7D8" w14:textId="3621251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098AFB5" wp14:editId="6C99901D">
                  <wp:extent cx="154800" cy="147600"/>
                  <wp:effectExtent l="0" t="0" r="0" b="508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2F0009FC" w14:textId="77777777" w:rsidR="001D4FC3" w:rsidRPr="00D74BF6" w:rsidRDefault="001D4FC3" w:rsidP="00EA22A5">
            <w:pPr>
              <w:spacing w:after="0" w:line="240" w:lineRule="auto"/>
              <w:jc w:val="center"/>
              <w:rPr>
                <w:b/>
                <w:sz w:val="16"/>
                <w:szCs w:val="16"/>
              </w:rPr>
            </w:pPr>
          </w:p>
        </w:tc>
        <w:tc>
          <w:tcPr>
            <w:tcW w:w="992" w:type="dxa"/>
          </w:tcPr>
          <w:p w14:paraId="2F8BCB16" w14:textId="77777777" w:rsidR="001D4FC3" w:rsidRPr="00D74BF6" w:rsidRDefault="001D4FC3" w:rsidP="00EA22A5">
            <w:pPr>
              <w:spacing w:after="0" w:line="240" w:lineRule="auto"/>
              <w:jc w:val="center"/>
              <w:rPr>
                <w:color w:val="111111" w:themeColor="text1"/>
                <w:sz w:val="16"/>
                <w:szCs w:val="16"/>
              </w:rPr>
            </w:pPr>
            <w:r w:rsidRPr="00D74BF6">
              <w:rPr>
                <w:rFonts w:cstheme="minorHAnsi"/>
                <w:color w:val="111111" w:themeColor="text1"/>
                <w:sz w:val="16"/>
                <w:szCs w:val="16"/>
              </w:rPr>
              <w:t>Weekly</w:t>
            </w:r>
          </w:p>
        </w:tc>
      </w:tr>
      <w:tr w:rsidR="00687E28" w14:paraId="77F47CFB" w14:textId="77777777" w:rsidTr="001D4FC3">
        <w:tc>
          <w:tcPr>
            <w:tcW w:w="1951" w:type="dxa"/>
            <w:shd w:val="clear" w:color="auto" w:fill="808474"/>
            <w:vAlign w:val="center"/>
          </w:tcPr>
          <w:p w14:paraId="15075263" w14:textId="79F0C4C0" w:rsidR="00687E28" w:rsidRDefault="00687E28"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Sprint Planning</w:t>
            </w:r>
          </w:p>
        </w:tc>
        <w:tc>
          <w:tcPr>
            <w:tcW w:w="992" w:type="dxa"/>
          </w:tcPr>
          <w:p w14:paraId="54F066EC" w14:textId="77777777" w:rsidR="00687E28" w:rsidRPr="00D74BF6" w:rsidRDefault="00687E28" w:rsidP="00EA22A5">
            <w:pPr>
              <w:spacing w:after="0" w:line="240" w:lineRule="auto"/>
              <w:jc w:val="center"/>
              <w:rPr>
                <w:b/>
                <w:noProof/>
                <w:sz w:val="16"/>
                <w:szCs w:val="16"/>
              </w:rPr>
            </w:pPr>
          </w:p>
        </w:tc>
        <w:tc>
          <w:tcPr>
            <w:tcW w:w="993" w:type="dxa"/>
          </w:tcPr>
          <w:p w14:paraId="25A9461A" w14:textId="77777777" w:rsidR="00687E28" w:rsidRPr="00D74BF6" w:rsidRDefault="00687E28" w:rsidP="00EA22A5">
            <w:pPr>
              <w:spacing w:after="0" w:line="240" w:lineRule="auto"/>
              <w:jc w:val="center"/>
              <w:rPr>
                <w:b/>
                <w:sz w:val="16"/>
                <w:szCs w:val="16"/>
              </w:rPr>
            </w:pPr>
          </w:p>
        </w:tc>
        <w:tc>
          <w:tcPr>
            <w:tcW w:w="850" w:type="dxa"/>
          </w:tcPr>
          <w:p w14:paraId="69F3092B" w14:textId="0067A32A"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22EB2B2C" wp14:editId="32E3FCB4">
                  <wp:extent cx="154800" cy="147600"/>
                  <wp:effectExtent l="0" t="0" r="0" b="5080"/>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2BB39987" w14:textId="77777777" w:rsidR="00687E28" w:rsidRPr="00D74BF6" w:rsidRDefault="00687E28" w:rsidP="00EA22A5">
            <w:pPr>
              <w:spacing w:after="0" w:line="240" w:lineRule="auto"/>
              <w:jc w:val="center"/>
              <w:rPr>
                <w:b/>
                <w:noProof/>
                <w:sz w:val="16"/>
                <w:szCs w:val="16"/>
              </w:rPr>
            </w:pPr>
          </w:p>
        </w:tc>
        <w:tc>
          <w:tcPr>
            <w:tcW w:w="850" w:type="dxa"/>
          </w:tcPr>
          <w:p w14:paraId="2415A0E5" w14:textId="53DD681C"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6FEFDC1A" wp14:editId="5FDBBACB">
                  <wp:extent cx="154800" cy="147600"/>
                  <wp:effectExtent l="0" t="0" r="0" b="5080"/>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6CCA244A" w14:textId="6E0EA6EF"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43271EE0" wp14:editId="4ED8618C">
                  <wp:extent cx="154800" cy="147600"/>
                  <wp:effectExtent l="0" t="0" r="0" b="5080"/>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21DF2671" w14:textId="581B67CA"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2E699F0E" wp14:editId="25079A6E">
                  <wp:extent cx="154800" cy="147600"/>
                  <wp:effectExtent l="0" t="0" r="0" b="5080"/>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08D284C3" w14:textId="2E7A81CA"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2CD1E1B3" wp14:editId="0ACC648D">
                  <wp:extent cx="154800" cy="147600"/>
                  <wp:effectExtent l="0" t="0" r="0" b="5080"/>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0F3BD9CD" w14:textId="77777777" w:rsidR="00687E28" w:rsidRPr="00D74BF6" w:rsidRDefault="00687E28" w:rsidP="00EA22A5">
            <w:pPr>
              <w:spacing w:after="0" w:line="240" w:lineRule="auto"/>
              <w:jc w:val="center"/>
              <w:rPr>
                <w:b/>
                <w:sz w:val="16"/>
                <w:szCs w:val="16"/>
              </w:rPr>
            </w:pPr>
          </w:p>
        </w:tc>
        <w:tc>
          <w:tcPr>
            <w:tcW w:w="992" w:type="dxa"/>
          </w:tcPr>
          <w:p w14:paraId="061F405A" w14:textId="60EE7425" w:rsidR="00687E28" w:rsidRPr="00D74BF6" w:rsidRDefault="00687E28" w:rsidP="00EA22A5">
            <w:pPr>
              <w:spacing w:after="0" w:line="240" w:lineRule="auto"/>
              <w:jc w:val="center"/>
              <w:rPr>
                <w:color w:val="111111" w:themeColor="text1"/>
                <w:sz w:val="16"/>
                <w:szCs w:val="16"/>
              </w:rPr>
            </w:pPr>
            <w:r>
              <w:rPr>
                <w:color w:val="111111" w:themeColor="text1"/>
                <w:sz w:val="16"/>
                <w:szCs w:val="16"/>
              </w:rPr>
              <w:t>At the beginning of each sprint</w:t>
            </w:r>
          </w:p>
        </w:tc>
      </w:tr>
      <w:tr w:rsidR="00687E28" w14:paraId="5949B0AB" w14:textId="77777777" w:rsidTr="001D4FC3">
        <w:tc>
          <w:tcPr>
            <w:tcW w:w="1951" w:type="dxa"/>
            <w:shd w:val="clear" w:color="auto" w:fill="808474"/>
            <w:vAlign w:val="center"/>
          </w:tcPr>
          <w:p w14:paraId="38BE7780" w14:textId="0CF5DF09" w:rsidR="00687E28" w:rsidRDefault="00687E28"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Daily Scrum</w:t>
            </w:r>
          </w:p>
        </w:tc>
        <w:tc>
          <w:tcPr>
            <w:tcW w:w="992" w:type="dxa"/>
          </w:tcPr>
          <w:p w14:paraId="7DFB3061" w14:textId="77777777" w:rsidR="00687E28" w:rsidRPr="00D74BF6" w:rsidRDefault="00687E28" w:rsidP="00EA22A5">
            <w:pPr>
              <w:spacing w:after="0" w:line="240" w:lineRule="auto"/>
              <w:jc w:val="center"/>
              <w:rPr>
                <w:b/>
                <w:noProof/>
                <w:sz w:val="16"/>
                <w:szCs w:val="16"/>
              </w:rPr>
            </w:pPr>
          </w:p>
        </w:tc>
        <w:tc>
          <w:tcPr>
            <w:tcW w:w="993" w:type="dxa"/>
          </w:tcPr>
          <w:p w14:paraId="287BF300" w14:textId="77777777" w:rsidR="00687E28" w:rsidRPr="00D74BF6" w:rsidRDefault="00687E28" w:rsidP="00EA22A5">
            <w:pPr>
              <w:spacing w:after="0" w:line="240" w:lineRule="auto"/>
              <w:jc w:val="center"/>
              <w:rPr>
                <w:b/>
                <w:sz w:val="16"/>
                <w:szCs w:val="16"/>
              </w:rPr>
            </w:pPr>
          </w:p>
        </w:tc>
        <w:tc>
          <w:tcPr>
            <w:tcW w:w="850" w:type="dxa"/>
          </w:tcPr>
          <w:p w14:paraId="362600EC" w14:textId="47FDA41C" w:rsidR="00687E28"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688D90E0" wp14:editId="19FBBEE3">
                  <wp:extent cx="154800" cy="14760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6AFE20DE" w14:textId="77777777" w:rsidR="00687E28" w:rsidRPr="00D74BF6" w:rsidRDefault="00687E28" w:rsidP="00EA22A5">
            <w:pPr>
              <w:spacing w:after="0" w:line="240" w:lineRule="auto"/>
              <w:jc w:val="center"/>
              <w:rPr>
                <w:b/>
                <w:noProof/>
                <w:sz w:val="16"/>
                <w:szCs w:val="16"/>
              </w:rPr>
            </w:pPr>
          </w:p>
        </w:tc>
        <w:tc>
          <w:tcPr>
            <w:tcW w:w="850" w:type="dxa"/>
          </w:tcPr>
          <w:p w14:paraId="323FDB43" w14:textId="26958D18" w:rsidR="00687E28"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2639F51F" wp14:editId="187D6C06">
                  <wp:extent cx="154800" cy="14760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56CB617F" w14:textId="7F03F443"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55BEBB5B" wp14:editId="11266635">
                  <wp:extent cx="154800" cy="147600"/>
                  <wp:effectExtent l="0" t="0" r="0" b="5080"/>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53681BE7" w14:textId="7D76DD84"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541D131A" wp14:editId="7A72B9EA">
                  <wp:extent cx="154800" cy="147600"/>
                  <wp:effectExtent l="0" t="0" r="0" b="5080"/>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5C0353CB" w14:textId="7B7FADAB"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6C367340" wp14:editId="7FF06172">
                  <wp:extent cx="154800" cy="147600"/>
                  <wp:effectExtent l="0" t="0" r="0" b="5080"/>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06B27BA6" w14:textId="77777777" w:rsidR="00687E28" w:rsidRPr="00D74BF6" w:rsidRDefault="00687E28" w:rsidP="00EA22A5">
            <w:pPr>
              <w:spacing w:after="0" w:line="240" w:lineRule="auto"/>
              <w:jc w:val="center"/>
              <w:rPr>
                <w:b/>
                <w:sz w:val="16"/>
                <w:szCs w:val="16"/>
              </w:rPr>
            </w:pPr>
          </w:p>
        </w:tc>
        <w:tc>
          <w:tcPr>
            <w:tcW w:w="992" w:type="dxa"/>
          </w:tcPr>
          <w:p w14:paraId="083E4E2C" w14:textId="015B1DF3" w:rsidR="00687E28" w:rsidRPr="00D74BF6" w:rsidRDefault="00687E28" w:rsidP="00EA22A5">
            <w:pPr>
              <w:spacing w:after="0" w:line="240" w:lineRule="auto"/>
              <w:jc w:val="center"/>
              <w:rPr>
                <w:color w:val="111111" w:themeColor="text1"/>
                <w:sz w:val="16"/>
                <w:szCs w:val="16"/>
              </w:rPr>
            </w:pPr>
            <w:r>
              <w:rPr>
                <w:color w:val="111111" w:themeColor="text1"/>
                <w:sz w:val="16"/>
                <w:szCs w:val="16"/>
              </w:rPr>
              <w:t>Daily</w:t>
            </w:r>
          </w:p>
        </w:tc>
      </w:tr>
      <w:tr w:rsidR="00687E28" w14:paraId="60E835C5" w14:textId="77777777" w:rsidTr="001D4FC3">
        <w:tc>
          <w:tcPr>
            <w:tcW w:w="1951" w:type="dxa"/>
            <w:shd w:val="clear" w:color="auto" w:fill="808474"/>
            <w:vAlign w:val="center"/>
          </w:tcPr>
          <w:p w14:paraId="0432A9CA" w14:textId="26FFADA4" w:rsidR="00687E28" w:rsidRDefault="00687E28"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Sprint review and retrospective</w:t>
            </w:r>
          </w:p>
        </w:tc>
        <w:tc>
          <w:tcPr>
            <w:tcW w:w="992" w:type="dxa"/>
          </w:tcPr>
          <w:p w14:paraId="26A8504C" w14:textId="6E1CF29A" w:rsidR="00687E28" w:rsidRPr="00D74BF6" w:rsidRDefault="007A0B0E" w:rsidP="00EA22A5">
            <w:pPr>
              <w:spacing w:after="0" w:line="240" w:lineRule="auto"/>
              <w:jc w:val="center"/>
              <w:rPr>
                <w:b/>
                <w:noProof/>
                <w:sz w:val="16"/>
                <w:szCs w:val="16"/>
              </w:rPr>
            </w:pPr>
            <w:r w:rsidRPr="00D74BF6">
              <w:rPr>
                <w:b/>
                <w:noProof/>
                <w:sz w:val="16"/>
                <w:szCs w:val="16"/>
              </w:rPr>
              <w:drawing>
                <wp:inline distT="0" distB="0" distL="0" distR="0" wp14:anchorId="6793FC33" wp14:editId="333F0CEA">
                  <wp:extent cx="154800" cy="147600"/>
                  <wp:effectExtent l="0" t="0" r="0" b="5080"/>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14:paraId="221D4A01" w14:textId="77777777" w:rsidR="00687E28" w:rsidRPr="00D74BF6" w:rsidRDefault="00687E28" w:rsidP="00EA22A5">
            <w:pPr>
              <w:spacing w:after="0" w:line="240" w:lineRule="auto"/>
              <w:jc w:val="center"/>
              <w:rPr>
                <w:b/>
                <w:sz w:val="16"/>
                <w:szCs w:val="16"/>
              </w:rPr>
            </w:pPr>
          </w:p>
        </w:tc>
        <w:tc>
          <w:tcPr>
            <w:tcW w:w="850" w:type="dxa"/>
          </w:tcPr>
          <w:p w14:paraId="58ACCC66" w14:textId="55607896"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70FEFF10" wp14:editId="018BEA39">
                  <wp:extent cx="154800" cy="147600"/>
                  <wp:effectExtent l="0" t="0" r="0" b="5080"/>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782A3C31" w14:textId="77777777" w:rsidR="00687E28" w:rsidRPr="00D74BF6" w:rsidRDefault="00687E28" w:rsidP="00EA22A5">
            <w:pPr>
              <w:spacing w:after="0" w:line="240" w:lineRule="auto"/>
              <w:jc w:val="center"/>
              <w:rPr>
                <w:b/>
                <w:noProof/>
                <w:sz w:val="16"/>
                <w:szCs w:val="16"/>
              </w:rPr>
            </w:pPr>
          </w:p>
        </w:tc>
        <w:tc>
          <w:tcPr>
            <w:tcW w:w="850" w:type="dxa"/>
          </w:tcPr>
          <w:p w14:paraId="07542D86" w14:textId="601FDE3F"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419DF90B" wp14:editId="6467F2E3">
                  <wp:extent cx="154800" cy="147600"/>
                  <wp:effectExtent l="0" t="0" r="0" b="5080"/>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43631BC3" w14:textId="4B56EE86"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61096378" wp14:editId="4039D5CD">
                  <wp:extent cx="154800" cy="147600"/>
                  <wp:effectExtent l="0" t="0" r="0" b="5080"/>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4C2CD684" w14:textId="25717F76"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0E33A710" wp14:editId="6E9CD871">
                  <wp:extent cx="154800" cy="147600"/>
                  <wp:effectExtent l="0" t="0" r="0" b="5080"/>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6F2E5526" w14:textId="6E0EC038"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46F11AA8" wp14:editId="2A9871AE">
                  <wp:extent cx="154800" cy="147600"/>
                  <wp:effectExtent l="0" t="0" r="0" b="5080"/>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5F8592C8" w14:textId="77777777" w:rsidR="00687E28" w:rsidRPr="00D74BF6" w:rsidRDefault="00687E28" w:rsidP="00EA22A5">
            <w:pPr>
              <w:spacing w:after="0" w:line="240" w:lineRule="auto"/>
              <w:jc w:val="center"/>
              <w:rPr>
                <w:b/>
                <w:sz w:val="16"/>
                <w:szCs w:val="16"/>
              </w:rPr>
            </w:pPr>
          </w:p>
        </w:tc>
        <w:tc>
          <w:tcPr>
            <w:tcW w:w="992" w:type="dxa"/>
          </w:tcPr>
          <w:p w14:paraId="225CE5CA" w14:textId="2DB4AA70" w:rsidR="00687E28" w:rsidRDefault="00687E28" w:rsidP="00EA22A5">
            <w:pPr>
              <w:spacing w:after="0" w:line="240" w:lineRule="auto"/>
              <w:jc w:val="center"/>
              <w:rPr>
                <w:color w:val="111111" w:themeColor="text1"/>
                <w:sz w:val="16"/>
                <w:szCs w:val="16"/>
              </w:rPr>
            </w:pPr>
            <w:r>
              <w:rPr>
                <w:color w:val="111111" w:themeColor="text1"/>
                <w:sz w:val="16"/>
                <w:szCs w:val="16"/>
              </w:rPr>
              <w:t>At the end of each sprint</w:t>
            </w:r>
          </w:p>
        </w:tc>
      </w:tr>
      <w:tr w:rsidR="008136ED" w14:paraId="5B030E60" w14:textId="77777777" w:rsidTr="001D4FC3">
        <w:tc>
          <w:tcPr>
            <w:tcW w:w="1951" w:type="dxa"/>
            <w:shd w:val="clear" w:color="auto" w:fill="808474"/>
            <w:vAlign w:val="center"/>
          </w:tcPr>
          <w:p w14:paraId="501EBF9B" w14:textId="79134EAB" w:rsidR="001D4FC3" w:rsidRPr="00D74BF6" w:rsidRDefault="001D4FC3"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 xml:space="preserve">Program </w:t>
            </w:r>
            <w:r w:rsidRPr="00D74BF6">
              <w:rPr>
                <w:rFonts w:cstheme="minorHAnsi"/>
                <w:b/>
                <w:color w:val="FFFFFF" w:themeColor="background1"/>
                <w:sz w:val="16"/>
                <w:szCs w:val="16"/>
              </w:rPr>
              <w:t>Team Status</w:t>
            </w:r>
            <w:r w:rsidR="00A9261C">
              <w:rPr>
                <w:rFonts w:cstheme="minorHAnsi"/>
                <w:b/>
                <w:color w:val="FFFFFF" w:themeColor="background1"/>
                <w:sz w:val="16"/>
                <w:szCs w:val="16"/>
              </w:rPr>
              <w:t xml:space="preserve"> Update</w:t>
            </w:r>
            <w:r w:rsidRPr="00D74BF6">
              <w:rPr>
                <w:rFonts w:cstheme="minorHAnsi"/>
                <w:b/>
                <w:color w:val="FFFFFF" w:themeColor="background1"/>
                <w:sz w:val="16"/>
                <w:szCs w:val="16"/>
              </w:rPr>
              <w:t xml:space="preserve"> </w:t>
            </w:r>
            <w:r>
              <w:rPr>
                <w:rFonts w:cstheme="minorHAnsi"/>
                <w:b/>
                <w:color w:val="FFFFFF" w:themeColor="background1"/>
                <w:sz w:val="16"/>
                <w:szCs w:val="16"/>
              </w:rPr>
              <w:t xml:space="preserve"> </w:t>
            </w:r>
          </w:p>
        </w:tc>
        <w:tc>
          <w:tcPr>
            <w:tcW w:w="992" w:type="dxa"/>
          </w:tcPr>
          <w:p w14:paraId="46A99079" w14:textId="77777777" w:rsidR="001D4FC3" w:rsidRPr="00D74BF6" w:rsidRDefault="001D4FC3" w:rsidP="00EA22A5">
            <w:pPr>
              <w:spacing w:after="0" w:line="240" w:lineRule="auto"/>
              <w:jc w:val="center"/>
              <w:rPr>
                <w:b/>
                <w:noProof/>
                <w:sz w:val="16"/>
                <w:szCs w:val="16"/>
              </w:rPr>
            </w:pPr>
          </w:p>
        </w:tc>
        <w:tc>
          <w:tcPr>
            <w:tcW w:w="993" w:type="dxa"/>
          </w:tcPr>
          <w:p w14:paraId="721852C3" w14:textId="77777777" w:rsidR="001D4FC3" w:rsidRPr="00D74BF6" w:rsidRDefault="001D4FC3" w:rsidP="00EA22A5">
            <w:pPr>
              <w:spacing w:after="0" w:line="240" w:lineRule="auto"/>
              <w:jc w:val="center"/>
              <w:rPr>
                <w:b/>
                <w:sz w:val="16"/>
                <w:szCs w:val="16"/>
              </w:rPr>
            </w:pPr>
          </w:p>
        </w:tc>
        <w:tc>
          <w:tcPr>
            <w:tcW w:w="850" w:type="dxa"/>
          </w:tcPr>
          <w:p w14:paraId="2A2BF6C1" w14:textId="70A603FB" w:rsidR="001D4FC3"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2BF39ECF" wp14:editId="3C2030F5">
                  <wp:extent cx="154800" cy="147600"/>
                  <wp:effectExtent l="0" t="0" r="0" b="508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7C102267" w14:textId="77777777" w:rsidR="001D4FC3" w:rsidRPr="00D74BF6" w:rsidRDefault="001D4FC3" w:rsidP="00EA22A5">
            <w:pPr>
              <w:spacing w:after="0" w:line="240" w:lineRule="auto"/>
              <w:jc w:val="center"/>
              <w:rPr>
                <w:b/>
                <w:noProof/>
                <w:sz w:val="16"/>
                <w:szCs w:val="16"/>
              </w:rPr>
            </w:pPr>
          </w:p>
        </w:tc>
        <w:tc>
          <w:tcPr>
            <w:tcW w:w="850" w:type="dxa"/>
          </w:tcPr>
          <w:p w14:paraId="73A623F3" w14:textId="18688056"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70E9F169" wp14:editId="59DF4E37">
                  <wp:extent cx="154800" cy="14760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47BE1950"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66C88498" wp14:editId="3593BBA6">
                  <wp:extent cx="154800" cy="14760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03C9FC94" w14:textId="011A5D8C"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6B836760" wp14:editId="2B21AB77">
                  <wp:extent cx="154800" cy="147600"/>
                  <wp:effectExtent l="0" t="0" r="0" b="5080"/>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62DDEB9A" w14:textId="19744C10"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1D96AE2C" wp14:editId="38A495D7">
                  <wp:extent cx="154800" cy="147600"/>
                  <wp:effectExtent l="0" t="0" r="0" b="508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76A44F1B" w14:textId="77777777" w:rsidR="001D4FC3" w:rsidRPr="00D74BF6" w:rsidRDefault="001D4FC3" w:rsidP="00EA22A5">
            <w:pPr>
              <w:spacing w:after="0" w:line="240" w:lineRule="auto"/>
              <w:jc w:val="center"/>
              <w:rPr>
                <w:b/>
                <w:sz w:val="16"/>
                <w:szCs w:val="16"/>
              </w:rPr>
            </w:pPr>
          </w:p>
        </w:tc>
        <w:tc>
          <w:tcPr>
            <w:tcW w:w="992" w:type="dxa"/>
          </w:tcPr>
          <w:p w14:paraId="187BA8AF" w14:textId="678A3B04" w:rsidR="001D4FC3" w:rsidRPr="00D74BF6" w:rsidRDefault="001D4FC3" w:rsidP="00EA22A5">
            <w:pPr>
              <w:spacing w:after="0" w:line="240" w:lineRule="auto"/>
              <w:jc w:val="center"/>
              <w:rPr>
                <w:color w:val="111111" w:themeColor="text1"/>
                <w:sz w:val="16"/>
                <w:szCs w:val="16"/>
              </w:rPr>
            </w:pPr>
            <w:r w:rsidRPr="00D74BF6">
              <w:rPr>
                <w:color w:val="111111" w:themeColor="text1"/>
                <w:sz w:val="16"/>
                <w:szCs w:val="16"/>
              </w:rPr>
              <w:t>Weekly</w:t>
            </w:r>
            <w:r w:rsidR="007A0B0E">
              <w:rPr>
                <w:color w:val="111111" w:themeColor="text1"/>
                <w:sz w:val="16"/>
                <w:szCs w:val="16"/>
              </w:rPr>
              <w:t xml:space="preserve"> or as required</w:t>
            </w:r>
          </w:p>
        </w:tc>
      </w:tr>
      <w:tr w:rsidR="0069245D" w14:paraId="0DD1768F" w14:textId="77777777" w:rsidTr="001D4FC3">
        <w:tc>
          <w:tcPr>
            <w:tcW w:w="1951" w:type="dxa"/>
            <w:shd w:val="clear" w:color="auto" w:fill="808474"/>
            <w:vAlign w:val="center"/>
          </w:tcPr>
          <w:p w14:paraId="6430DDE1" w14:textId="2281A0CE" w:rsidR="0069245D" w:rsidRDefault="0069245D"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Deliverables Review/Approval</w:t>
            </w:r>
          </w:p>
        </w:tc>
        <w:tc>
          <w:tcPr>
            <w:tcW w:w="992" w:type="dxa"/>
          </w:tcPr>
          <w:p w14:paraId="41BCE392" w14:textId="4874C349" w:rsidR="0069245D" w:rsidRPr="00D74BF6" w:rsidRDefault="0069245D" w:rsidP="00EA22A5">
            <w:pPr>
              <w:spacing w:after="0" w:line="240" w:lineRule="auto"/>
              <w:jc w:val="center"/>
              <w:rPr>
                <w:b/>
                <w:noProof/>
                <w:sz w:val="16"/>
                <w:szCs w:val="16"/>
              </w:rPr>
            </w:pPr>
            <w:r w:rsidRPr="00D74BF6">
              <w:rPr>
                <w:b/>
                <w:noProof/>
                <w:sz w:val="16"/>
                <w:szCs w:val="16"/>
              </w:rPr>
              <w:drawing>
                <wp:inline distT="0" distB="0" distL="0" distR="0" wp14:anchorId="4274A1F5" wp14:editId="0F761710">
                  <wp:extent cx="154800" cy="147600"/>
                  <wp:effectExtent l="0" t="0" r="0" b="5080"/>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14:paraId="067321EC" w14:textId="77777777" w:rsidR="0069245D" w:rsidRPr="00D74BF6" w:rsidRDefault="0069245D" w:rsidP="00EA22A5">
            <w:pPr>
              <w:spacing w:after="0" w:line="240" w:lineRule="auto"/>
              <w:jc w:val="center"/>
              <w:rPr>
                <w:b/>
                <w:sz w:val="16"/>
                <w:szCs w:val="16"/>
              </w:rPr>
            </w:pPr>
          </w:p>
        </w:tc>
        <w:tc>
          <w:tcPr>
            <w:tcW w:w="850" w:type="dxa"/>
          </w:tcPr>
          <w:p w14:paraId="09E911F6" w14:textId="63735D7A" w:rsidR="0069245D" w:rsidRPr="00D74BF6" w:rsidRDefault="0069245D" w:rsidP="00EA22A5">
            <w:pPr>
              <w:spacing w:after="0" w:line="240" w:lineRule="auto"/>
              <w:jc w:val="center"/>
              <w:rPr>
                <w:b/>
                <w:noProof/>
                <w:sz w:val="16"/>
                <w:szCs w:val="16"/>
              </w:rPr>
            </w:pPr>
            <w:r w:rsidRPr="00D74BF6">
              <w:rPr>
                <w:b/>
                <w:noProof/>
                <w:sz w:val="16"/>
                <w:szCs w:val="16"/>
              </w:rPr>
              <w:drawing>
                <wp:inline distT="0" distB="0" distL="0" distR="0" wp14:anchorId="5BD5F07A" wp14:editId="39776C63">
                  <wp:extent cx="154800" cy="147600"/>
                  <wp:effectExtent l="0" t="0" r="0" b="5080"/>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4D62B8D2" w14:textId="6080E9DB" w:rsidR="0069245D"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4C9872DD" wp14:editId="0F7B6F3D">
                  <wp:extent cx="154800" cy="14760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5F5941CE" w14:textId="2E79AD32" w:rsidR="0069245D" w:rsidRPr="00D74BF6" w:rsidRDefault="0069245D" w:rsidP="00EA22A5">
            <w:pPr>
              <w:spacing w:after="0" w:line="240" w:lineRule="auto"/>
              <w:jc w:val="center"/>
              <w:rPr>
                <w:b/>
                <w:noProof/>
                <w:sz w:val="16"/>
                <w:szCs w:val="16"/>
              </w:rPr>
            </w:pPr>
            <w:r w:rsidRPr="00D74BF6">
              <w:rPr>
                <w:b/>
                <w:noProof/>
                <w:sz w:val="16"/>
                <w:szCs w:val="16"/>
              </w:rPr>
              <w:drawing>
                <wp:inline distT="0" distB="0" distL="0" distR="0" wp14:anchorId="0CF6264B" wp14:editId="5A27B787">
                  <wp:extent cx="154800" cy="147600"/>
                  <wp:effectExtent l="0" t="0" r="0" b="5080"/>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7E3E5CCA" w14:textId="0DA9C6F4" w:rsidR="0069245D" w:rsidRPr="00D74BF6" w:rsidRDefault="0069245D" w:rsidP="00EA22A5">
            <w:pPr>
              <w:spacing w:after="0" w:line="240" w:lineRule="auto"/>
              <w:jc w:val="center"/>
              <w:rPr>
                <w:b/>
                <w:noProof/>
                <w:sz w:val="16"/>
                <w:szCs w:val="16"/>
              </w:rPr>
            </w:pPr>
            <w:r w:rsidRPr="00D74BF6">
              <w:rPr>
                <w:b/>
                <w:noProof/>
                <w:sz w:val="16"/>
                <w:szCs w:val="16"/>
              </w:rPr>
              <w:drawing>
                <wp:inline distT="0" distB="0" distL="0" distR="0" wp14:anchorId="45423770" wp14:editId="18559164">
                  <wp:extent cx="154800" cy="147600"/>
                  <wp:effectExtent l="0" t="0" r="0" b="5080"/>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397AB33C" w14:textId="77777777" w:rsidR="0069245D" w:rsidRPr="00D74BF6" w:rsidRDefault="0069245D" w:rsidP="00EA22A5">
            <w:pPr>
              <w:spacing w:after="0" w:line="240" w:lineRule="auto"/>
              <w:jc w:val="center"/>
              <w:rPr>
                <w:b/>
                <w:noProof/>
                <w:sz w:val="16"/>
                <w:szCs w:val="16"/>
              </w:rPr>
            </w:pPr>
          </w:p>
        </w:tc>
        <w:tc>
          <w:tcPr>
            <w:tcW w:w="851" w:type="dxa"/>
          </w:tcPr>
          <w:p w14:paraId="333AD665" w14:textId="77777777" w:rsidR="0069245D" w:rsidRPr="00D74BF6" w:rsidRDefault="0069245D" w:rsidP="00EA22A5">
            <w:pPr>
              <w:spacing w:after="0" w:line="240" w:lineRule="auto"/>
              <w:jc w:val="center"/>
              <w:rPr>
                <w:b/>
                <w:noProof/>
                <w:sz w:val="16"/>
                <w:szCs w:val="16"/>
              </w:rPr>
            </w:pPr>
          </w:p>
        </w:tc>
        <w:tc>
          <w:tcPr>
            <w:tcW w:w="567" w:type="dxa"/>
          </w:tcPr>
          <w:p w14:paraId="733FB31C" w14:textId="77777777" w:rsidR="0069245D" w:rsidRPr="00D74BF6" w:rsidRDefault="0069245D" w:rsidP="00EA22A5">
            <w:pPr>
              <w:spacing w:after="0" w:line="240" w:lineRule="auto"/>
              <w:jc w:val="center"/>
              <w:rPr>
                <w:b/>
                <w:sz w:val="16"/>
                <w:szCs w:val="16"/>
              </w:rPr>
            </w:pPr>
          </w:p>
        </w:tc>
        <w:tc>
          <w:tcPr>
            <w:tcW w:w="992" w:type="dxa"/>
          </w:tcPr>
          <w:p w14:paraId="6DC731E1" w14:textId="59FCD332" w:rsidR="0069245D" w:rsidRPr="00D74BF6" w:rsidRDefault="0069245D" w:rsidP="00EA22A5">
            <w:pPr>
              <w:spacing w:after="0" w:line="240" w:lineRule="auto"/>
              <w:jc w:val="center"/>
              <w:rPr>
                <w:color w:val="111111" w:themeColor="text1"/>
                <w:sz w:val="16"/>
                <w:szCs w:val="16"/>
              </w:rPr>
            </w:pPr>
            <w:r>
              <w:rPr>
                <w:color w:val="111111" w:themeColor="text1"/>
                <w:sz w:val="16"/>
                <w:szCs w:val="16"/>
              </w:rPr>
              <w:t>As required</w:t>
            </w:r>
          </w:p>
        </w:tc>
      </w:tr>
      <w:tr w:rsidR="008136ED" w14:paraId="5DEC7D25" w14:textId="77777777" w:rsidTr="001D4FC3">
        <w:tc>
          <w:tcPr>
            <w:tcW w:w="1951" w:type="dxa"/>
            <w:shd w:val="clear" w:color="auto" w:fill="808474"/>
            <w:vAlign w:val="center"/>
          </w:tcPr>
          <w:p w14:paraId="50982DD6" w14:textId="77777777" w:rsidR="001D4FC3" w:rsidRPr="00D74BF6" w:rsidRDefault="001D4FC3" w:rsidP="00EA22A5">
            <w:pPr>
              <w:spacing w:after="0" w:line="240" w:lineRule="auto"/>
              <w:rPr>
                <w:rFonts w:cstheme="minorHAnsi"/>
                <w:b/>
                <w:color w:val="FFFFFF" w:themeColor="background1"/>
                <w:sz w:val="16"/>
              </w:rPr>
            </w:pPr>
            <w:r w:rsidRPr="00D74BF6">
              <w:rPr>
                <w:rFonts w:cstheme="minorHAnsi"/>
                <w:b/>
                <w:color w:val="FFFFFF" w:themeColor="background1"/>
                <w:sz w:val="16"/>
              </w:rPr>
              <w:t>PMO Oversight (1:1)</w:t>
            </w:r>
          </w:p>
        </w:tc>
        <w:tc>
          <w:tcPr>
            <w:tcW w:w="992" w:type="dxa"/>
          </w:tcPr>
          <w:p w14:paraId="79233F2F" w14:textId="77777777" w:rsidR="001D4FC3" w:rsidRPr="00D74BF6" w:rsidRDefault="001D4FC3" w:rsidP="00EA22A5">
            <w:pPr>
              <w:spacing w:after="0" w:line="240" w:lineRule="auto"/>
              <w:jc w:val="center"/>
              <w:rPr>
                <w:b/>
                <w:noProof/>
                <w:sz w:val="16"/>
                <w:szCs w:val="32"/>
              </w:rPr>
            </w:pPr>
          </w:p>
        </w:tc>
        <w:tc>
          <w:tcPr>
            <w:tcW w:w="993" w:type="dxa"/>
          </w:tcPr>
          <w:p w14:paraId="583BE31C" w14:textId="77777777" w:rsidR="001D4FC3" w:rsidRPr="00D74BF6" w:rsidRDefault="001D4FC3" w:rsidP="00EA22A5">
            <w:pPr>
              <w:spacing w:after="0" w:line="240" w:lineRule="auto"/>
              <w:jc w:val="center"/>
              <w:rPr>
                <w:b/>
                <w:sz w:val="16"/>
                <w:szCs w:val="32"/>
              </w:rPr>
            </w:pPr>
          </w:p>
        </w:tc>
        <w:tc>
          <w:tcPr>
            <w:tcW w:w="850" w:type="dxa"/>
          </w:tcPr>
          <w:p w14:paraId="0C849EE3" w14:textId="77777777" w:rsidR="001D4FC3" w:rsidRPr="00D74BF6" w:rsidRDefault="001D4FC3" w:rsidP="00EA22A5">
            <w:pPr>
              <w:spacing w:after="0" w:line="240" w:lineRule="auto"/>
              <w:jc w:val="center"/>
              <w:rPr>
                <w:b/>
                <w:noProof/>
                <w:sz w:val="16"/>
                <w:szCs w:val="32"/>
              </w:rPr>
            </w:pPr>
          </w:p>
        </w:tc>
        <w:tc>
          <w:tcPr>
            <w:tcW w:w="851" w:type="dxa"/>
          </w:tcPr>
          <w:p w14:paraId="5759870C" w14:textId="77777777" w:rsidR="001D4FC3" w:rsidRPr="00D74BF6" w:rsidRDefault="001D4FC3" w:rsidP="00EA22A5">
            <w:pPr>
              <w:spacing w:after="0" w:line="240" w:lineRule="auto"/>
              <w:jc w:val="center"/>
              <w:rPr>
                <w:b/>
                <w:noProof/>
                <w:sz w:val="16"/>
                <w:szCs w:val="32"/>
              </w:rPr>
            </w:pPr>
          </w:p>
        </w:tc>
        <w:tc>
          <w:tcPr>
            <w:tcW w:w="850" w:type="dxa"/>
          </w:tcPr>
          <w:p w14:paraId="56D02BA7" w14:textId="56E98328" w:rsidR="001D4FC3" w:rsidRPr="00D74BF6" w:rsidRDefault="001D4FC3" w:rsidP="00EA22A5">
            <w:pPr>
              <w:spacing w:after="0" w:line="240" w:lineRule="auto"/>
              <w:jc w:val="center"/>
              <w:rPr>
                <w:b/>
                <w:sz w:val="16"/>
                <w:szCs w:val="32"/>
              </w:rPr>
            </w:pPr>
            <w:r w:rsidRPr="00D74BF6">
              <w:rPr>
                <w:b/>
                <w:noProof/>
                <w:sz w:val="16"/>
                <w:szCs w:val="32"/>
              </w:rPr>
              <w:drawing>
                <wp:inline distT="0" distB="0" distL="0" distR="0" wp14:anchorId="6D8F5DE1" wp14:editId="30117926">
                  <wp:extent cx="154800" cy="147600"/>
                  <wp:effectExtent l="0" t="0" r="0" b="508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0B27808F" w14:textId="77777777" w:rsidR="001D4FC3" w:rsidRPr="00D74BF6" w:rsidRDefault="001D4FC3" w:rsidP="00EA22A5">
            <w:pPr>
              <w:spacing w:after="0" w:line="240" w:lineRule="auto"/>
              <w:jc w:val="center"/>
              <w:rPr>
                <w:b/>
                <w:sz w:val="16"/>
                <w:szCs w:val="32"/>
              </w:rPr>
            </w:pPr>
          </w:p>
        </w:tc>
        <w:tc>
          <w:tcPr>
            <w:tcW w:w="850" w:type="dxa"/>
          </w:tcPr>
          <w:p w14:paraId="64324411" w14:textId="77777777" w:rsidR="001D4FC3" w:rsidRPr="00D74BF6" w:rsidRDefault="001D4FC3" w:rsidP="00EA22A5">
            <w:pPr>
              <w:spacing w:after="0" w:line="240" w:lineRule="auto"/>
              <w:jc w:val="center"/>
              <w:rPr>
                <w:b/>
                <w:noProof/>
                <w:sz w:val="16"/>
                <w:szCs w:val="32"/>
              </w:rPr>
            </w:pPr>
          </w:p>
        </w:tc>
        <w:tc>
          <w:tcPr>
            <w:tcW w:w="851" w:type="dxa"/>
          </w:tcPr>
          <w:p w14:paraId="057BAE17" w14:textId="7F43B98D" w:rsidR="001D4FC3" w:rsidRPr="00D74BF6" w:rsidRDefault="001D4FC3" w:rsidP="00EA22A5">
            <w:pPr>
              <w:spacing w:after="0" w:line="240" w:lineRule="auto"/>
              <w:jc w:val="center"/>
              <w:rPr>
                <w:b/>
                <w:noProof/>
                <w:sz w:val="16"/>
                <w:szCs w:val="32"/>
              </w:rPr>
            </w:pPr>
          </w:p>
        </w:tc>
        <w:tc>
          <w:tcPr>
            <w:tcW w:w="567" w:type="dxa"/>
          </w:tcPr>
          <w:p w14:paraId="74D26E69" w14:textId="77777777" w:rsidR="001D4FC3" w:rsidRPr="00D74BF6" w:rsidRDefault="001D4FC3" w:rsidP="00EA22A5">
            <w:pPr>
              <w:spacing w:after="0" w:line="240" w:lineRule="auto"/>
              <w:jc w:val="center"/>
              <w:rPr>
                <w:b/>
                <w:sz w:val="16"/>
                <w:szCs w:val="32"/>
              </w:rPr>
            </w:pPr>
            <w:r w:rsidRPr="00D74BF6">
              <w:rPr>
                <w:b/>
                <w:noProof/>
                <w:sz w:val="16"/>
                <w:szCs w:val="32"/>
              </w:rPr>
              <w:drawing>
                <wp:inline distT="0" distB="0" distL="0" distR="0" wp14:anchorId="29617CC0" wp14:editId="1BFB9257">
                  <wp:extent cx="154800" cy="147600"/>
                  <wp:effectExtent l="0" t="0" r="0" b="508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2" w:type="dxa"/>
          </w:tcPr>
          <w:p w14:paraId="47E2ABFA" w14:textId="47EA4504" w:rsidR="001D4FC3" w:rsidRPr="00D74BF6" w:rsidRDefault="001D4FC3" w:rsidP="00EA22A5">
            <w:pPr>
              <w:spacing w:after="0" w:line="240" w:lineRule="auto"/>
              <w:jc w:val="center"/>
              <w:rPr>
                <w:color w:val="111111" w:themeColor="text1"/>
                <w:sz w:val="16"/>
                <w:szCs w:val="20"/>
              </w:rPr>
            </w:pPr>
            <w:r>
              <w:rPr>
                <w:color w:val="111111" w:themeColor="text1"/>
                <w:sz w:val="16"/>
                <w:szCs w:val="20"/>
              </w:rPr>
              <w:t>Bi-</w:t>
            </w:r>
            <w:r w:rsidRPr="00D74BF6">
              <w:rPr>
                <w:color w:val="111111" w:themeColor="text1"/>
                <w:sz w:val="16"/>
                <w:szCs w:val="20"/>
              </w:rPr>
              <w:t>Weekly</w:t>
            </w:r>
          </w:p>
        </w:tc>
      </w:tr>
      <w:tr w:rsidR="001D4FC3" w14:paraId="734943F1" w14:textId="77777777" w:rsidTr="001D4FC3">
        <w:tc>
          <w:tcPr>
            <w:tcW w:w="1951" w:type="dxa"/>
            <w:shd w:val="clear" w:color="auto" w:fill="808474"/>
            <w:vAlign w:val="center"/>
          </w:tcPr>
          <w:p w14:paraId="5ABB2F81" w14:textId="14AF7253" w:rsidR="001D4FC3" w:rsidRPr="00D74BF6" w:rsidRDefault="001D4FC3" w:rsidP="00EA22A5">
            <w:pPr>
              <w:spacing w:after="0" w:line="240" w:lineRule="auto"/>
              <w:rPr>
                <w:rFonts w:cstheme="minorHAnsi"/>
                <w:b/>
                <w:color w:val="FFFFFF" w:themeColor="background1"/>
                <w:sz w:val="16"/>
              </w:rPr>
            </w:pPr>
            <w:r>
              <w:rPr>
                <w:rFonts w:cstheme="minorHAnsi"/>
                <w:b/>
                <w:color w:val="FFFFFF" w:themeColor="background1"/>
                <w:sz w:val="16"/>
              </w:rPr>
              <w:t>PMO Dependencies and Risks</w:t>
            </w:r>
          </w:p>
        </w:tc>
        <w:tc>
          <w:tcPr>
            <w:tcW w:w="992" w:type="dxa"/>
          </w:tcPr>
          <w:p w14:paraId="5A1A5F13" w14:textId="77777777" w:rsidR="001D4FC3" w:rsidRPr="00D74BF6" w:rsidRDefault="001D4FC3" w:rsidP="00EA22A5">
            <w:pPr>
              <w:spacing w:after="0" w:line="240" w:lineRule="auto"/>
              <w:jc w:val="center"/>
              <w:rPr>
                <w:b/>
                <w:noProof/>
                <w:sz w:val="16"/>
                <w:szCs w:val="32"/>
              </w:rPr>
            </w:pPr>
          </w:p>
        </w:tc>
        <w:tc>
          <w:tcPr>
            <w:tcW w:w="993" w:type="dxa"/>
          </w:tcPr>
          <w:p w14:paraId="40BE355E" w14:textId="77777777" w:rsidR="001D4FC3" w:rsidRPr="00D74BF6" w:rsidRDefault="001D4FC3" w:rsidP="00EA22A5">
            <w:pPr>
              <w:spacing w:after="0" w:line="240" w:lineRule="auto"/>
              <w:jc w:val="center"/>
              <w:rPr>
                <w:b/>
                <w:sz w:val="16"/>
                <w:szCs w:val="32"/>
              </w:rPr>
            </w:pPr>
          </w:p>
        </w:tc>
        <w:tc>
          <w:tcPr>
            <w:tcW w:w="850" w:type="dxa"/>
          </w:tcPr>
          <w:p w14:paraId="5C122C57" w14:textId="77777777" w:rsidR="001D4FC3" w:rsidRPr="00D74BF6" w:rsidRDefault="001D4FC3" w:rsidP="00EA22A5">
            <w:pPr>
              <w:spacing w:after="0" w:line="240" w:lineRule="auto"/>
              <w:jc w:val="center"/>
              <w:rPr>
                <w:b/>
                <w:noProof/>
                <w:sz w:val="16"/>
                <w:szCs w:val="32"/>
              </w:rPr>
            </w:pPr>
          </w:p>
        </w:tc>
        <w:tc>
          <w:tcPr>
            <w:tcW w:w="851" w:type="dxa"/>
          </w:tcPr>
          <w:p w14:paraId="403BF39A" w14:textId="77777777" w:rsidR="001D4FC3" w:rsidRPr="00D74BF6" w:rsidRDefault="001D4FC3" w:rsidP="00EA22A5">
            <w:pPr>
              <w:spacing w:after="0" w:line="240" w:lineRule="auto"/>
              <w:jc w:val="center"/>
              <w:rPr>
                <w:b/>
                <w:noProof/>
                <w:sz w:val="16"/>
                <w:szCs w:val="32"/>
              </w:rPr>
            </w:pPr>
          </w:p>
        </w:tc>
        <w:tc>
          <w:tcPr>
            <w:tcW w:w="850" w:type="dxa"/>
          </w:tcPr>
          <w:p w14:paraId="56FD274C" w14:textId="56E9C949" w:rsidR="001D4FC3" w:rsidRPr="00D74BF6" w:rsidRDefault="001D4FC3" w:rsidP="00EA22A5">
            <w:pPr>
              <w:spacing w:after="0" w:line="240" w:lineRule="auto"/>
              <w:jc w:val="center"/>
              <w:rPr>
                <w:b/>
                <w:noProof/>
                <w:sz w:val="16"/>
                <w:szCs w:val="32"/>
              </w:rPr>
            </w:pPr>
            <w:r w:rsidRPr="00D74BF6">
              <w:rPr>
                <w:b/>
                <w:noProof/>
                <w:sz w:val="16"/>
                <w:szCs w:val="32"/>
              </w:rPr>
              <w:drawing>
                <wp:inline distT="0" distB="0" distL="0" distR="0" wp14:anchorId="61DBC6BD" wp14:editId="47643CF7">
                  <wp:extent cx="154800" cy="147600"/>
                  <wp:effectExtent l="0" t="0" r="0" b="5080"/>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48D96BF8" w14:textId="5ACC22F0" w:rsidR="001D4FC3" w:rsidRPr="00D74BF6" w:rsidRDefault="001D4FC3" w:rsidP="00EA22A5">
            <w:pPr>
              <w:spacing w:after="0" w:line="240" w:lineRule="auto"/>
              <w:jc w:val="center"/>
              <w:rPr>
                <w:b/>
                <w:sz w:val="16"/>
                <w:szCs w:val="32"/>
              </w:rPr>
            </w:pPr>
            <w:r w:rsidRPr="00D74BF6">
              <w:rPr>
                <w:b/>
                <w:noProof/>
                <w:sz w:val="16"/>
                <w:szCs w:val="32"/>
              </w:rPr>
              <w:drawing>
                <wp:inline distT="0" distB="0" distL="0" distR="0" wp14:anchorId="6465439A" wp14:editId="1BDF52CC">
                  <wp:extent cx="154800" cy="147600"/>
                  <wp:effectExtent l="0" t="0" r="0" b="5080"/>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580FEF5F" w14:textId="77777777" w:rsidR="001D4FC3" w:rsidRPr="00D74BF6" w:rsidRDefault="001D4FC3" w:rsidP="00EA22A5">
            <w:pPr>
              <w:spacing w:after="0" w:line="240" w:lineRule="auto"/>
              <w:jc w:val="center"/>
              <w:rPr>
                <w:b/>
                <w:noProof/>
                <w:sz w:val="16"/>
                <w:szCs w:val="32"/>
              </w:rPr>
            </w:pPr>
          </w:p>
        </w:tc>
        <w:tc>
          <w:tcPr>
            <w:tcW w:w="851" w:type="dxa"/>
          </w:tcPr>
          <w:p w14:paraId="765EE706" w14:textId="77777777" w:rsidR="001D4FC3" w:rsidRPr="00D74BF6" w:rsidRDefault="001D4FC3" w:rsidP="00EA22A5">
            <w:pPr>
              <w:spacing w:after="0" w:line="240" w:lineRule="auto"/>
              <w:jc w:val="center"/>
              <w:rPr>
                <w:b/>
                <w:noProof/>
                <w:sz w:val="16"/>
                <w:szCs w:val="32"/>
              </w:rPr>
            </w:pPr>
          </w:p>
        </w:tc>
        <w:tc>
          <w:tcPr>
            <w:tcW w:w="567" w:type="dxa"/>
          </w:tcPr>
          <w:p w14:paraId="31D1D761" w14:textId="1C3BDB5E" w:rsidR="001D4FC3" w:rsidRPr="00D74BF6" w:rsidRDefault="001D4FC3" w:rsidP="00EA22A5">
            <w:pPr>
              <w:spacing w:after="0" w:line="240" w:lineRule="auto"/>
              <w:jc w:val="center"/>
              <w:rPr>
                <w:b/>
                <w:noProof/>
                <w:sz w:val="16"/>
                <w:szCs w:val="32"/>
              </w:rPr>
            </w:pPr>
            <w:r w:rsidRPr="00D74BF6">
              <w:rPr>
                <w:b/>
                <w:noProof/>
                <w:sz w:val="16"/>
                <w:szCs w:val="32"/>
              </w:rPr>
              <w:drawing>
                <wp:inline distT="0" distB="0" distL="0" distR="0" wp14:anchorId="3F5B74CC" wp14:editId="329C932C">
                  <wp:extent cx="154800" cy="147600"/>
                  <wp:effectExtent l="0" t="0" r="0" b="5080"/>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2" w:type="dxa"/>
          </w:tcPr>
          <w:p w14:paraId="5A406400" w14:textId="556A6010" w:rsidR="001D4FC3" w:rsidRDefault="001D4FC3" w:rsidP="00EA22A5">
            <w:pPr>
              <w:spacing w:after="0" w:line="240" w:lineRule="auto"/>
              <w:jc w:val="center"/>
              <w:rPr>
                <w:color w:val="111111" w:themeColor="text1"/>
                <w:sz w:val="16"/>
                <w:szCs w:val="20"/>
              </w:rPr>
            </w:pPr>
            <w:r>
              <w:rPr>
                <w:color w:val="111111" w:themeColor="text1"/>
                <w:sz w:val="16"/>
                <w:szCs w:val="20"/>
              </w:rPr>
              <w:t>Monthly</w:t>
            </w:r>
          </w:p>
        </w:tc>
      </w:tr>
    </w:tbl>
    <w:p w14:paraId="3BE970A2" w14:textId="77777777" w:rsidR="00D74BF6" w:rsidRDefault="00D74BF6" w:rsidP="00EA22A5">
      <w:pPr>
        <w:pStyle w:val="BodyCopy"/>
        <w:spacing w:line="240" w:lineRule="auto"/>
        <w:rPr>
          <w:rFonts w:asciiTheme="minorHAnsi" w:eastAsiaTheme="minorHAnsi" w:hAnsiTheme="minorHAnsi" w:cstheme="minorHAnsi"/>
          <w:sz w:val="22"/>
          <w:szCs w:val="22"/>
          <w:lang w:eastAsia="en-US"/>
        </w:rPr>
      </w:pPr>
    </w:p>
    <w:p w14:paraId="223F6726" w14:textId="15DCF883" w:rsidR="00B171B7" w:rsidRDefault="00B171B7" w:rsidP="00EA22A5">
      <w:pPr>
        <w:pStyle w:val="BodyCopy"/>
        <w:spacing w:line="240" w:lineRule="auto"/>
        <w:rPr>
          <w:rFonts w:asciiTheme="minorHAnsi" w:hAnsiTheme="minorHAnsi" w:cstheme="minorBidi"/>
          <w:sz w:val="22"/>
        </w:rPr>
      </w:pPr>
      <w:r>
        <w:rPr>
          <w:rFonts w:asciiTheme="minorHAnsi" w:hAnsiTheme="minorHAnsi" w:cstheme="minorBidi"/>
          <w:sz w:val="22"/>
        </w:rPr>
        <w:t xml:space="preserve">Each </w:t>
      </w:r>
      <w:r w:rsidR="00A9261C">
        <w:rPr>
          <w:rFonts w:asciiTheme="minorHAnsi" w:hAnsiTheme="minorHAnsi" w:cstheme="minorBidi"/>
          <w:sz w:val="22"/>
        </w:rPr>
        <w:t xml:space="preserve">Program Stream </w:t>
      </w:r>
      <w:r>
        <w:rPr>
          <w:rFonts w:asciiTheme="minorHAnsi" w:hAnsiTheme="minorHAnsi" w:cstheme="minorBidi"/>
          <w:sz w:val="22"/>
        </w:rPr>
        <w:t xml:space="preserve">phase within the </w:t>
      </w:r>
      <w:r w:rsidR="00576F04">
        <w:rPr>
          <w:rFonts w:asciiTheme="minorHAnsi" w:hAnsiTheme="minorHAnsi" w:cstheme="minorBidi"/>
          <w:sz w:val="22"/>
        </w:rPr>
        <w:t>Digital Program</w:t>
      </w:r>
      <w:r>
        <w:rPr>
          <w:rFonts w:asciiTheme="minorHAnsi" w:hAnsiTheme="minorHAnsi" w:cstheme="minorBidi"/>
          <w:sz w:val="22"/>
        </w:rPr>
        <w:t xml:space="preserve"> may require additional meetings </w:t>
      </w:r>
      <w:r w:rsidR="00A9261C">
        <w:rPr>
          <w:rFonts w:asciiTheme="minorHAnsi" w:hAnsiTheme="minorHAnsi" w:cstheme="minorBidi"/>
          <w:sz w:val="22"/>
        </w:rPr>
        <w:t>and/</w:t>
      </w:r>
      <w:r>
        <w:rPr>
          <w:rFonts w:asciiTheme="minorHAnsi" w:hAnsiTheme="minorHAnsi" w:cstheme="minorBidi"/>
          <w:sz w:val="22"/>
        </w:rPr>
        <w:t xml:space="preserve">or changes to the meetings above. If so, this </w:t>
      </w:r>
      <w:proofErr w:type="gramStart"/>
      <w:r>
        <w:rPr>
          <w:rFonts w:asciiTheme="minorHAnsi" w:hAnsiTheme="minorHAnsi" w:cstheme="minorBidi"/>
          <w:sz w:val="22"/>
        </w:rPr>
        <w:t>will be documented</w:t>
      </w:r>
      <w:proofErr w:type="gramEnd"/>
      <w:r>
        <w:rPr>
          <w:rFonts w:asciiTheme="minorHAnsi" w:hAnsiTheme="minorHAnsi" w:cstheme="minorBidi"/>
          <w:sz w:val="22"/>
        </w:rPr>
        <w:t xml:space="preserve"> within </w:t>
      </w:r>
      <w:r w:rsidR="00A9261C">
        <w:rPr>
          <w:rFonts w:asciiTheme="minorHAnsi" w:hAnsiTheme="minorHAnsi" w:cstheme="minorBidi"/>
          <w:sz w:val="22"/>
        </w:rPr>
        <w:t>the project statement accordingly for the applicable phase</w:t>
      </w:r>
      <w:r>
        <w:rPr>
          <w:rFonts w:asciiTheme="minorHAnsi" w:hAnsiTheme="minorHAnsi" w:cstheme="minorBidi"/>
          <w:sz w:val="22"/>
        </w:rPr>
        <w:t>.</w:t>
      </w:r>
    </w:p>
    <w:p w14:paraId="4EFAFFCE" w14:textId="49716D10" w:rsidR="00B171B7" w:rsidRDefault="00436FFF" w:rsidP="00EA22A5">
      <w:pPr>
        <w:pStyle w:val="BodyCopy"/>
        <w:spacing w:line="240" w:lineRule="auto"/>
        <w:rPr>
          <w:rFonts w:asciiTheme="minorHAnsi" w:eastAsiaTheme="minorHAnsi" w:hAnsiTheme="minorHAnsi" w:cstheme="minorHAnsi"/>
          <w:sz w:val="22"/>
          <w:szCs w:val="22"/>
          <w:lang w:eastAsia="en-US"/>
        </w:rPr>
      </w:pPr>
      <w:r w:rsidRPr="00D74BF6">
        <w:rPr>
          <w:rFonts w:asciiTheme="minorHAnsi" w:eastAsiaTheme="minorHAnsi" w:hAnsiTheme="minorHAnsi" w:cstheme="minorHAnsi"/>
          <w:sz w:val="22"/>
          <w:szCs w:val="22"/>
          <w:lang w:eastAsia="en-US"/>
        </w:rPr>
        <w:t>D</w:t>
      </w:r>
      <w:r w:rsidR="007501EF" w:rsidRPr="00D74BF6">
        <w:rPr>
          <w:rFonts w:asciiTheme="minorHAnsi" w:eastAsiaTheme="minorHAnsi" w:hAnsiTheme="minorHAnsi" w:cstheme="minorHAnsi"/>
          <w:sz w:val="22"/>
          <w:szCs w:val="22"/>
          <w:lang w:eastAsia="en-US"/>
        </w:rPr>
        <w:t>escriptions</w:t>
      </w:r>
      <w:r w:rsidR="00A241E1" w:rsidRPr="00D74BF6">
        <w:rPr>
          <w:rFonts w:asciiTheme="minorHAnsi" w:eastAsiaTheme="minorHAnsi" w:hAnsiTheme="minorHAnsi" w:cstheme="minorHAnsi"/>
          <w:sz w:val="22"/>
          <w:szCs w:val="22"/>
          <w:lang w:eastAsia="en-US"/>
        </w:rPr>
        <w:t xml:space="preserve"> of the</w:t>
      </w:r>
      <w:r w:rsidR="002C6A1C" w:rsidRPr="00D74BF6">
        <w:rPr>
          <w:rFonts w:asciiTheme="minorHAnsi" w:eastAsiaTheme="minorHAnsi" w:hAnsiTheme="minorHAnsi" w:cstheme="minorHAnsi"/>
          <w:sz w:val="22"/>
          <w:szCs w:val="22"/>
          <w:lang w:eastAsia="en-US"/>
        </w:rPr>
        <w:t xml:space="preserve"> key </w:t>
      </w:r>
      <w:r w:rsidR="00D74BF6">
        <w:rPr>
          <w:rFonts w:asciiTheme="minorHAnsi" w:eastAsiaTheme="minorHAnsi" w:hAnsiTheme="minorHAnsi" w:cstheme="minorHAnsi"/>
          <w:sz w:val="22"/>
          <w:szCs w:val="22"/>
          <w:lang w:eastAsia="en-US"/>
        </w:rPr>
        <w:t>Program</w:t>
      </w:r>
      <w:r w:rsidR="002C6A1C" w:rsidRPr="00D74BF6">
        <w:rPr>
          <w:rFonts w:asciiTheme="minorHAnsi" w:eastAsiaTheme="minorHAnsi" w:hAnsiTheme="minorHAnsi" w:cstheme="minorHAnsi"/>
          <w:sz w:val="22"/>
          <w:szCs w:val="22"/>
          <w:lang w:eastAsia="en-US"/>
        </w:rPr>
        <w:t xml:space="preserve"> management deliverables and</w:t>
      </w:r>
      <w:r w:rsidR="00A241E1" w:rsidRPr="00D74BF6">
        <w:rPr>
          <w:rFonts w:asciiTheme="minorHAnsi" w:eastAsiaTheme="minorHAnsi" w:hAnsiTheme="minorHAnsi" w:cstheme="minorHAnsi"/>
          <w:sz w:val="22"/>
          <w:szCs w:val="22"/>
          <w:lang w:eastAsia="en-US"/>
        </w:rPr>
        <w:t xml:space="preserve"> meetings</w:t>
      </w:r>
      <w:r w:rsidR="005A7424" w:rsidRPr="00D74BF6">
        <w:rPr>
          <w:rFonts w:asciiTheme="minorHAnsi" w:eastAsiaTheme="minorHAnsi" w:hAnsiTheme="minorHAnsi" w:cstheme="minorHAnsi"/>
          <w:sz w:val="22"/>
          <w:szCs w:val="22"/>
          <w:lang w:eastAsia="en-US"/>
        </w:rPr>
        <w:t xml:space="preserve"> are</w:t>
      </w:r>
      <w:r w:rsidR="00A241E1" w:rsidRPr="00D74BF6">
        <w:rPr>
          <w:rFonts w:asciiTheme="minorHAnsi" w:eastAsiaTheme="minorHAnsi" w:hAnsiTheme="minorHAnsi" w:cstheme="minorHAnsi"/>
          <w:sz w:val="22"/>
          <w:szCs w:val="22"/>
          <w:lang w:eastAsia="en-US"/>
        </w:rPr>
        <w:t xml:space="preserve"> available in </w:t>
      </w:r>
      <w:r w:rsidR="00D74BF6">
        <w:rPr>
          <w:rFonts w:asciiTheme="minorHAnsi" w:eastAsiaTheme="minorHAnsi" w:hAnsiTheme="minorHAnsi" w:cstheme="minorHAnsi"/>
          <w:sz w:val="22"/>
          <w:szCs w:val="22"/>
          <w:lang w:eastAsia="en-US"/>
        </w:rPr>
        <w:t xml:space="preserve">the </w:t>
      </w:r>
      <w:hyperlink r:id="rId35" w:history="1">
        <w:r w:rsidR="00576F04">
          <w:rPr>
            <w:rStyle w:val="Hyperlink"/>
            <w:rFonts w:asciiTheme="minorHAnsi" w:eastAsiaTheme="minorHAnsi" w:hAnsiTheme="minorHAnsi" w:cstheme="minorHAnsi"/>
            <w:sz w:val="22"/>
            <w:szCs w:val="22"/>
            <w:lang w:eastAsia="en-US"/>
          </w:rPr>
          <w:t>Digital Program</w:t>
        </w:r>
        <w:r w:rsidR="007501EF" w:rsidRPr="00A06257">
          <w:rPr>
            <w:rStyle w:val="Hyperlink"/>
            <w:rFonts w:asciiTheme="minorHAnsi" w:eastAsiaTheme="minorHAnsi" w:hAnsiTheme="minorHAnsi" w:cstheme="minorHAnsi"/>
            <w:sz w:val="22"/>
            <w:szCs w:val="22"/>
            <w:lang w:eastAsia="en-US"/>
          </w:rPr>
          <w:t xml:space="preserve"> </w:t>
        </w:r>
        <w:r w:rsidR="00815807" w:rsidRPr="00A06257">
          <w:rPr>
            <w:rStyle w:val="Hyperlink"/>
            <w:rFonts w:asciiTheme="minorHAnsi" w:eastAsiaTheme="minorHAnsi" w:hAnsiTheme="minorHAnsi" w:cstheme="minorHAnsi"/>
            <w:sz w:val="22"/>
            <w:szCs w:val="22"/>
            <w:lang w:eastAsia="en-US"/>
          </w:rPr>
          <w:t>Management</w:t>
        </w:r>
        <w:r w:rsidR="00D74BF6" w:rsidRPr="00A06257">
          <w:rPr>
            <w:rStyle w:val="Hyperlink"/>
            <w:rFonts w:asciiTheme="minorHAnsi" w:eastAsiaTheme="minorHAnsi" w:hAnsiTheme="minorHAnsi" w:cstheme="minorHAnsi"/>
            <w:sz w:val="22"/>
            <w:szCs w:val="22"/>
            <w:lang w:eastAsia="en-US"/>
          </w:rPr>
          <w:t>’s</w:t>
        </w:r>
        <w:r w:rsidR="00815807" w:rsidRPr="00A06257">
          <w:rPr>
            <w:rStyle w:val="Hyperlink"/>
            <w:rFonts w:asciiTheme="minorHAnsi" w:eastAsiaTheme="minorHAnsi" w:hAnsiTheme="minorHAnsi" w:cstheme="minorHAnsi"/>
            <w:sz w:val="22"/>
            <w:szCs w:val="22"/>
            <w:lang w:eastAsia="en-US"/>
          </w:rPr>
          <w:t xml:space="preserve"> Communications </w:t>
        </w:r>
        <w:r w:rsidR="00A06257" w:rsidRPr="00A06257">
          <w:rPr>
            <w:rStyle w:val="Hyperlink"/>
            <w:rFonts w:asciiTheme="minorHAnsi" w:eastAsiaTheme="minorHAnsi" w:hAnsiTheme="minorHAnsi" w:cstheme="minorHAnsi"/>
            <w:sz w:val="22"/>
            <w:szCs w:val="22"/>
            <w:lang w:eastAsia="en-US"/>
          </w:rPr>
          <w:t>Framework</w:t>
        </w:r>
      </w:hyperlink>
      <w:r w:rsidR="00A241E1" w:rsidRPr="00D74BF6">
        <w:rPr>
          <w:rFonts w:asciiTheme="minorHAnsi" w:eastAsiaTheme="minorHAnsi" w:hAnsiTheme="minorHAnsi" w:cstheme="minorHAnsi"/>
          <w:sz w:val="22"/>
          <w:szCs w:val="22"/>
          <w:lang w:eastAsia="en-US"/>
        </w:rPr>
        <w:t xml:space="preserve">. </w:t>
      </w:r>
      <w:r w:rsidR="002C6A1C" w:rsidRPr="00D74BF6">
        <w:rPr>
          <w:rFonts w:asciiTheme="minorHAnsi" w:eastAsiaTheme="minorHAnsi" w:hAnsiTheme="minorHAnsi" w:cstheme="minorHAnsi"/>
          <w:sz w:val="22"/>
          <w:szCs w:val="22"/>
          <w:lang w:eastAsia="en-US"/>
        </w:rPr>
        <w:t xml:space="preserve"> </w:t>
      </w:r>
    </w:p>
    <w:p w14:paraId="794D888A" w14:textId="77777777" w:rsidR="00B171B7" w:rsidRPr="00D74BF6" w:rsidRDefault="00B171B7" w:rsidP="00EA22A5">
      <w:pPr>
        <w:pStyle w:val="BodyCopy"/>
        <w:spacing w:line="240" w:lineRule="auto"/>
        <w:rPr>
          <w:rFonts w:asciiTheme="minorHAnsi" w:eastAsiaTheme="minorHAnsi" w:hAnsiTheme="minorHAnsi" w:cstheme="minorHAnsi"/>
          <w:sz w:val="22"/>
          <w:szCs w:val="22"/>
          <w:lang w:eastAsia="en-US"/>
        </w:rPr>
      </w:pPr>
    </w:p>
    <w:p w14:paraId="60212D3D" w14:textId="2239F060" w:rsidR="00A241E1" w:rsidRPr="00631314" w:rsidRDefault="0026104D" w:rsidP="00EA22A5">
      <w:pPr>
        <w:pStyle w:val="Heading1"/>
        <w:numPr>
          <w:ilvl w:val="0"/>
          <w:numId w:val="14"/>
        </w:numPr>
        <w:spacing w:before="240" w:line="240" w:lineRule="auto"/>
        <w:ind w:left="992" w:hanging="992"/>
        <w:rPr>
          <w:color w:val="937A46"/>
        </w:rPr>
      </w:pPr>
      <w:bookmarkStart w:id="285" w:name="_Toc456688073"/>
      <w:r>
        <w:rPr>
          <w:color w:val="937A46"/>
        </w:rPr>
        <w:br w:type="page"/>
      </w:r>
      <w:bookmarkStart w:id="286" w:name="_Toc30688890"/>
      <w:r w:rsidR="00A241E1" w:rsidRPr="00631314">
        <w:rPr>
          <w:color w:val="937A46"/>
        </w:rPr>
        <w:lastRenderedPageBreak/>
        <w:t>Approvals</w:t>
      </w:r>
      <w:bookmarkEnd w:id="286"/>
    </w:p>
    <w:p w14:paraId="73D16888" w14:textId="77777777" w:rsidR="00A241E1" w:rsidRPr="00AB1272" w:rsidRDefault="00A241E1" w:rsidP="00EA22A5">
      <w:pPr>
        <w:pStyle w:val="BodyCopy"/>
        <w:spacing w:line="240" w:lineRule="auto"/>
        <w:rPr>
          <w:rFonts w:asciiTheme="minorHAnsi" w:hAnsiTheme="minorHAnsi" w:cstheme="minorHAnsi"/>
          <w:sz w:val="22"/>
        </w:rPr>
      </w:pPr>
      <w:r w:rsidRPr="00AB1272">
        <w:rPr>
          <w:rFonts w:asciiTheme="minorHAnsi" w:hAnsiTheme="minorHAnsi" w:cstheme="minorHAnsi"/>
          <w:sz w:val="22"/>
        </w:rPr>
        <w:t>Digital or hard copy sign-off is required from the following to proceed:</w:t>
      </w:r>
    </w:p>
    <w:tbl>
      <w:tblPr>
        <w:tblW w:w="4597" w:type="pct"/>
        <w:tblLook w:val="00A0" w:firstRow="1" w:lastRow="0" w:firstColumn="1" w:lastColumn="0" w:noHBand="0" w:noVBand="0"/>
      </w:tblPr>
      <w:tblGrid>
        <w:gridCol w:w="4698"/>
        <w:gridCol w:w="222"/>
        <w:gridCol w:w="3005"/>
        <w:gridCol w:w="222"/>
        <w:gridCol w:w="1121"/>
      </w:tblGrid>
      <w:tr w:rsidR="00A241E1" w:rsidRPr="000B447A" w14:paraId="1049606A" w14:textId="77777777" w:rsidTr="008C3E7E">
        <w:trPr>
          <w:trHeight w:val="630"/>
        </w:trPr>
        <w:tc>
          <w:tcPr>
            <w:tcW w:w="2534" w:type="pct"/>
            <w:tcBorders>
              <w:bottom w:val="single" w:sz="4" w:space="0" w:color="auto"/>
            </w:tcBorders>
            <w:noWrap/>
            <w:vAlign w:val="bottom"/>
          </w:tcPr>
          <w:p w14:paraId="43A40E69" w14:textId="77777777" w:rsidR="00A241E1" w:rsidRPr="000B447A" w:rsidRDefault="00A241E1">
            <w:pPr>
              <w:pStyle w:val="NoSpacing"/>
              <w:jc w:val="center"/>
            </w:pPr>
          </w:p>
          <w:p w14:paraId="07C9A64B" w14:textId="77777777" w:rsidR="00A241E1" w:rsidRPr="000B447A" w:rsidRDefault="00A241E1">
            <w:pPr>
              <w:pStyle w:val="NoSpacing"/>
              <w:jc w:val="center"/>
            </w:pPr>
          </w:p>
        </w:tc>
        <w:tc>
          <w:tcPr>
            <w:tcW w:w="120" w:type="pct"/>
            <w:vMerge w:val="restart"/>
            <w:noWrap/>
            <w:vAlign w:val="center"/>
          </w:tcPr>
          <w:p w14:paraId="5DFD3E0C" w14:textId="77777777" w:rsidR="00A241E1" w:rsidRPr="000B447A" w:rsidRDefault="00A241E1">
            <w:pPr>
              <w:pStyle w:val="NoSpacing"/>
              <w:jc w:val="center"/>
            </w:pPr>
          </w:p>
        </w:tc>
        <w:bookmarkStart w:id="287" w:name="Check10"/>
        <w:tc>
          <w:tcPr>
            <w:tcW w:w="1621" w:type="pct"/>
            <w:noWrap/>
            <w:vAlign w:val="bottom"/>
          </w:tcPr>
          <w:p w14:paraId="5742320B" w14:textId="77777777" w:rsidR="00A241E1" w:rsidRPr="000B447A" w:rsidRDefault="00A241E1">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B75AB5">
              <w:rPr>
                <w:rFonts w:cs="Arial"/>
              </w:rPr>
            </w:r>
            <w:r w:rsidR="00B75AB5">
              <w:rPr>
                <w:rFonts w:cs="Arial"/>
              </w:rPr>
              <w:fldChar w:fldCharType="separate"/>
            </w:r>
            <w:r w:rsidRPr="000B447A">
              <w:rPr>
                <w:rFonts w:cs="Arial"/>
              </w:rPr>
              <w:fldChar w:fldCharType="end"/>
            </w:r>
            <w:bookmarkEnd w:id="287"/>
          </w:p>
        </w:tc>
        <w:tc>
          <w:tcPr>
            <w:tcW w:w="120" w:type="pct"/>
            <w:noWrap/>
            <w:vAlign w:val="bottom"/>
          </w:tcPr>
          <w:p w14:paraId="2186A81D" w14:textId="77777777" w:rsidR="00A241E1" w:rsidRPr="000B447A" w:rsidRDefault="00A241E1">
            <w:pPr>
              <w:pStyle w:val="NoSpacing"/>
            </w:pPr>
          </w:p>
        </w:tc>
        <w:tc>
          <w:tcPr>
            <w:tcW w:w="606" w:type="pct"/>
            <w:tcBorders>
              <w:bottom w:val="single" w:sz="4" w:space="0" w:color="auto"/>
            </w:tcBorders>
            <w:noWrap/>
            <w:vAlign w:val="bottom"/>
          </w:tcPr>
          <w:p w14:paraId="45EC2B63" w14:textId="77777777" w:rsidR="00A241E1" w:rsidRPr="000B447A" w:rsidRDefault="00A241E1">
            <w:pPr>
              <w:pStyle w:val="NoSpacing"/>
              <w:jc w:val="center"/>
            </w:pPr>
          </w:p>
        </w:tc>
      </w:tr>
      <w:tr w:rsidR="00A241E1" w:rsidRPr="000B447A" w14:paraId="3B881678" w14:textId="77777777" w:rsidTr="008C3E7E">
        <w:trPr>
          <w:trHeight w:val="600"/>
        </w:trPr>
        <w:tc>
          <w:tcPr>
            <w:tcW w:w="2534" w:type="pct"/>
            <w:tcBorders>
              <w:top w:val="single" w:sz="4" w:space="0" w:color="auto"/>
            </w:tcBorders>
          </w:tcPr>
          <w:p w14:paraId="6A04881D" w14:textId="12B78781" w:rsidR="00A241E1" w:rsidRPr="000B447A" w:rsidRDefault="00E9258C">
            <w:pPr>
              <w:pStyle w:val="NoSpacing"/>
              <w:jc w:val="center"/>
            </w:pPr>
            <w:r>
              <w:t xml:space="preserve">Jeff </w:t>
            </w:r>
            <w:r w:rsidR="00375A18">
              <w:t>Wright</w:t>
            </w:r>
            <w:r>
              <w:t>, Sr. VP Client Solutions</w:t>
            </w:r>
          </w:p>
          <w:p w14:paraId="4AE6B6EC" w14:textId="77777777" w:rsidR="00A241E1" w:rsidRPr="000B447A" w:rsidRDefault="00A241E1">
            <w:pPr>
              <w:pStyle w:val="NoSpacing"/>
              <w:jc w:val="center"/>
            </w:pPr>
            <w:r w:rsidRPr="000B447A">
              <w:t>Executive Sponsor</w:t>
            </w:r>
          </w:p>
        </w:tc>
        <w:tc>
          <w:tcPr>
            <w:tcW w:w="120" w:type="pct"/>
            <w:vMerge/>
            <w:vAlign w:val="center"/>
          </w:tcPr>
          <w:p w14:paraId="10045547" w14:textId="77777777" w:rsidR="00A241E1" w:rsidRPr="000B447A" w:rsidRDefault="00A241E1">
            <w:pPr>
              <w:pStyle w:val="NoSpacing"/>
              <w:jc w:val="center"/>
            </w:pPr>
          </w:p>
        </w:tc>
        <w:tc>
          <w:tcPr>
            <w:tcW w:w="1621" w:type="pct"/>
            <w:noWrap/>
          </w:tcPr>
          <w:p w14:paraId="11483A98" w14:textId="77777777" w:rsidR="00A241E1" w:rsidRPr="000B447A" w:rsidRDefault="00A241E1">
            <w:pPr>
              <w:pStyle w:val="NoSpacing"/>
              <w:jc w:val="center"/>
            </w:pPr>
            <w:r w:rsidRPr="000B447A">
              <w:t>Digital Approval</w:t>
            </w:r>
          </w:p>
          <w:p w14:paraId="1AFC9CBB" w14:textId="77777777" w:rsidR="00A241E1" w:rsidRPr="000B447A" w:rsidRDefault="00A241E1">
            <w:pPr>
              <w:pStyle w:val="NoSpacing"/>
              <w:jc w:val="center"/>
              <w:rPr>
                <w:sz w:val="14"/>
                <w:szCs w:val="14"/>
              </w:rPr>
            </w:pPr>
            <w:r w:rsidRPr="000B447A">
              <w:rPr>
                <w:sz w:val="14"/>
                <w:szCs w:val="14"/>
              </w:rPr>
              <w:t>(Double Click and select ‘checked’ under Default)</w:t>
            </w:r>
          </w:p>
        </w:tc>
        <w:tc>
          <w:tcPr>
            <w:tcW w:w="120" w:type="pct"/>
            <w:noWrap/>
            <w:vAlign w:val="bottom"/>
          </w:tcPr>
          <w:p w14:paraId="68157EA8" w14:textId="77777777" w:rsidR="00A241E1" w:rsidRPr="000B447A" w:rsidRDefault="00A241E1">
            <w:pPr>
              <w:pStyle w:val="NoSpacing"/>
            </w:pPr>
          </w:p>
        </w:tc>
        <w:tc>
          <w:tcPr>
            <w:tcW w:w="606" w:type="pct"/>
            <w:tcBorders>
              <w:top w:val="single" w:sz="4" w:space="0" w:color="auto"/>
            </w:tcBorders>
            <w:noWrap/>
          </w:tcPr>
          <w:p w14:paraId="1BA8F33C" w14:textId="77777777" w:rsidR="00A241E1" w:rsidRPr="000B447A" w:rsidRDefault="00A241E1">
            <w:pPr>
              <w:pStyle w:val="NoSpacing"/>
              <w:jc w:val="center"/>
            </w:pPr>
            <w:r w:rsidRPr="000B447A">
              <w:t>Date</w:t>
            </w:r>
          </w:p>
        </w:tc>
      </w:tr>
      <w:tr w:rsidR="00E9258C" w:rsidRPr="000B447A" w14:paraId="46A2070B" w14:textId="77777777" w:rsidTr="008C3E7E">
        <w:trPr>
          <w:trHeight w:val="600"/>
        </w:trPr>
        <w:tc>
          <w:tcPr>
            <w:tcW w:w="2534" w:type="pct"/>
            <w:tcBorders>
              <w:bottom w:val="single" w:sz="4" w:space="0" w:color="auto"/>
            </w:tcBorders>
            <w:vAlign w:val="bottom"/>
          </w:tcPr>
          <w:p w14:paraId="5F989412" w14:textId="3C008CFA" w:rsidR="00E9258C" w:rsidRPr="000B447A" w:rsidRDefault="00E9258C">
            <w:pPr>
              <w:pStyle w:val="NoSpacing"/>
              <w:jc w:val="center"/>
            </w:pPr>
          </w:p>
          <w:p w14:paraId="3BD26532" w14:textId="3D6EFA78" w:rsidR="00E9258C" w:rsidRDefault="00E9258C">
            <w:pPr>
              <w:pStyle w:val="NoSpacing"/>
              <w:jc w:val="center"/>
            </w:pPr>
          </w:p>
        </w:tc>
        <w:tc>
          <w:tcPr>
            <w:tcW w:w="120" w:type="pct"/>
            <w:vAlign w:val="center"/>
          </w:tcPr>
          <w:p w14:paraId="1181026A" w14:textId="77777777" w:rsidR="00E9258C" w:rsidRPr="000B447A" w:rsidRDefault="00E9258C">
            <w:pPr>
              <w:pStyle w:val="NoSpacing"/>
              <w:jc w:val="center"/>
            </w:pPr>
          </w:p>
        </w:tc>
        <w:tc>
          <w:tcPr>
            <w:tcW w:w="1621" w:type="pct"/>
            <w:noWrap/>
            <w:vAlign w:val="bottom"/>
          </w:tcPr>
          <w:p w14:paraId="1D46486B" w14:textId="7B756727" w:rsidR="00E9258C" w:rsidRPr="000B447A" w:rsidRDefault="00E9258C">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B75AB5">
              <w:rPr>
                <w:rFonts w:cs="Arial"/>
              </w:rPr>
            </w:r>
            <w:r w:rsidR="00B75AB5">
              <w:rPr>
                <w:rFonts w:cs="Arial"/>
              </w:rPr>
              <w:fldChar w:fldCharType="separate"/>
            </w:r>
            <w:r w:rsidRPr="000B447A">
              <w:rPr>
                <w:rFonts w:cs="Arial"/>
              </w:rPr>
              <w:fldChar w:fldCharType="end"/>
            </w:r>
          </w:p>
        </w:tc>
        <w:tc>
          <w:tcPr>
            <w:tcW w:w="120" w:type="pct"/>
            <w:noWrap/>
            <w:vAlign w:val="bottom"/>
          </w:tcPr>
          <w:p w14:paraId="2C54F548" w14:textId="77777777" w:rsidR="00E9258C" w:rsidRPr="000B447A" w:rsidRDefault="00E9258C">
            <w:pPr>
              <w:pStyle w:val="NoSpacing"/>
            </w:pPr>
          </w:p>
        </w:tc>
        <w:tc>
          <w:tcPr>
            <w:tcW w:w="606" w:type="pct"/>
            <w:tcBorders>
              <w:bottom w:val="single" w:sz="4" w:space="0" w:color="auto"/>
            </w:tcBorders>
            <w:noWrap/>
            <w:vAlign w:val="bottom"/>
          </w:tcPr>
          <w:p w14:paraId="52529EC7" w14:textId="5035D386" w:rsidR="00E9258C" w:rsidRPr="000B447A" w:rsidRDefault="00E9258C">
            <w:pPr>
              <w:pStyle w:val="NoSpacing"/>
              <w:jc w:val="center"/>
            </w:pPr>
          </w:p>
        </w:tc>
      </w:tr>
      <w:tr w:rsidR="00E9258C" w:rsidRPr="000B447A" w14:paraId="3C9CB90C" w14:textId="77777777" w:rsidTr="008C3E7E">
        <w:trPr>
          <w:trHeight w:val="630"/>
        </w:trPr>
        <w:tc>
          <w:tcPr>
            <w:tcW w:w="2534" w:type="pct"/>
            <w:tcBorders>
              <w:top w:val="single" w:sz="4" w:space="0" w:color="auto"/>
              <w:bottom w:val="single" w:sz="4" w:space="0" w:color="auto"/>
            </w:tcBorders>
            <w:noWrap/>
          </w:tcPr>
          <w:p w14:paraId="324504F2" w14:textId="27A9D970" w:rsidR="00E9258C" w:rsidRPr="000B447A" w:rsidRDefault="00E9258C">
            <w:pPr>
              <w:pStyle w:val="NoSpacing"/>
              <w:jc w:val="center"/>
            </w:pPr>
            <w:r>
              <w:t>Azfar Karimuddin, VP Information Services</w:t>
            </w:r>
          </w:p>
          <w:p w14:paraId="54A006AE" w14:textId="1CDB92E1" w:rsidR="00E9258C" w:rsidRPr="000B447A" w:rsidRDefault="00E9258C">
            <w:pPr>
              <w:pStyle w:val="NoSpacing"/>
              <w:jc w:val="center"/>
            </w:pPr>
            <w:r w:rsidRPr="000B447A">
              <w:t>Executive Sponsor</w:t>
            </w:r>
          </w:p>
        </w:tc>
        <w:tc>
          <w:tcPr>
            <w:tcW w:w="120" w:type="pct"/>
            <w:vMerge w:val="restart"/>
            <w:noWrap/>
            <w:vAlign w:val="center"/>
          </w:tcPr>
          <w:p w14:paraId="1A2D338E" w14:textId="77777777" w:rsidR="00E9258C" w:rsidRPr="000B447A" w:rsidRDefault="00E9258C">
            <w:pPr>
              <w:pStyle w:val="NoSpacing"/>
              <w:jc w:val="center"/>
            </w:pPr>
          </w:p>
        </w:tc>
        <w:tc>
          <w:tcPr>
            <w:tcW w:w="1621" w:type="pct"/>
            <w:noWrap/>
          </w:tcPr>
          <w:p w14:paraId="12F4AEC6" w14:textId="77777777" w:rsidR="00E9258C" w:rsidRPr="000B447A" w:rsidRDefault="00E9258C">
            <w:pPr>
              <w:pStyle w:val="NoSpacing"/>
              <w:jc w:val="center"/>
            </w:pPr>
            <w:r w:rsidRPr="000B447A">
              <w:t>Digital Approval</w:t>
            </w:r>
          </w:p>
          <w:p w14:paraId="515853F8" w14:textId="127FDE6C" w:rsidR="00E9258C" w:rsidRDefault="00E9258C">
            <w:pPr>
              <w:pStyle w:val="NoSpacing"/>
              <w:jc w:val="center"/>
              <w:rPr>
                <w:sz w:val="14"/>
                <w:szCs w:val="14"/>
              </w:rPr>
            </w:pPr>
            <w:r w:rsidRPr="000B447A">
              <w:rPr>
                <w:sz w:val="14"/>
                <w:szCs w:val="14"/>
              </w:rPr>
              <w:t>(Double Click and select ‘checked’ under Default</w:t>
            </w:r>
            <w:r>
              <w:rPr>
                <w:sz w:val="14"/>
                <w:szCs w:val="14"/>
              </w:rPr>
              <w:t>)</w:t>
            </w:r>
          </w:p>
          <w:p w14:paraId="292E8E3E" w14:textId="77777777" w:rsidR="00E9258C" w:rsidRDefault="00E9258C">
            <w:pPr>
              <w:pStyle w:val="NoSpacing"/>
              <w:jc w:val="center"/>
              <w:rPr>
                <w:sz w:val="14"/>
                <w:szCs w:val="14"/>
              </w:rPr>
            </w:pPr>
          </w:p>
          <w:p w14:paraId="445D3E97" w14:textId="77777777" w:rsidR="00E9258C" w:rsidRDefault="00E9258C">
            <w:pPr>
              <w:pStyle w:val="NoSpacing"/>
              <w:jc w:val="center"/>
              <w:rPr>
                <w:sz w:val="14"/>
                <w:szCs w:val="14"/>
              </w:rPr>
            </w:pPr>
          </w:p>
          <w:p w14:paraId="3E20F3FD" w14:textId="77777777" w:rsidR="00E9258C" w:rsidRDefault="00E9258C">
            <w:pPr>
              <w:pStyle w:val="NoSpacing"/>
              <w:jc w:val="center"/>
              <w:rPr>
                <w:rFonts w:cs="Arial"/>
              </w:rPr>
            </w:pPr>
          </w:p>
          <w:p w14:paraId="531F891B" w14:textId="1E453A57" w:rsidR="00E9258C" w:rsidRPr="000B447A" w:rsidRDefault="00E9258C">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B75AB5">
              <w:rPr>
                <w:rFonts w:cs="Arial"/>
              </w:rPr>
            </w:r>
            <w:r w:rsidR="00B75AB5">
              <w:rPr>
                <w:rFonts w:cs="Arial"/>
              </w:rPr>
              <w:fldChar w:fldCharType="separate"/>
            </w:r>
            <w:r w:rsidRPr="000B447A">
              <w:rPr>
                <w:rFonts w:cs="Arial"/>
              </w:rPr>
              <w:fldChar w:fldCharType="end"/>
            </w:r>
          </w:p>
        </w:tc>
        <w:tc>
          <w:tcPr>
            <w:tcW w:w="120" w:type="pct"/>
            <w:noWrap/>
            <w:vAlign w:val="bottom"/>
          </w:tcPr>
          <w:p w14:paraId="7BDBA553" w14:textId="77777777" w:rsidR="00E9258C" w:rsidRPr="000B447A" w:rsidRDefault="00E9258C">
            <w:pPr>
              <w:pStyle w:val="NoSpacing"/>
            </w:pPr>
          </w:p>
        </w:tc>
        <w:tc>
          <w:tcPr>
            <w:tcW w:w="606" w:type="pct"/>
            <w:tcBorders>
              <w:top w:val="single" w:sz="4" w:space="0" w:color="auto"/>
              <w:bottom w:val="single" w:sz="4" w:space="0" w:color="auto"/>
            </w:tcBorders>
            <w:noWrap/>
          </w:tcPr>
          <w:p w14:paraId="32041385" w14:textId="77777777" w:rsidR="00E9258C" w:rsidRDefault="00E9258C">
            <w:pPr>
              <w:pStyle w:val="NoSpacing"/>
              <w:jc w:val="center"/>
            </w:pPr>
            <w:r w:rsidRPr="000B447A">
              <w:t>Date</w:t>
            </w:r>
          </w:p>
          <w:p w14:paraId="0410FE8E" w14:textId="77777777" w:rsidR="00E9258C" w:rsidRDefault="00E9258C">
            <w:pPr>
              <w:pStyle w:val="NoSpacing"/>
              <w:jc w:val="center"/>
            </w:pPr>
          </w:p>
          <w:p w14:paraId="605C9CDB" w14:textId="77777777" w:rsidR="00E9258C" w:rsidRDefault="00E9258C">
            <w:pPr>
              <w:pStyle w:val="NoSpacing"/>
              <w:jc w:val="center"/>
            </w:pPr>
          </w:p>
          <w:p w14:paraId="246936BB" w14:textId="77777777" w:rsidR="00E9258C" w:rsidRDefault="00E9258C">
            <w:pPr>
              <w:pStyle w:val="NoSpacing"/>
              <w:jc w:val="center"/>
            </w:pPr>
          </w:p>
          <w:p w14:paraId="34625D29" w14:textId="0DE8509C" w:rsidR="00E9258C" w:rsidRPr="000B447A" w:rsidRDefault="00E9258C">
            <w:pPr>
              <w:pStyle w:val="NoSpacing"/>
              <w:jc w:val="center"/>
              <w:rPr>
                <w:rFonts w:cs="Arial"/>
              </w:rPr>
            </w:pPr>
          </w:p>
        </w:tc>
      </w:tr>
      <w:tr w:rsidR="00E9258C" w:rsidRPr="000B447A" w14:paraId="5C1DCEF1" w14:textId="77777777" w:rsidTr="008C3E7E">
        <w:trPr>
          <w:trHeight w:val="630"/>
        </w:trPr>
        <w:tc>
          <w:tcPr>
            <w:tcW w:w="2534" w:type="pct"/>
            <w:tcBorders>
              <w:top w:val="single" w:sz="4" w:space="0" w:color="auto"/>
              <w:bottom w:val="single" w:sz="4" w:space="0" w:color="auto"/>
            </w:tcBorders>
            <w:noWrap/>
          </w:tcPr>
          <w:p w14:paraId="51992B94" w14:textId="32D23A3D" w:rsidR="00E9258C" w:rsidRPr="000B447A" w:rsidRDefault="00E9258C">
            <w:pPr>
              <w:pStyle w:val="NoSpacing"/>
              <w:jc w:val="center"/>
            </w:pPr>
            <w:r>
              <w:t>Christina Mullin, VP Digital &amp; Alternative Channels</w:t>
            </w:r>
          </w:p>
          <w:p w14:paraId="0ACE3219" w14:textId="77777777" w:rsidR="00E9258C" w:rsidRDefault="00E9258C">
            <w:pPr>
              <w:pStyle w:val="NoSpacing"/>
              <w:jc w:val="center"/>
            </w:pPr>
            <w:r>
              <w:t>Project Owner</w:t>
            </w:r>
          </w:p>
          <w:p w14:paraId="74F41011" w14:textId="77777777" w:rsidR="00E9258C" w:rsidRDefault="00E9258C">
            <w:pPr>
              <w:pStyle w:val="NoSpacing"/>
              <w:jc w:val="center"/>
            </w:pPr>
          </w:p>
          <w:p w14:paraId="6683F5E9" w14:textId="77777777" w:rsidR="00E9258C" w:rsidRDefault="00E9258C">
            <w:pPr>
              <w:pStyle w:val="NoSpacing"/>
              <w:jc w:val="center"/>
            </w:pPr>
          </w:p>
          <w:p w14:paraId="7FE52D08" w14:textId="29CADCC3" w:rsidR="00E9258C" w:rsidRDefault="00E9258C">
            <w:pPr>
              <w:pStyle w:val="NoSpacing"/>
              <w:jc w:val="center"/>
            </w:pPr>
          </w:p>
        </w:tc>
        <w:tc>
          <w:tcPr>
            <w:tcW w:w="120" w:type="pct"/>
            <w:vMerge/>
            <w:noWrap/>
            <w:vAlign w:val="center"/>
          </w:tcPr>
          <w:p w14:paraId="15FD7808" w14:textId="77777777" w:rsidR="00E9258C" w:rsidRPr="000B447A" w:rsidRDefault="00E9258C">
            <w:pPr>
              <w:pStyle w:val="NoSpacing"/>
              <w:jc w:val="center"/>
            </w:pPr>
          </w:p>
        </w:tc>
        <w:tc>
          <w:tcPr>
            <w:tcW w:w="1621" w:type="pct"/>
            <w:noWrap/>
          </w:tcPr>
          <w:p w14:paraId="6345ACDC" w14:textId="77777777" w:rsidR="00E9258C" w:rsidRPr="000B447A" w:rsidRDefault="00E9258C">
            <w:pPr>
              <w:pStyle w:val="NoSpacing"/>
              <w:jc w:val="center"/>
            </w:pPr>
            <w:r w:rsidRPr="000B447A">
              <w:t>Digital Approval</w:t>
            </w:r>
          </w:p>
          <w:p w14:paraId="749BFAF3" w14:textId="77777777" w:rsidR="00E9258C" w:rsidRDefault="00E9258C">
            <w:pPr>
              <w:pStyle w:val="NoSpacing"/>
              <w:jc w:val="center"/>
              <w:rPr>
                <w:sz w:val="14"/>
                <w:szCs w:val="14"/>
              </w:rPr>
            </w:pPr>
            <w:r w:rsidRPr="000B447A">
              <w:rPr>
                <w:sz w:val="14"/>
                <w:szCs w:val="14"/>
              </w:rPr>
              <w:t>(Double Click and select ‘checked’ under Default)</w:t>
            </w:r>
          </w:p>
          <w:p w14:paraId="7E7560F8" w14:textId="77777777" w:rsidR="00E9258C" w:rsidRDefault="00E9258C">
            <w:pPr>
              <w:pStyle w:val="NoSpacing"/>
              <w:jc w:val="center"/>
              <w:rPr>
                <w:sz w:val="14"/>
                <w:szCs w:val="14"/>
              </w:rPr>
            </w:pPr>
          </w:p>
          <w:p w14:paraId="3C37AB74" w14:textId="77777777" w:rsidR="00E9258C" w:rsidRDefault="00E9258C">
            <w:pPr>
              <w:pStyle w:val="NoSpacing"/>
              <w:jc w:val="center"/>
              <w:rPr>
                <w:rFonts w:cs="Arial"/>
              </w:rPr>
            </w:pPr>
          </w:p>
          <w:p w14:paraId="33D55E86" w14:textId="77777777" w:rsidR="00E9258C" w:rsidRDefault="00E9258C">
            <w:pPr>
              <w:pStyle w:val="NoSpacing"/>
              <w:jc w:val="center"/>
              <w:rPr>
                <w:rFonts w:cs="Arial"/>
              </w:rPr>
            </w:pPr>
          </w:p>
          <w:p w14:paraId="37F28294" w14:textId="495DF038" w:rsidR="00E9258C" w:rsidRPr="000B447A" w:rsidRDefault="00E9258C">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B75AB5">
              <w:rPr>
                <w:rFonts w:cs="Arial"/>
              </w:rPr>
            </w:r>
            <w:r w:rsidR="00B75AB5">
              <w:rPr>
                <w:rFonts w:cs="Arial"/>
              </w:rPr>
              <w:fldChar w:fldCharType="separate"/>
            </w:r>
            <w:r w:rsidRPr="000B447A">
              <w:rPr>
                <w:rFonts w:cs="Arial"/>
              </w:rPr>
              <w:fldChar w:fldCharType="end"/>
            </w:r>
          </w:p>
        </w:tc>
        <w:tc>
          <w:tcPr>
            <w:tcW w:w="120" w:type="pct"/>
            <w:noWrap/>
            <w:vAlign w:val="bottom"/>
          </w:tcPr>
          <w:p w14:paraId="6D884007" w14:textId="77777777" w:rsidR="00E9258C" w:rsidRPr="000B447A" w:rsidRDefault="00E9258C">
            <w:pPr>
              <w:pStyle w:val="NoSpacing"/>
            </w:pPr>
          </w:p>
        </w:tc>
        <w:tc>
          <w:tcPr>
            <w:tcW w:w="606" w:type="pct"/>
            <w:tcBorders>
              <w:top w:val="single" w:sz="4" w:space="0" w:color="auto"/>
              <w:bottom w:val="single" w:sz="4" w:space="0" w:color="auto"/>
            </w:tcBorders>
            <w:noWrap/>
          </w:tcPr>
          <w:p w14:paraId="1F0D4BB3" w14:textId="14610C79" w:rsidR="00E9258C" w:rsidRPr="000B447A" w:rsidRDefault="00E9258C">
            <w:pPr>
              <w:pStyle w:val="NoSpacing"/>
              <w:jc w:val="center"/>
            </w:pPr>
            <w:r w:rsidRPr="000B447A">
              <w:t>Date</w:t>
            </w:r>
          </w:p>
        </w:tc>
      </w:tr>
      <w:tr w:rsidR="00E9258C" w:rsidRPr="000B447A" w14:paraId="65B3617C" w14:textId="77777777" w:rsidTr="008C3E7E">
        <w:trPr>
          <w:trHeight w:val="600"/>
        </w:trPr>
        <w:tc>
          <w:tcPr>
            <w:tcW w:w="2534" w:type="pct"/>
            <w:tcBorders>
              <w:top w:val="single" w:sz="4" w:space="0" w:color="auto"/>
            </w:tcBorders>
          </w:tcPr>
          <w:p w14:paraId="6373E251" w14:textId="1B5D0902" w:rsidR="00E9258C" w:rsidRPr="000B447A" w:rsidRDefault="00E9258C">
            <w:pPr>
              <w:pStyle w:val="NoSpacing"/>
              <w:jc w:val="center"/>
            </w:pPr>
            <w:r>
              <w:t>Jason Bond, Sr. AVP Application Services</w:t>
            </w:r>
          </w:p>
          <w:p w14:paraId="6FBE18E9" w14:textId="77777777" w:rsidR="00E9258C" w:rsidRPr="000B447A" w:rsidRDefault="00E9258C">
            <w:pPr>
              <w:pStyle w:val="NoSpacing"/>
              <w:jc w:val="center"/>
            </w:pPr>
            <w:r>
              <w:t>Project Owner</w:t>
            </w:r>
          </w:p>
        </w:tc>
        <w:tc>
          <w:tcPr>
            <w:tcW w:w="120" w:type="pct"/>
            <w:vMerge/>
            <w:vAlign w:val="center"/>
          </w:tcPr>
          <w:p w14:paraId="6ACE9A87" w14:textId="77777777" w:rsidR="00E9258C" w:rsidRPr="000B447A" w:rsidRDefault="00E9258C">
            <w:pPr>
              <w:pStyle w:val="NoSpacing"/>
              <w:jc w:val="center"/>
            </w:pPr>
          </w:p>
        </w:tc>
        <w:tc>
          <w:tcPr>
            <w:tcW w:w="1621" w:type="pct"/>
            <w:noWrap/>
          </w:tcPr>
          <w:p w14:paraId="130B1EDD" w14:textId="77777777" w:rsidR="00E9258C" w:rsidRPr="000B447A" w:rsidRDefault="00E9258C">
            <w:pPr>
              <w:pStyle w:val="NoSpacing"/>
              <w:jc w:val="center"/>
            </w:pPr>
            <w:r w:rsidRPr="000B447A">
              <w:t>Digital Approval</w:t>
            </w:r>
          </w:p>
          <w:p w14:paraId="2CABB477" w14:textId="77777777" w:rsidR="00E9258C" w:rsidRPr="000B447A" w:rsidRDefault="00E9258C">
            <w:pPr>
              <w:pStyle w:val="NoSpacing"/>
              <w:jc w:val="center"/>
              <w:rPr>
                <w:sz w:val="14"/>
                <w:szCs w:val="14"/>
              </w:rPr>
            </w:pPr>
            <w:r w:rsidRPr="000B447A">
              <w:rPr>
                <w:sz w:val="14"/>
                <w:szCs w:val="14"/>
              </w:rPr>
              <w:t>(Double Click and select ‘checked’ under Default)</w:t>
            </w:r>
          </w:p>
        </w:tc>
        <w:tc>
          <w:tcPr>
            <w:tcW w:w="120" w:type="pct"/>
            <w:noWrap/>
            <w:vAlign w:val="bottom"/>
          </w:tcPr>
          <w:p w14:paraId="52370B34" w14:textId="77777777" w:rsidR="00E9258C" w:rsidRPr="000B447A" w:rsidRDefault="00E9258C">
            <w:pPr>
              <w:pStyle w:val="NoSpacing"/>
            </w:pPr>
          </w:p>
        </w:tc>
        <w:tc>
          <w:tcPr>
            <w:tcW w:w="606" w:type="pct"/>
            <w:tcBorders>
              <w:top w:val="single" w:sz="4" w:space="0" w:color="auto"/>
            </w:tcBorders>
            <w:noWrap/>
          </w:tcPr>
          <w:p w14:paraId="24B598CB" w14:textId="4014B852" w:rsidR="00E9258C" w:rsidRPr="000B447A" w:rsidRDefault="00E9258C">
            <w:pPr>
              <w:pStyle w:val="NoSpacing"/>
              <w:jc w:val="center"/>
            </w:pPr>
            <w:r w:rsidRPr="000B447A">
              <w:t>Date</w:t>
            </w:r>
          </w:p>
        </w:tc>
      </w:tr>
      <w:tr w:rsidR="008C3E7E" w:rsidRPr="000B447A" w14:paraId="1369A3C3" w14:textId="77777777" w:rsidTr="008C3E7E">
        <w:trPr>
          <w:trHeight w:val="600"/>
        </w:trPr>
        <w:tc>
          <w:tcPr>
            <w:tcW w:w="2534" w:type="pct"/>
            <w:tcBorders>
              <w:bottom w:val="single" w:sz="4" w:space="0" w:color="auto"/>
            </w:tcBorders>
            <w:vAlign w:val="bottom"/>
          </w:tcPr>
          <w:p w14:paraId="4E3ABCBD" w14:textId="77777777" w:rsidR="008C3E7E" w:rsidRPr="000B447A" w:rsidRDefault="008C3E7E" w:rsidP="00584CF3">
            <w:pPr>
              <w:pStyle w:val="NoSpacing"/>
              <w:jc w:val="center"/>
            </w:pPr>
          </w:p>
          <w:p w14:paraId="3E6783AA" w14:textId="77777777" w:rsidR="008C3E7E" w:rsidRPr="000B447A" w:rsidRDefault="008C3E7E" w:rsidP="00584CF3">
            <w:pPr>
              <w:pStyle w:val="NoSpacing"/>
              <w:jc w:val="center"/>
            </w:pPr>
          </w:p>
          <w:p w14:paraId="2432E4E8" w14:textId="77777777" w:rsidR="008C3E7E" w:rsidRPr="000B447A" w:rsidRDefault="008C3E7E" w:rsidP="00584CF3">
            <w:pPr>
              <w:pStyle w:val="NoSpacing"/>
              <w:jc w:val="center"/>
            </w:pPr>
          </w:p>
        </w:tc>
        <w:tc>
          <w:tcPr>
            <w:tcW w:w="120" w:type="pct"/>
            <w:vAlign w:val="center"/>
          </w:tcPr>
          <w:p w14:paraId="4F844B15" w14:textId="77777777" w:rsidR="008C3E7E" w:rsidRPr="000B447A" w:rsidRDefault="008C3E7E" w:rsidP="00584CF3">
            <w:pPr>
              <w:pStyle w:val="NoSpacing"/>
              <w:jc w:val="center"/>
            </w:pPr>
          </w:p>
        </w:tc>
        <w:tc>
          <w:tcPr>
            <w:tcW w:w="1621" w:type="pct"/>
            <w:noWrap/>
            <w:vAlign w:val="bottom"/>
          </w:tcPr>
          <w:p w14:paraId="21414451" w14:textId="77777777" w:rsidR="008C3E7E" w:rsidRPr="000B447A" w:rsidRDefault="008C3E7E" w:rsidP="00584CF3">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B75AB5">
              <w:rPr>
                <w:rFonts w:cs="Arial"/>
              </w:rPr>
            </w:r>
            <w:r w:rsidR="00B75AB5">
              <w:rPr>
                <w:rFonts w:cs="Arial"/>
              </w:rPr>
              <w:fldChar w:fldCharType="separate"/>
            </w:r>
            <w:r w:rsidRPr="000B447A">
              <w:rPr>
                <w:rFonts w:cs="Arial"/>
              </w:rPr>
              <w:fldChar w:fldCharType="end"/>
            </w:r>
          </w:p>
        </w:tc>
        <w:tc>
          <w:tcPr>
            <w:tcW w:w="120" w:type="pct"/>
            <w:noWrap/>
            <w:vAlign w:val="bottom"/>
          </w:tcPr>
          <w:p w14:paraId="5FE6892D" w14:textId="77777777" w:rsidR="008C3E7E" w:rsidRPr="000B447A" w:rsidRDefault="008C3E7E" w:rsidP="00584CF3">
            <w:pPr>
              <w:pStyle w:val="NoSpacing"/>
            </w:pPr>
          </w:p>
        </w:tc>
        <w:tc>
          <w:tcPr>
            <w:tcW w:w="606" w:type="pct"/>
            <w:tcBorders>
              <w:bottom w:val="single" w:sz="4" w:space="0" w:color="auto"/>
            </w:tcBorders>
            <w:noWrap/>
            <w:vAlign w:val="bottom"/>
          </w:tcPr>
          <w:p w14:paraId="2A297491" w14:textId="77777777" w:rsidR="008C3E7E" w:rsidRPr="000B447A" w:rsidRDefault="008C3E7E" w:rsidP="00584CF3">
            <w:pPr>
              <w:pStyle w:val="NoSpacing"/>
              <w:jc w:val="center"/>
            </w:pPr>
          </w:p>
        </w:tc>
      </w:tr>
      <w:tr w:rsidR="008C3E7E" w:rsidRPr="000B447A" w14:paraId="4D3F14A9" w14:textId="77777777" w:rsidTr="008C3E7E">
        <w:trPr>
          <w:trHeight w:val="600"/>
        </w:trPr>
        <w:tc>
          <w:tcPr>
            <w:tcW w:w="2534" w:type="pct"/>
            <w:tcBorders>
              <w:top w:val="single" w:sz="4" w:space="0" w:color="auto"/>
            </w:tcBorders>
          </w:tcPr>
          <w:p w14:paraId="56BC3572" w14:textId="15540ED4" w:rsidR="008C3E7E" w:rsidRPr="000B447A" w:rsidRDefault="008C3E7E" w:rsidP="00584CF3">
            <w:pPr>
              <w:pStyle w:val="NoSpacing"/>
              <w:jc w:val="center"/>
            </w:pPr>
            <w:r>
              <w:t>Kenneth Mastaller</w:t>
            </w:r>
          </w:p>
          <w:p w14:paraId="0D5B4CCE" w14:textId="52B319FB" w:rsidR="008C3E7E" w:rsidRPr="000B447A" w:rsidRDefault="008C3E7E">
            <w:pPr>
              <w:pStyle w:val="NoSpacing"/>
              <w:jc w:val="center"/>
            </w:pPr>
            <w:r>
              <w:t xml:space="preserve">Sr. </w:t>
            </w:r>
            <w:r w:rsidRPr="000B447A">
              <w:t xml:space="preserve">AVP, </w:t>
            </w:r>
            <w:r>
              <w:t>PMO</w:t>
            </w:r>
          </w:p>
        </w:tc>
        <w:tc>
          <w:tcPr>
            <w:tcW w:w="120" w:type="pct"/>
            <w:vAlign w:val="center"/>
          </w:tcPr>
          <w:p w14:paraId="029E2E04" w14:textId="77777777" w:rsidR="008C3E7E" w:rsidRPr="000B447A" w:rsidRDefault="008C3E7E" w:rsidP="00584CF3">
            <w:pPr>
              <w:pStyle w:val="NoSpacing"/>
              <w:jc w:val="center"/>
            </w:pPr>
          </w:p>
        </w:tc>
        <w:tc>
          <w:tcPr>
            <w:tcW w:w="1621" w:type="pct"/>
            <w:noWrap/>
          </w:tcPr>
          <w:p w14:paraId="09580541" w14:textId="77777777" w:rsidR="008C3E7E" w:rsidRPr="000B447A" w:rsidRDefault="008C3E7E" w:rsidP="00584CF3">
            <w:pPr>
              <w:pStyle w:val="NoSpacing"/>
              <w:jc w:val="center"/>
            </w:pPr>
            <w:r w:rsidRPr="000B447A">
              <w:t>Digital Approval</w:t>
            </w:r>
          </w:p>
          <w:p w14:paraId="10CE5221" w14:textId="77777777" w:rsidR="008C3E7E" w:rsidRPr="000B447A" w:rsidRDefault="008C3E7E" w:rsidP="00584CF3">
            <w:pPr>
              <w:pStyle w:val="NoSpacing"/>
              <w:jc w:val="center"/>
            </w:pPr>
            <w:r w:rsidRPr="000B447A">
              <w:rPr>
                <w:sz w:val="14"/>
                <w:szCs w:val="14"/>
              </w:rPr>
              <w:t>(Double Click and select ‘checked’ under Default)</w:t>
            </w:r>
          </w:p>
        </w:tc>
        <w:tc>
          <w:tcPr>
            <w:tcW w:w="120" w:type="pct"/>
            <w:noWrap/>
            <w:vAlign w:val="bottom"/>
          </w:tcPr>
          <w:p w14:paraId="56317958" w14:textId="77777777" w:rsidR="008C3E7E" w:rsidRPr="000B447A" w:rsidRDefault="008C3E7E" w:rsidP="00584CF3">
            <w:pPr>
              <w:pStyle w:val="NoSpacing"/>
            </w:pPr>
          </w:p>
        </w:tc>
        <w:tc>
          <w:tcPr>
            <w:tcW w:w="606" w:type="pct"/>
            <w:tcBorders>
              <w:top w:val="single" w:sz="4" w:space="0" w:color="auto"/>
            </w:tcBorders>
            <w:noWrap/>
          </w:tcPr>
          <w:p w14:paraId="43090CDB" w14:textId="77777777" w:rsidR="008C3E7E" w:rsidRPr="000B447A" w:rsidRDefault="008C3E7E" w:rsidP="00584CF3">
            <w:pPr>
              <w:pStyle w:val="NoSpacing"/>
              <w:jc w:val="center"/>
            </w:pPr>
            <w:r w:rsidRPr="000B447A">
              <w:t>Date</w:t>
            </w:r>
          </w:p>
        </w:tc>
      </w:tr>
      <w:tr w:rsidR="00E9258C" w:rsidRPr="000B447A" w14:paraId="78F4B1A5" w14:textId="77777777" w:rsidTr="008C3E7E">
        <w:trPr>
          <w:trHeight w:val="600"/>
        </w:trPr>
        <w:tc>
          <w:tcPr>
            <w:tcW w:w="2534" w:type="pct"/>
            <w:tcBorders>
              <w:bottom w:val="single" w:sz="4" w:space="0" w:color="auto"/>
            </w:tcBorders>
            <w:vAlign w:val="bottom"/>
          </w:tcPr>
          <w:p w14:paraId="2DAFC5AA" w14:textId="769B54E4" w:rsidR="00E9258C" w:rsidRPr="000B447A" w:rsidRDefault="00E9258C">
            <w:pPr>
              <w:pStyle w:val="NoSpacing"/>
              <w:jc w:val="center"/>
            </w:pPr>
          </w:p>
          <w:p w14:paraId="4B3EC8A6" w14:textId="77777777" w:rsidR="00E9258C" w:rsidRPr="000B447A" w:rsidRDefault="00E9258C">
            <w:pPr>
              <w:pStyle w:val="NoSpacing"/>
              <w:jc w:val="center"/>
            </w:pPr>
          </w:p>
          <w:p w14:paraId="42A4637E" w14:textId="77777777" w:rsidR="00E9258C" w:rsidRPr="000B447A" w:rsidRDefault="00E9258C">
            <w:pPr>
              <w:pStyle w:val="NoSpacing"/>
              <w:jc w:val="center"/>
            </w:pPr>
          </w:p>
        </w:tc>
        <w:tc>
          <w:tcPr>
            <w:tcW w:w="120" w:type="pct"/>
            <w:vAlign w:val="center"/>
          </w:tcPr>
          <w:p w14:paraId="3789B4C9" w14:textId="77777777" w:rsidR="00E9258C" w:rsidRPr="000B447A" w:rsidRDefault="00E9258C">
            <w:pPr>
              <w:pStyle w:val="NoSpacing"/>
              <w:jc w:val="center"/>
            </w:pPr>
          </w:p>
        </w:tc>
        <w:tc>
          <w:tcPr>
            <w:tcW w:w="1621" w:type="pct"/>
            <w:noWrap/>
            <w:vAlign w:val="bottom"/>
          </w:tcPr>
          <w:p w14:paraId="38E95EF5" w14:textId="77777777" w:rsidR="00E9258C" w:rsidRPr="000B447A" w:rsidRDefault="00E9258C">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B75AB5">
              <w:rPr>
                <w:rFonts w:cs="Arial"/>
              </w:rPr>
            </w:r>
            <w:r w:rsidR="00B75AB5">
              <w:rPr>
                <w:rFonts w:cs="Arial"/>
              </w:rPr>
              <w:fldChar w:fldCharType="separate"/>
            </w:r>
            <w:r w:rsidRPr="000B447A">
              <w:rPr>
                <w:rFonts w:cs="Arial"/>
              </w:rPr>
              <w:fldChar w:fldCharType="end"/>
            </w:r>
          </w:p>
        </w:tc>
        <w:tc>
          <w:tcPr>
            <w:tcW w:w="120" w:type="pct"/>
            <w:noWrap/>
            <w:vAlign w:val="bottom"/>
          </w:tcPr>
          <w:p w14:paraId="6BECB1F8" w14:textId="77777777" w:rsidR="00E9258C" w:rsidRPr="000B447A" w:rsidRDefault="00E9258C">
            <w:pPr>
              <w:pStyle w:val="NoSpacing"/>
            </w:pPr>
          </w:p>
        </w:tc>
        <w:tc>
          <w:tcPr>
            <w:tcW w:w="606" w:type="pct"/>
            <w:tcBorders>
              <w:bottom w:val="single" w:sz="4" w:space="0" w:color="auto"/>
            </w:tcBorders>
            <w:noWrap/>
            <w:vAlign w:val="bottom"/>
          </w:tcPr>
          <w:p w14:paraId="7274768B" w14:textId="521123E8" w:rsidR="00E9258C" w:rsidRPr="000B447A" w:rsidRDefault="00E9258C">
            <w:pPr>
              <w:pStyle w:val="NoSpacing"/>
              <w:jc w:val="center"/>
            </w:pPr>
          </w:p>
        </w:tc>
      </w:tr>
      <w:tr w:rsidR="00E9258C" w:rsidRPr="000B447A" w14:paraId="35010AE8" w14:textId="77777777" w:rsidTr="008C3E7E">
        <w:trPr>
          <w:trHeight w:val="600"/>
        </w:trPr>
        <w:tc>
          <w:tcPr>
            <w:tcW w:w="2534" w:type="pct"/>
            <w:tcBorders>
              <w:top w:val="single" w:sz="4" w:space="0" w:color="auto"/>
            </w:tcBorders>
          </w:tcPr>
          <w:p w14:paraId="5E501095" w14:textId="7F3B2B19" w:rsidR="00E9258C" w:rsidRPr="000B447A" w:rsidRDefault="00E9258C">
            <w:pPr>
              <w:pStyle w:val="NoSpacing"/>
              <w:jc w:val="center"/>
            </w:pPr>
            <w:r>
              <w:t>Bruno Freitas</w:t>
            </w:r>
          </w:p>
          <w:p w14:paraId="409917E5" w14:textId="77777777" w:rsidR="00E9258C" w:rsidRPr="000B447A" w:rsidRDefault="00E9258C">
            <w:pPr>
              <w:pStyle w:val="NoSpacing"/>
              <w:jc w:val="center"/>
            </w:pPr>
            <w:r w:rsidRPr="000B447A">
              <w:t>AVP, Program Management</w:t>
            </w:r>
          </w:p>
        </w:tc>
        <w:tc>
          <w:tcPr>
            <w:tcW w:w="120" w:type="pct"/>
            <w:vAlign w:val="center"/>
          </w:tcPr>
          <w:p w14:paraId="4C367805" w14:textId="77777777" w:rsidR="00E9258C" w:rsidRPr="000B447A" w:rsidRDefault="00E9258C">
            <w:pPr>
              <w:pStyle w:val="NoSpacing"/>
              <w:jc w:val="center"/>
            </w:pPr>
          </w:p>
        </w:tc>
        <w:tc>
          <w:tcPr>
            <w:tcW w:w="1621" w:type="pct"/>
            <w:noWrap/>
          </w:tcPr>
          <w:p w14:paraId="60A72AC3" w14:textId="77777777" w:rsidR="00E9258C" w:rsidRPr="000B447A" w:rsidRDefault="00E9258C">
            <w:pPr>
              <w:pStyle w:val="NoSpacing"/>
              <w:jc w:val="center"/>
            </w:pPr>
            <w:r w:rsidRPr="000B447A">
              <w:t>Digital Approval</w:t>
            </w:r>
          </w:p>
          <w:p w14:paraId="0820579B" w14:textId="77777777" w:rsidR="00E9258C" w:rsidRPr="000B447A" w:rsidRDefault="00E9258C">
            <w:pPr>
              <w:pStyle w:val="NoSpacing"/>
              <w:jc w:val="center"/>
            </w:pPr>
            <w:r w:rsidRPr="000B447A">
              <w:rPr>
                <w:sz w:val="14"/>
                <w:szCs w:val="14"/>
              </w:rPr>
              <w:t>(Double Click and select ‘checked’ under Default)</w:t>
            </w:r>
          </w:p>
        </w:tc>
        <w:tc>
          <w:tcPr>
            <w:tcW w:w="120" w:type="pct"/>
            <w:noWrap/>
            <w:vAlign w:val="bottom"/>
          </w:tcPr>
          <w:p w14:paraId="5BCD83D6" w14:textId="77777777" w:rsidR="00E9258C" w:rsidRPr="000B447A" w:rsidRDefault="00E9258C">
            <w:pPr>
              <w:pStyle w:val="NoSpacing"/>
            </w:pPr>
          </w:p>
        </w:tc>
        <w:tc>
          <w:tcPr>
            <w:tcW w:w="606" w:type="pct"/>
            <w:tcBorders>
              <w:top w:val="single" w:sz="4" w:space="0" w:color="auto"/>
            </w:tcBorders>
            <w:noWrap/>
          </w:tcPr>
          <w:p w14:paraId="7647A139" w14:textId="7AA0D00C" w:rsidR="00E9258C" w:rsidRPr="000B447A" w:rsidRDefault="00E9258C">
            <w:pPr>
              <w:pStyle w:val="NoSpacing"/>
              <w:jc w:val="center"/>
            </w:pPr>
            <w:r w:rsidRPr="000B447A">
              <w:t>Date</w:t>
            </w:r>
          </w:p>
        </w:tc>
      </w:tr>
      <w:tr w:rsidR="00E9258C" w:rsidRPr="000B447A" w14:paraId="32F1EADF" w14:textId="77777777" w:rsidTr="008C3E7E">
        <w:trPr>
          <w:trHeight w:val="600"/>
        </w:trPr>
        <w:tc>
          <w:tcPr>
            <w:tcW w:w="2534" w:type="pct"/>
            <w:tcBorders>
              <w:bottom w:val="single" w:sz="4" w:space="0" w:color="auto"/>
            </w:tcBorders>
            <w:vAlign w:val="bottom"/>
          </w:tcPr>
          <w:p w14:paraId="040C4239" w14:textId="7CB303AC" w:rsidR="00E9258C" w:rsidRPr="000B447A" w:rsidRDefault="00E9258C">
            <w:pPr>
              <w:pStyle w:val="NoSpacing"/>
              <w:jc w:val="center"/>
            </w:pPr>
          </w:p>
          <w:p w14:paraId="6555334F" w14:textId="77777777" w:rsidR="00E9258C" w:rsidRPr="000B447A" w:rsidRDefault="00E9258C">
            <w:pPr>
              <w:pStyle w:val="NoSpacing"/>
              <w:jc w:val="center"/>
            </w:pPr>
          </w:p>
          <w:p w14:paraId="109E5D28" w14:textId="77777777" w:rsidR="00E9258C" w:rsidRPr="000B447A" w:rsidRDefault="00E9258C">
            <w:pPr>
              <w:pStyle w:val="NoSpacing"/>
              <w:jc w:val="center"/>
            </w:pPr>
          </w:p>
        </w:tc>
        <w:tc>
          <w:tcPr>
            <w:tcW w:w="120" w:type="pct"/>
            <w:vAlign w:val="center"/>
          </w:tcPr>
          <w:p w14:paraId="266879E3" w14:textId="77777777" w:rsidR="00E9258C" w:rsidRPr="000B447A" w:rsidRDefault="00E9258C">
            <w:pPr>
              <w:pStyle w:val="NoSpacing"/>
              <w:jc w:val="center"/>
            </w:pPr>
          </w:p>
        </w:tc>
        <w:tc>
          <w:tcPr>
            <w:tcW w:w="1621" w:type="pct"/>
            <w:noWrap/>
            <w:vAlign w:val="bottom"/>
          </w:tcPr>
          <w:p w14:paraId="1118AF57" w14:textId="77777777" w:rsidR="00E9258C" w:rsidRPr="000B447A" w:rsidRDefault="00E9258C">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B75AB5">
              <w:rPr>
                <w:rFonts w:cs="Arial"/>
              </w:rPr>
            </w:r>
            <w:r w:rsidR="00B75AB5">
              <w:rPr>
                <w:rFonts w:cs="Arial"/>
              </w:rPr>
              <w:fldChar w:fldCharType="separate"/>
            </w:r>
            <w:r w:rsidRPr="000B447A">
              <w:rPr>
                <w:rFonts w:cs="Arial"/>
              </w:rPr>
              <w:fldChar w:fldCharType="end"/>
            </w:r>
          </w:p>
        </w:tc>
        <w:tc>
          <w:tcPr>
            <w:tcW w:w="120" w:type="pct"/>
            <w:noWrap/>
            <w:vAlign w:val="bottom"/>
          </w:tcPr>
          <w:p w14:paraId="7B0B6715" w14:textId="77777777" w:rsidR="00E9258C" w:rsidRPr="000B447A" w:rsidRDefault="00E9258C">
            <w:pPr>
              <w:pStyle w:val="NoSpacing"/>
            </w:pPr>
          </w:p>
        </w:tc>
        <w:tc>
          <w:tcPr>
            <w:tcW w:w="606" w:type="pct"/>
            <w:tcBorders>
              <w:bottom w:val="single" w:sz="4" w:space="0" w:color="auto"/>
            </w:tcBorders>
            <w:noWrap/>
            <w:vAlign w:val="bottom"/>
          </w:tcPr>
          <w:p w14:paraId="7F7E7F98" w14:textId="064413AA" w:rsidR="00E9258C" w:rsidRPr="000B447A" w:rsidRDefault="00E9258C">
            <w:pPr>
              <w:pStyle w:val="NoSpacing"/>
              <w:jc w:val="center"/>
            </w:pPr>
          </w:p>
        </w:tc>
      </w:tr>
      <w:tr w:rsidR="00E9258C" w:rsidRPr="000B447A" w14:paraId="06C3620F" w14:textId="77777777" w:rsidTr="008C3E7E">
        <w:trPr>
          <w:trHeight w:val="600"/>
        </w:trPr>
        <w:tc>
          <w:tcPr>
            <w:tcW w:w="2534" w:type="pct"/>
            <w:tcBorders>
              <w:top w:val="single" w:sz="4" w:space="0" w:color="auto"/>
            </w:tcBorders>
          </w:tcPr>
          <w:p w14:paraId="05CC4236" w14:textId="7A6FECE2" w:rsidR="00E9258C" w:rsidRPr="000B447A" w:rsidRDefault="00E9258C">
            <w:pPr>
              <w:pStyle w:val="NoSpacing"/>
              <w:jc w:val="center"/>
            </w:pPr>
            <w:r>
              <w:t>Jogi Nijjar</w:t>
            </w:r>
          </w:p>
          <w:p w14:paraId="0814B2E4" w14:textId="2794B86B" w:rsidR="00E9258C" w:rsidRPr="000B447A" w:rsidRDefault="00E9258C">
            <w:pPr>
              <w:pStyle w:val="NoSpacing"/>
              <w:jc w:val="center"/>
            </w:pPr>
            <w:r>
              <w:t>Program Manager</w:t>
            </w:r>
          </w:p>
        </w:tc>
        <w:tc>
          <w:tcPr>
            <w:tcW w:w="120" w:type="pct"/>
            <w:vAlign w:val="center"/>
          </w:tcPr>
          <w:p w14:paraId="1D1F7AD2" w14:textId="77777777" w:rsidR="00E9258C" w:rsidRPr="000B447A" w:rsidRDefault="00E9258C">
            <w:pPr>
              <w:pStyle w:val="NoSpacing"/>
              <w:jc w:val="center"/>
            </w:pPr>
          </w:p>
        </w:tc>
        <w:tc>
          <w:tcPr>
            <w:tcW w:w="1621" w:type="pct"/>
            <w:noWrap/>
          </w:tcPr>
          <w:p w14:paraId="5BB78149" w14:textId="77777777" w:rsidR="00E9258C" w:rsidRPr="000B447A" w:rsidRDefault="00E9258C">
            <w:pPr>
              <w:pStyle w:val="NoSpacing"/>
              <w:jc w:val="center"/>
            </w:pPr>
            <w:r w:rsidRPr="000B447A">
              <w:t>Digital Approval</w:t>
            </w:r>
          </w:p>
          <w:p w14:paraId="29E7B3CC" w14:textId="77777777" w:rsidR="00E9258C" w:rsidRPr="000B447A" w:rsidRDefault="00E9258C">
            <w:pPr>
              <w:pStyle w:val="NoSpacing"/>
              <w:jc w:val="center"/>
            </w:pPr>
            <w:r w:rsidRPr="000B447A">
              <w:rPr>
                <w:sz w:val="14"/>
                <w:szCs w:val="14"/>
              </w:rPr>
              <w:t>(Double Click and select ‘checked’ under Default)</w:t>
            </w:r>
          </w:p>
        </w:tc>
        <w:tc>
          <w:tcPr>
            <w:tcW w:w="120" w:type="pct"/>
            <w:noWrap/>
            <w:vAlign w:val="bottom"/>
          </w:tcPr>
          <w:p w14:paraId="38E970A0" w14:textId="77777777" w:rsidR="00E9258C" w:rsidRPr="000B447A" w:rsidRDefault="00E9258C">
            <w:pPr>
              <w:pStyle w:val="NoSpacing"/>
            </w:pPr>
          </w:p>
        </w:tc>
        <w:tc>
          <w:tcPr>
            <w:tcW w:w="606" w:type="pct"/>
            <w:tcBorders>
              <w:top w:val="single" w:sz="4" w:space="0" w:color="auto"/>
            </w:tcBorders>
            <w:noWrap/>
          </w:tcPr>
          <w:p w14:paraId="6E9289F5" w14:textId="5AB78885" w:rsidR="00E9258C" w:rsidRPr="000B447A" w:rsidRDefault="00E9258C">
            <w:pPr>
              <w:pStyle w:val="NoSpacing"/>
              <w:jc w:val="center"/>
            </w:pPr>
            <w:r w:rsidRPr="000B447A">
              <w:t>Date</w:t>
            </w:r>
          </w:p>
        </w:tc>
      </w:tr>
      <w:tr w:rsidR="00E9258C" w:rsidRPr="000B447A" w14:paraId="18AFAC2A" w14:textId="77777777" w:rsidTr="008C3E7E">
        <w:trPr>
          <w:trHeight w:val="717"/>
        </w:trPr>
        <w:tc>
          <w:tcPr>
            <w:tcW w:w="2534" w:type="pct"/>
            <w:tcBorders>
              <w:bottom w:val="single" w:sz="4" w:space="0" w:color="auto"/>
            </w:tcBorders>
            <w:vAlign w:val="bottom"/>
          </w:tcPr>
          <w:p w14:paraId="56969763" w14:textId="03D342D5" w:rsidR="00E9258C" w:rsidRPr="000B447A" w:rsidRDefault="00E9258C">
            <w:pPr>
              <w:pStyle w:val="NoSpacing"/>
              <w:jc w:val="center"/>
            </w:pPr>
          </w:p>
          <w:p w14:paraId="6A3A8DA6" w14:textId="77777777" w:rsidR="00E9258C" w:rsidRPr="000B447A" w:rsidRDefault="00E9258C">
            <w:pPr>
              <w:pStyle w:val="NoSpacing"/>
              <w:jc w:val="center"/>
            </w:pPr>
          </w:p>
        </w:tc>
        <w:tc>
          <w:tcPr>
            <w:tcW w:w="120" w:type="pct"/>
            <w:vMerge w:val="restart"/>
            <w:vAlign w:val="center"/>
          </w:tcPr>
          <w:p w14:paraId="63590D97" w14:textId="77777777" w:rsidR="00E9258C" w:rsidRPr="000B447A" w:rsidRDefault="00E9258C">
            <w:pPr>
              <w:pStyle w:val="NoSpacing"/>
              <w:jc w:val="center"/>
            </w:pPr>
          </w:p>
        </w:tc>
        <w:tc>
          <w:tcPr>
            <w:tcW w:w="1621" w:type="pct"/>
            <w:noWrap/>
            <w:vAlign w:val="bottom"/>
          </w:tcPr>
          <w:p w14:paraId="6A6B5675" w14:textId="77777777" w:rsidR="00E9258C" w:rsidRPr="000B447A" w:rsidRDefault="00E9258C">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B75AB5">
              <w:rPr>
                <w:rFonts w:cs="Arial"/>
              </w:rPr>
            </w:r>
            <w:r w:rsidR="00B75AB5">
              <w:rPr>
                <w:rFonts w:cs="Arial"/>
              </w:rPr>
              <w:fldChar w:fldCharType="separate"/>
            </w:r>
            <w:r w:rsidRPr="000B447A">
              <w:rPr>
                <w:rFonts w:cs="Arial"/>
              </w:rPr>
              <w:fldChar w:fldCharType="end"/>
            </w:r>
          </w:p>
        </w:tc>
        <w:tc>
          <w:tcPr>
            <w:tcW w:w="120" w:type="pct"/>
            <w:noWrap/>
            <w:vAlign w:val="bottom"/>
          </w:tcPr>
          <w:p w14:paraId="32E0C954" w14:textId="77777777" w:rsidR="00E9258C" w:rsidRPr="000B447A" w:rsidRDefault="00E9258C">
            <w:pPr>
              <w:pStyle w:val="NoSpacing"/>
              <w:rPr>
                <w:rFonts w:cs="Arial"/>
              </w:rPr>
            </w:pPr>
          </w:p>
        </w:tc>
        <w:tc>
          <w:tcPr>
            <w:tcW w:w="606" w:type="pct"/>
            <w:tcBorders>
              <w:bottom w:val="single" w:sz="4" w:space="0" w:color="auto"/>
            </w:tcBorders>
            <w:noWrap/>
            <w:vAlign w:val="bottom"/>
          </w:tcPr>
          <w:p w14:paraId="74987AE5" w14:textId="63064D60" w:rsidR="00E9258C" w:rsidRPr="000B447A" w:rsidRDefault="00E9258C">
            <w:pPr>
              <w:pStyle w:val="NoSpacing"/>
              <w:jc w:val="center"/>
            </w:pPr>
          </w:p>
        </w:tc>
      </w:tr>
      <w:tr w:rsidR="00E9258C" w:rsidRPr="000B447A" w14:paraId="51F58508" w14:textId="77777777" w:rsidTr="008C3E7E">
        <w:trPr>
          <w:trHeight w:val="600"/>
        </w:trPr>
        <w:tc>
          <w:tcPr>
            <w:tcW w:w="2534" w:type="pct"/>
            <w:tcBorders>
              <w:top w:val="single" w:sz="4" w:space="0" w:color="auto"/>
            </w:tcBorders>
          </w:tcPr>
          <w:p w14:paraId="266C7C3C" w14:textId="749792FE" w:rsidR="00E9258C" w:rsidRPr="000B447A" w:rsidRDefault="00E9258C">
            <w:pPr>
              <w:pStyle w:val="NoSpacing"/>
              <w:jc w:val="center"/>
            </w:pPr>
            <w:r>
              <w:t>Barb Keryliuk</w:t>
            </w:r>
          </w:p>
          <w:p w14:paraId="2AE6CD62" w14:textId="77777777" w:rsidR="00E9258C" w:rsidRPr="000B447A" w:rsidRDefault="00E9258C">
            <w:pPr>
              <w:pStyle w:val="NoSpacing"/>
              <w:jc w:val="center"/>
            </w:pPr>
            <w:r>
              <w:t>Sr. Manager</w:t>
            </w:r>
            <w:r w:rsidRPr="000B447A">
              <w:t>, PMO</w:t>
            </w:r>
          </w:p>
        </w:tc>
        <w:tc>
          <w:tcPr>
            <w:tcW w:w="120" w:type="pct"/>
            <w:vMerge/>
            <w:vAlign w:val="center"/>
          </w:tcPr>
          <w:p w14:paraId="7361FC4B" w14:textId="77777777" w:rsidR="00E9258C" w:rsidRPr="000B447A" w:rsidRDefault="00E9258C">
            <w:pPr>
              <w:pStyle w:val="NoSpacing"/>
              <w:jc w:val="center"/>
            </w:pPr>
          </w:p>
        </w:tc>
        <w:tc>
          <w:tcPr>
            <w:tcW w:w="1621" w:type="pct"/>
            <w:noWrap/>
          </w:tcPr>
          <w:p w14:paraId="1118C555" w14:textId="77777777" w:rsidR="00E9258C" w:rsidRPr="000B447A" w:rsidRDefault="00E9258C">
            <w:pPr>
              <w:pStyle w:val="NoSpacing"/>
              <w:jc w:val="center"/>
            </w:pPr>
            <w:r w:rsidRPr="000B447A">
              <w:t>Digital Approval</w:t>
            </w:r>
          </w:p>
          <w:p w14:paraId="7E56F98F" w14:textId="77777777" w:rsidR="00E9258C" w:rsidRPr="000B447A" w:rsidRDefault="00E9258C">
            <w:pPr>
              <w:pStyle w:val="NoSpacing"/>
              <w:jc w:val="center"/>
              <w:rPr>
                <w:sz w:val="14"/>
                <w:szCs w:val="14"/>
              </w:rPr>
            </w:pPr>
            <w:r w:rsidRPr="000B447A">
              <w:rPr>
                <w:sz w:val="14"/>
                <w:szCs w:val="14"/>
              </w:rPr>
              <w:t>(Double Click and select ‘checked’ under Default)</w:t>
            </w:r>
          </w:p>
        </w:tc>
        <w:tc>
          <w:tcPr>
            <w:tcW w:w="120" w:type="pct"/>
            <w:noWrap/>
            <w:vAlign w:val="bottom"/>
          </w:tcPr>
          <w:p w14:paraId="69B0DF2E" w14:textId="77777777" w:rsidR="00E9258C" w:rsidRPr="000B447A" w:rsidRDefault="00E9258C">
            <w:pPr>
              <w:pStyle w:val="NoSpacing"/>
            </w:pPr>
          </w:p>
        </w:tc>
        <w:tc>
          <w:tcPr>
            <w:tcW w:w="606" w:type="pct"/>
            <w:tcBorders>
              <w:top w:val="single" w:sz="4" w:space="0" w:color="auto"/>
            </w:tcBorders>
            <w:noWrap/>
          </w:tcPr>
          <w:p w14:paraId="416EC7D8" w14:textId="174E56EA" w:rsidR="00E9258C" w:rsidRPr="000B447A" w:rsidRDefault="00E9258C">
            <w:pPr>
              <w:pStyle w:val="NoSpacing"/>
              <w:jc w:val="center"/>
            </w:pPr>
            <w:r w:rsidRPr="000B447A">
              <w:t>Date</w:t>
            </w:r>
          </w:p>
        </w:tc>
      </w:tr>
    </w:tbl>
    <w:p w14:paraId="52FD5C65" w14:textId="77777777" w:rsidR="00A241E1" w:rsidRPr="000B447A" w:rsidRDefault="00A241E1">
      <w:pPr>
        <w:pStyle w:val="NoSpacing"/>
        <w:rPr>
          <w:sz w:val="20"/>
          <w:szCs w:val="20"/>
        </w:rPr>
      </w:pPr>
    </w:p>
    <w:bookmarkEnd w:id="3"/>
    <w:bookmarkEnd w:id="4"/>
    <w:bookmarkEnd w:id="285"/>
    <w:p w14:paraId="5CCE7C63" w14:textId="53ECCEA7" w:rsidR="00894293" w:rsidRDefault="00894293" w:rsidP="00EA22A5">
      <w:pPr>
        <w:spacing w:line="240" w:lineRule="auto"/>
        <w:rPr>
          <w:rFonts w:eastAsiaTheme="minorHAnsi"/>
          <w:sz w:val="20"/>
          <w:szCs w:val="20"/>
          <w:lang w:eastAsia="en-US"/>
        </w:rPr>
      </w:pPr>
    </w:p>
    <w:sectPr w:rsidR="00894293" w:rsidSect="00857139">
      <w:headerReference w:type="even" r:id="rId36"/>
      <w:headerReference w:type="default" r:id="rId37"/>
      <w:footerReference w:type="default" r:id="rId38"/>
      <w:headerReference w:type="first" r:id="rId39"/>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DE7A97" w14:textId="77777777" w:rsidR="0012713F" w:rsidRDefault="0012713F" w:rsidP="00F621C6">
      <w:pPr>
        <w:spacing w:after="0" w:line="240" w:lineRule="auto"/>
      </w:pPr>
      <w:r>
        <w:separator/>
      </w:r>
    </w:p>
    <w:p w14:paraId="5E11D04A" w14:textId="77777777" w:rsidR="0012713F" w:rsidRDefault="0012713F"/>
    <w:p w14:paraId="6C709420" w14:textId="77777777" w:rsidR="0012713F" w:rsidRDefault="0012713F"/>
  </w:endnote>
  <w:endnote w:type="continuationSeparator" w:id="0">
    <w:p w14:paraId="417654E2" w14:textId="77777777" w:rsidR="0012713F" w:rsidRDefault="0012713F" w:rsidP="00F621C6">
      <w:pPr>
        <w:spacing w:after="0" w:line="240" w:lineRule="auto"/>
      </w:pPr>
      <w:r>
        <w:continuationSeparator/>
      </w:r>
    </w:p>
    <w:p w14:paraId="73A34B99" w14:textId="77777777" w:rsidR="0012713F" w:rsidRDefault="0012713F"/>
    <w:p w14:paraId="5A982331" w14:textId="77777777" w:rsidR="0012713F" w:rsidRDefault="001271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DD33C4" w14:textId="77777777" w:rsidR="0012713F" w:rsidRDefault="0012713F" w:rsidP="00EF3F25">
    <w:pPr>
      <w:jc w:val="right"/>
    </w:pPr>
    <w:r>
      <w:rPr>
        <w:noProof/>
      </w:rPr>
      <w:drawing>
        <wp:anchor distT="0" distB="0" distL="114300" distR="114300" simplePos="0" relativeHeight="251661824" behindDoc="0" locked="0" layoutInCell="1" allowOverlap="1" wp14:anchorId="0FEDB218" wp14:editId="2CD5FD04">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8584212" wp14:editId="5CEB682E">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71439D" w14:textId="77777777" w:rsidR="0012713F" w:rsidRDefault="0012713F" w:rsidP="00B13605">
    <w:pPr>
      <w:jc w:val="right"/>
    </w:pPr>
    <w:r>
      <w:rPr>
        <w:noProof/>
      </w:rPr>
      <w:drawing>
        <wp:inline distT="0" distB="0" distL="0" distR="0" wp14:anchorId="651B012F" wp14:editId="58094582">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9AD593" w14:textId="77777777" w:rsidR="0012713F" w:rsidRDefault="0012713F"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607BFE" w14:textId="35D1C3FD" w:rsidR="0012713F" w:rsidRPr="00DC3980" w:rsidRDefault="0012713F"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72450B6F" wp14:editId="5DD49816">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6C96F6DA" w14:textId="77777777" w:rsidR="0012713F" w:rsidRDefault="0012713F"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450B6F" id="_x0000_t202" coordsize="21600,21600" o:spt="202" path="m,l,21600r21600,l21600,xe">
              <v:stroke joinstyle="miter"/>
              <v:path gradientshapeok="t" o:connecttype="rect"/>
            </v:shapetype>
            <v:shape id="_x0000_s1039"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6C96F6DA" w14:textId="77777777" w:rsidR="0012713F" w:rsidRDefault="0012713F" w:rsidP="00793F43">
                    <w:pPr>
                      <w:jc w:val="right"/>
                    </w:pPr>
                  </w:p>
                </w:txbxContent>
              </v:textbox>
            </v:shape>
          </w:pict>
        </mc:Fallback>
      </mc:AlternateContent>
    </w:r>
    <w:r w:rsidRPr="005B17A1">
      <w:rPr>
        <w:b/>
        <w:color w:val="0097A9"/>
        <w:sz w:val="16"/>
        <w:szCs w:val="16"/>
      </w:rPr>
      <w:t xml:space="preserve">Canadian Western </w:t>
    </w:r>
    <w:proofErr w:type="gramStart"/>
    <w:r w:rsidRPr="005B17A1">
      <w:rPr>
        <w:b/>
        <w:color w:val="0097A9"/>
        <w:sz w:val="16"/>
        <w:szCs w:val="16"/>
      </w:rPr>
      <w:t>Bank</w:t>
    </w:r>
    <w:r>
      <w:rPr>
        <w:b/>
        <w:color w:val="0097A9"/>
        <w:sz w:val="16"/>
        <w:szCs w:val="16"/>
      </w:rPr>
      <w:t xml:space="preserve"> </w:t>
    </w:r>
    <w:r w:rsidRPr="00FE5700">
      <w:rPr>
        <w:b/>
        <w:i/>
        <w:color w:val="0097A9"/>
        <w:sz w:val="16"/>
        <w:szCs w:val="16"/>
      </w:rPr>
      <w:t xml:space="preserve"> </w:t>
    </w:r>
    <w:proofErr w:type="gramEnd"/>
    <w:sdt>
      <w:sdtPr>
        <w:rPr>
          <w:i/>
          <w:color w:val="009AA6"/>
          <w:sz w:val="16"/>
          <w:szCs w:val="16"/>
        </w:rPr>
        <w:alias w:val="Title"/>
        <w:tag w:val=""/>
        <w:id w:val="130908185"/>
        <w:placeholder>
          <w:docPart w:val="CD7C355CBD6649509F716ACE26893F5E"/>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Digital Program Charter</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B75AB5">
      <w:rPr>
        <w:b/>
        <w:noProof/>
        <w:color w:val="009AA6"/>
        <w:sz w:val="16"/>
        <w:szCs w:val="16"/>
      </w:rPr>
      <w:t>9</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E97557" w14:textId="77777777" w:rsidR="0012713F" w:rsidRDefault="0012713F" w:rsidP="00F621C6">
      <w:pPr>
        <w:spacing w:after="0" w:line="240" w:lineRule="auto"/>
      </w:pPr>
      <w:r>
        <w:separator/>
      </w:r>
    </w:p>
    <w:p w14:paraId="5C473E9B" w14:textId="77777777" w:rsidR="0012713F" w:rsidRDefault="0012713F"/>
    <w:p w14:paraId="34399C66" w14:textId="77777777" w:rsidR="0012713F" w:rsidRDefault="0012713F"/>
  </w:footnote>
  <w:footnote w:type="continuationSeparator" w:id="0">
    <w:p w14:paraId="0A770B6F" w14:textId="77777777" w:rsidR="0012713F" w:rsidRDefault="0012713F" w:rsidP="00F621C6">
      <w:pPr>
        <w:spacing w:after="0" w:line="240" w:lineRule="auto"/>
      </w:pPr>
      <w:r>
        <w:continuationSeparator/>
      </w:r>
    </w:p>
    <w:p w14:paraId="13FE546E" w14:textId="77777777" w:rsidR="0012713F" w:rsidRDefault="0012713F"/>
    <w:p w14:paraId="1EF9AECB" w14:textId="77777777" w:rsidR="0012713F" w:rsidRDefault="0012713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25098F" w14:textId="77777777" w:rsidR="0012713F" w:rsidRDefault="00B75AB5">
    <w:pPr>
      <w:pStyle w:val="Header"/>
    </w:pPr>
    <w:r>
      <w:rPr>
        <w:noProof/>
      </w:rPr>
      <w:pict w14:anchorId="62D051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65EC4" w14:textId="77777777" w:rsidR="0012713F" w:rsidRPr="00CA1329" w:rsidRDefault="0012713F"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6CCD4D98" wp14:editId="1B26BC01">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5D1BCC84" w14:textId="77777777" w:rsidR="0012713F" w:rsidRPr="00983AB8" w:rsidRDefault="0012713F"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CD4D98" id="_x0000_t202" coordsize="21600,21600" o:spt="202" path="m,l,21600r21600,l21600,xe">
              <v:stroke joinstyle="miter"/>
              <v:path gradientshapeok="t" o:connecttype="rect"/>
            </v:shapetype>
            <v:shape id="Text Box 2" o:spid="_x0000_s1031"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5D1BCC84" w14:textId="77777777" w:rsidR="0012713F" w:rsidRPr="00983AB8" w:rsidRDefault="0012713F"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3807288A" wp14:editId="05AAF620">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246BCEA0" w14:textId="77777777" w:rsidR="0012713F" w:rsidRPr="00983AB8" w:rsidRDefault="0012713F"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07288A" id="_x0000_s1032"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246BCEA0" w14:textId="77777777" w:rsidR="0012713F" w:rsidRPr="00983AB8" w:rsidRDefault="0012713F"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0AB0E1C0" wp14:editId="3ED13819">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4C272DE0" w14:textId="77777777" w:rsidR="0012713F" w:rsidRPr="00983AB8" w:rsidRDefault="0012713F"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0E1C0" id="_x0000_s1033"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4C272DE0" w14:textId="77777777" w:rsidR="0012713F" w:rsidRPr="00983AB8" w:rsidRDefault="0012713F"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7B61FD81" wp14:editId="794749AD">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753D4BA" w14:textId="77777777" w:rsidR="0012713F" w:rsidRPr="00CD62FB" w:rsidRDefault="0012713F"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61FD81" id="_x0000_s1034"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2753D4BA" w14:textId="77777777" w:rsidR="0012713F" w:rsidRPr="00CD62FB" w:rsidRDefault="0012713F" w:rsidP="00CA1329">
                    <w:pPr>
                      <w:spacing w:before="240"/>
                      <w:rPr>
                        <w:rFonts w:ascii="Arial" w:hAnsi="Arial" w:cs="Arial"/>
                        <w:b/>
                        <w:color w:val="FDDE00"/>
                        <w:sz w:val="18"/>
                        <w:szCs w:val="18"/>
                      </w:rPr>
                    </w:pPr>
                  </w:p>
                </w:txbxContent>
              </v:textbox>
            </v:shape>
          </w:pict>
        </mc:Fallback>
      </mc:AlternateContent>
    </w:r>
    <w:r w:rsidR="00B75AB5">
      <w:pict w14:anchorId="3EE26F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4A3E6A6E" w14:textId="77777777" w:rsidR="0012713F" w:rsidRDefault="0012713F"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2C57CC" w14:textId="77777777" w:rsidR="0012713F" w:rsidRDefault="00B75AB5">
    <w:pPr>
      <w:pStyle w:val="Header"/>
    </w:pPr>
    <w:r>
      <w:rPr>
        <w:noProof/>
      </w:rPr>
      <w:pict w14:anchorId="4E089D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12713F">
      <w:rPr>
        <w:noProof/>
      </w:rPr>
      <w:drawing>
        <wp:inline distT="0" distB="0" distL="0" distR="0" wp14:anchorId="3B7CFA19" wp14:editId="449361C8">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749049" w14:textId="77777777" w:rsidR="0012713F" w:rsidRDefault="00B75AB5">
    <w:pPr>
      <w:pStyle w:val="Header"/>
    </w:pPr>
    <w:r>
      <w:rPr>
        <w:noProof/>
      </w:rPr>
      <w:pict w14:anchorId="76BC79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96A663" w14:textId="77777777" w:rsidR="0012713F" w:rsidRDefault="00B75AB5">
    <w:pPr>
      <w:pStyle w:val="Header"/>
    </w:pPr>
    <w:r>
      <w:rPr>
        <w:noProof/>
      </w:rPr>
      <w:pict w14:anchorId="378CEA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224A0" w14:textId="77777777" w:rsidR="0012713F" w:rsidRDefault="00B75AB5">
    <w:pPr>
      <w:pStyle w:val="Header"/>
    </w:pPr>
    <w:r>
      <w:rPr>
        <w:noProof/>
      </w:rPr>
      <w:pict w14:anchorId="34075E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47E04" w14:textId="77777777" w:rsidR="0012713F" w:rsidRDefault="00B75AB5">
    <w:pPr>
      <w:pStyle w:val="Header"/>
    </w:pPr>
    <w:r>
      <w:rPr>
        <w:noProof/>
      </w:rPr>
      <w:pict w14:anchorId="19D386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FAFCFE" w14:textId="77777777" w:rsidR="0012713F" w:rsidRDefault="0012713F"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62D4C809" wp14:editId="180AEFB7">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6FEAADE8" w14:textId="77777777" w:rsidR="0012713F" w:rsidRPr="00CD62FB" w:rsidRDefault="0012713F"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D4C809" id="_x0000_t202" coordsize="21600,21600" o:spt="202" path="m,l,21600r21600,l21600,xe">
              <v:stroke joinstyle="miter"/>
              <v:path gradientshapeok="t" o:connecttype="rect"/>
            </v:shapetype>
            <v:shape id="_x0000_s1035"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14:paraId="6FEAADE8" w14:textId="77777777" w:rsidR="0012713F" w:rsidRPr="00CD62FB" w:rsidRDefault="0012713F"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769B0F47" wp14:editId="35A601CB">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51C8059" w14:textId="77777777" w:rsidR="0012713F" w:rsidRPr="00983AB8" w:rsidRDefault="0012713F"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9B0F47" id="_x0000_s1036"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14:paraId="451C8059" w14:textId="77777777" w:rsidR="0012713F" w:rsidRPr="00983AB8" w:rsidRDefault="0012713F"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3C9F8AE9" wp14:editId="4FA0CF08">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24217EF6" w14:textId="77777777" w:rsidR="0012713F" w:rsidRPr="00983AB8" w:rsidRDefault="0012713F"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F8AE9" id="_x0000_s1037"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14:paraId="24217EF6" w14:textId="77777777" w:rsidR="0012713F" w:rsidRPr="00983AB8" w:rsidRDefault="0012713F"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67333D32" wp14:editId="33BF9875">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74251404" w14:textId="77777777" w:rsidR="0012713F" w:rsidRPr="00983AB8" w:rsidRDefault="0012713F"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33D32" id="_x0000_s1038"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14:paraId="74251404" w14:textId="77777777" w:rsidR="0012713F" w:rsidRPr="00983AB8" w:rsidRDefault="0012713F" w:rsidP="00364BCF">
                    <w:pPr>
                      <w:spacing w:before="240"/>
                      <w:ind w:left="1440" w:firstLine="720"/>
                      <w:rPr>
                        <w:rFonts w:ascii="Arial" w:hAnsi="Arial" w:cs="Arial"/>
                        <w:b/>
                        <w:color w:val="111111" w:themeColor="text1"/>
                        <w:sz w:val="18"/>
                        <w:szCs w:val="18"/>
                      </w:rPr>
                    </w:pPr>
                  </w:p>
                </w:txbxContent>
              </v:textbox>
            </v:shape>
          </w:pict>
        </mc:Fallback>
      </mc:AlternateContent>
    </w:r>
    <w:r w:rsidR="00B75AB5">
      <w:rPr>
        <w:noProof/>
      </w:rPr>
      <w:pict w14:anchorId="58488C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5FC868D9" w14:textId="77777777" w:rsidR="0012713F" w:rsidRPr="00552F21" w:rsidRDefault="0012713F"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6D7F22" w14:textId="77777777" w:rsidR="0012713F" w:rsidRDefault="00B75AB5">
    <w:pPr>
      <w:pStyle w:val="Header"/>
    </w:pPr>
    <w:r>
      <w:rPr>
        <w:noProof/>
      </w:rPr>
      <w:pict w14:anchorId="3FDB5A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69D58C5"/>
    <w:multiLevelType w:val="hybridMultilevel"/>
    <w:tmpl w:val="FE84CC44"/>
    <w:lvl w:ilvl="0" w:tplc="473658A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FCC2DF7"/>
    <w:multiLevelType w:val="hybridMultilevel"/>
    <w:tmpl w:val="0D001800"/>
    <w:lvl w:ilvl="0" w:tplc="3C281576">
      <w:start w:val="1"/>
      <w:numFmt w:val="bullet"/>
      <w:lvlText w:val="-"/>
      <w:lvlJc w:val="left"/>
      <w:pPr>
        <w:tabs>
          <w:tab w:val="num" w:pos="720"/>
        </w:tabs>
        <w:ind w:left="720" w:hanging="360"/>
      </w:pPr>
      <w:rPr>
        <w:rFonts w:ascii="Times New Roman" w:hAnsi="Times New Roman" w:hint="default"/>
      </w:rPr>
    </w:lvl>
    <w:lvl w:ilvl="1" w:tplc="A0D22EB0">
      <w:start w:val="238"/>
      <w:numFmt w:val="bullet"/>
      <w:lvlText w:val="-"/>
      <w:lvlJc w:val="left"/>
      <w:pPr>
        <w:tabs>
          <w:tab w:val="num" w:pos="1440"/>
        </w:tabs>
        <w:ind w:left="1440" w:hanging="360"/>
      </w:pPr>
      <w:rPr>
        <w:rFonts w:ascii="Times New Roman" w:hAnsi="Times New Roman" w:hint="default"/>
      </w:rPr>
    </w:lvl>
    <w:lvl w:ilvl="2" w:tplc="7834BF6E" w:tentative="1">
      <w:start w:val="1"/>
      <w:numFmt w:val="bullet"/>
      <w:lvlText w:val="-"/>
      <w:lvlJc w:val="left"/>
      <w:pPr>
        <w:tabs>
          <w:tab w:val="num" w:pos="2160"/>
        </w:tabs>
        <w:ind w:left="2160" w:hanging="360"/>
      </w:pPr>
      <w:rPr>
        <w:rFonts w:ascii="Times New Roman" w:hAnsi="Times New Roman" w:hint="default"/>
      </w:rPr>
    </w:lvl>
    <w:lvl w:ilvl="3" w:tplc="54187CDA" w:tentative="1">
      <w:start w:val="1"/>
      <w:numFmt w:val="bullet"/>
      <w:lvlText w:val="-"/>
      <w:lvlJc w:val="left"/>
      <w:pPr>
        <w:tabs>
          <w:tab w:val="num" w:pos="2880"/>
        </w:tabs>
        <w:ind w:left="2880" w:hanging="360"/>
      </w:pPr>
      <w:rPr>
        <w:rFonts w:ascii="Times New Roman" w:hAnsi="Times New Roman" w:hint="default"/>
      </w:rPr>
    </w:lvl>
    <w:lvl w:ilvl="4" w:tplc="4A481560" w:tentative="1">
      <w:start w:val="1"/>
      <w:numFmt w:val="bullet"/>
      <w:lvlText w:val="-"/>
      <w:lvlJc w:val="left"/>
      <w:pPr>
        <w:tabs>
          <w:tab w:val="num" w:pos="3600"/>
        </w:tabs>
        <w:ind w:left="3600" w:hanging="360"/>
      </w:pPr>
      <w:rPr>
        <w:rFonts w:ascii="Times New Roman" w:hAnsi="Times New Roman" w:hint="default"/>
      </w:rPr>
    </w:lvl>
    <w:lvl w:ilvl="5" w:tplc="505AF65A" w:tentative="1">
      <w:start w:val="1"/>
      <w:numFmt w:val="bullet"/>
      <w:lvlText w:val="-"/>
      <w:lvlJc w:val="left"/>
      <w:pPr>
        <w:tabs>
          <w:tab w:val="num" w:pos="4320"/>
        </w:tabs>
        <w:ind w:left="4320" w:hanging="360"/>
      </w:pPr>
      <w:rPr>
        <w:rFonts w:ascii="Times New Roman" w:hAnsi="Times New Roman" w:hint="default"/>
      </w:rPr>
    </w:lvl>
    <w:lvl w:ilvl="6" w:tplc="89D050A8" w:tentative="1">
      <w:start w:val="1"/>
      <w:numFmt w:val="bullet"/>
      <w:lvlText w:val="-"/>
      <w:lvlJc w:val="left"/>
      <w:pPr>
        <w:tabs>
          <w:tab w:val="num" w:pos="5040"/>
        </w:tabs>
        <w:ind w:left="5040" w:hanging="360"/>
      </w:pPr>
      <w:rPr>
        <w:rFonts w:ascii="Times New Roman" w:hAnsi="Times New Roman" w:hint="default"/>
      </w:rPr>
    </w:lvl>
    <w:lvl w:ilvl="7" w:tplc="C9880B50" w:tentative="1">
      <w:start w:val="1"/>
      <w:numFmt w:val="bullet"/>
      <w:lvlText w:val="-"/>
      <w:lvlJc w:val="left"/>
      <w:pPr>
        <w:tabs>
          <w:tab w:val="num" w:pos="5760"/>
        </w:tabs>
        <w:ind w:left="5760" w:hanging="360"/>
      </w:pPr>
      <w:rPr>
        <w:rFonts w:ascii="Times New Roman" w:hAnsi="Times New Roman" w:hint="default"/>
      </w:rPr>
    </w:lvl>
    <w:lvl w:ilvl="8" w:tplc="7C0A078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1425659"/>
    <w:multiLevelType w:val="hybridMultilevel"/>
    <w:tmpl w:val="17E28764"/>
    <w:lvl w:ilvl="0" w:tplc="FBCC6696">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25C412CA"/>
    <w:multiLevelType w:val="hybridMultilevel"/>
    <w:tmpl w:val="2134488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C574AD1"/>
    <w:multiLevelType w:val="hybridMultilevel"/>
    <w:tmpl w:val="0EC05780"/>
    <w:lvl w:ilvl="0" w:tplc="5F8CD6F4">
      <w:start w:val="1"/>
      <w:numFmt w:val="bullet"/>
      <w:lvlText w:val="•"/>
      <w:lvlJc w:val="left"/>
      <w:pPr>
        <w:tabs>
          <w:tab w:val="num" w:pos="720"/>
        </w:tabs>
        <w:ind w:left="720" w:hanging="360"/>
      </w:pPr>
      <w:rPr>
        <w:rFonts w:ascii="Arial" w:hAnsi="Arial" w:hint="default"/>
      </w:rPr>
    </w:lvl>
    <w:lvl w:ilvl="1" w:tplc="0B28754E" w:tentative="1">
      <w:start w:val="1"/>
      <w:numFmt w:val="bullet"/>
      <w:lvlText w:val="•"/>
      <w:lvlJc w:val="left"/>
      <w:pPr>
        <w:tabs>
          <w:tab w:val="num" w:pos="1440"/>
        </w:tabs>
        <w:ind w:left="1440" w:hanging="360"/>
      </w:pPr>
      <w:rPr>
        <w:rFonts w:ascii="Arial" w:hAnsi="Arial" w:hint="default"/>
      </w:rPr>
    </w:lvl>
    <w:lvl w:ilvl="2" w:tplc="B50AF558" w:tentative="1">
      <w:start w:val="1"/>
      <w:numFmt w:val="bullet"/>
      <w:lvlText w:val="•"/>
      <w:lvlJc w:val="left"/>
      <w:pPr>
        <w:tabs>
          <w:tab w:val="num" w:pos="2160"/>
        </w:tabs>
        <w:ind w:left="2160" w:hanging="360"/>
      </w:pPr>
      <w:rPr>
        <w:rFonts w:ascii="Arial" w:hAnsi="Arial" w:hint="default"/>
      </w:rPr>
    </w:lvl>
    <w:lvl w:ilvl="3" w:tplc="E0222DC0" w:tentative="1">
      <w:start w:val="1"/>
      <w:numFmt w:val="bullet"/>
      <w:lvlText w:val="•"/>
      <w:lvlJc w:val="left"/>
      <w:pPr>
        <w:tabs>
          <w:tab w:val="num" w:pos="2880"/>
        </w:tabs>
        <w:ind w:left="2880" w:hanging="360"/>
      </w:pPr>
      <w:rPr>
        <w:rFonts w:ascii="Arial" w:hAnsi="Arial" w:hint="default"/>
      </w:rPr>
    </w:lvl>
    <w:lvl w:ilvl="4" w:tplc="82F0C402" w:tentative="1">
      <w:start w:val="1"/>
      <w:numFmt w:val="bullet"/>
      <w:lvlText w:val="•"/>
      <w:lvlJc w:val="left"/>
      <w:pPr>
        <w:tabs>
          <w:tab w:val="num" w:pos="3600"/>
        </w:tabs>
        <w:ind w:left="3600" w:hanging="360"/>
      </w:pPr>
      <w:rPr>
        <w:rFonts w:ascii="Arial" w:hAnsi="Arial" w:hint="default"/>
      </w:rPr>
    </w:lvl>
    <w:lvl w:ilvl="5" w:tplc="20C0AE76" w:tentative="1">
      <w:start w:val="1"/>
      <w:numFmt w:val="bullet"/>
      <w:lvlText w:val="•"/>
      <w:lvlJc w:val="left"/>
      <w:pPr>
        <w:tabs>
          <w:tab w:val="num" w:pos="4320"/>
        </w:tabs>
        <w:ind w:left="4320" w:hanging="360"/>
      </w:pPr>
      <w:rPr>
        <w:rFonts w:ascii="Arial" w:hAnsi="Arial" w:hint="default"/>
      </w:rPr>
    </w:lvl>
    <w:lvl w:ilvl="6" w:tplc="86584DB8" w:tentative="1">
      <w:start w:val="1"/>
      <w:numFmt w:val="bullet"/>
      <w:lvlText w:val="•"/>
      <w:lvlJc w:val="left"/>
      <w:pPr>
        <w:tabs>
          <w:tab w:val="num" w:pos="5040"/>
        </w:tabs>
        <w:ind w:left="5040" w:hanging="360"/>
      </w:pPr>
      <w:rPr>
        <w:rFonts w:ascii="Arial" w:hAnsi="Arial" w:hint="default"/>
      </w:rPr>
    </w:lvl>
    <w:lvl w:ilvl="7" w:tplc="20CA6708" w:tentative="1">
      <w:start w:val="1"/>
      <w:numFmt w:val="bullet"/>
      <w:lvlText w:val="•"/>
      <w:lvlJc w:val="left"/>
      <w:pPr>
        <w:tabs>
          <w:tab w:val="num" w:pos="5760"/>
        </w:tabs>
        <w:ind w:left="5760" w:hanging="360"/>
      </w:pPr>
      <w:rPr>
        <w:rFonts w:ascii="Arial" w:hAnsi="Arial" w:hint="default"/>
      </w:rPr>
    </w:lvl>
    <w:lvl w:ilvl="8" w:tplc="26E0CEE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EA24520"/>
    <w:multiLevelType w:val="multilevel"/>
    <w:tmpl w:val="2D7E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4" w15:restartNumberingAfterBreak="0">
    <w:nsid w:val="37920CEF"/>
    <w:multiLevelType w:val="hybridMultilevel"/>
    <w:tmpl w:val="B37632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BDD3ECB"/>
    <w:multiLevelType w:val="hybridMultilevel"/>
    <w:tmpl w:val="691239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22D6E9D"/>
    <w:multiLevelType w:val="hybridMultilevel"/>
    <w:tmpl w:val="7A7431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24C11C7"/>
    <w:multiLevelType w:val="hybridMultilevel"/>
    <w:tmpl w:val="73342D8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0"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4D696C46"/>
    <w:multiLevelType w:val="hybridMultilevel"/>
    <w:tmpl w:val="239EC8C4"/>
    <w:lvl w:ilvl="0" w:tplc="5650B30E">
      <w:numFmt w:val="bullet"/>
      <w:lvlText w:val="•"/>
      <w:lvlJc w:val="left"/>
      <w:pPr>
        <w:ind w:left="1080" w:hanging="72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E845261"/>
    <w:multiLevelType w:val="hybridMultilevel"/>
    <w:tmpl w:val="386AC8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B772F40"/>
    <w:multiLevelType w:val="hybridMultilevel"/>
    <w:tmpl w:val="F13410F6"/>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24"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5" w15:restartNumberingAfterBreak="0">
    <w:nsid w:val="60474CA8"/>
    <w:multiLevelType w:val="hybridMultilevel"/>
    <w:tmpl w:val="10CE0224"/>
    <w:lvl w:ilvl="0" w:tplc="473658A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66FC14CA"/>
    <w:multiLevelType w:val="multilevel"/>
    <w:tmpl w:val="B9F0DBC0"/>
    <w:lvl w:ilvl="0">
      <w:start w:val="1"/>
      <w:numFmt w:val="decimal"/>
      <w:lvlText w:val="%1.0"/>
      <w:lvlJc w:val="left"/>
      <w:pPr>
        <w:ind w:left="450"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28" w15:restartNumberingAfterBreak="0">
    <w:nsid w:val="6E050F81"/>
    <w:multiLevelType w:val="hybridMultilevel"/>
    <w:tmpl w:val="DD78D0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FBC3FE5"/>
    <w:multiLevelType w:val="hybridMultilevel"/>
    <w:tmpl w:val="CC10306C"/>
    <w:lvl w:ilvl="0" w:tplc="10090003">
      <w:start w:val="1"/>
      <w:numFmt w:val="bullet"/>
      <w:lvlText w:val="o"/>
      <w:lvlJc w:val="left"/>
      <w:pPr>
        <w:ind w:left="1080" w:hanging="360"/>
      </w:pPr>
      <w:rPr>
        <w:rFonts w:ascii="Courier New" w:hAnsi="Courier New" w:cs="Courier New"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0" w15:restartNumberingAfterBreak="0">
    <w:nsid w:val="7910262B"/>
    <w:multiLevelType w:val="hybridMultilevel"/>
    <w:tmpl w:val="FE5CA098"/>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7F331243"/>
    <w:multiLevelType w:val="hybridMultilevel"/>
    <w:tmpl w:val="7B3059A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4"/>
  </w:num>
  <w:num w:numId="2">
    <w:abstractNumId w:val="0"/>
  </w:num>
  <w:num w:numId="3">
    <w:abstractNumId w:val="1"/>
  </w:num>
  <w:num w:numId="4">
    <w:abstractNumId w:val="5"/>
  </w:num>
  <w:num w:numId="5">
    <w:abstractNumId w:val="26"/>
  </w:num>
  <w:num w:numId="6">
    <w:abstractNumId w:val="13"/>
  </w:num>
  <w:num w:numId="7">
    <w:abstractNumId w:val="20"/>
  </w:num>
  <w:num w:numId="8">
    <w:abstractNumId w:val="12"/>
  </w:num>
  <w:num w:numId="9">
    <w:abstractNumId w:val="11"/>
  </w:num>
  <w:num w:numId="10">
    <w:abstractNumId w:val="19"/>
  </w:num>
  <w:num w:numId="11">
    <w:abstractNumId w:val="16"/>
  </w:num>
  <w:num w:numId="12">
    <w:abstractNumId w:val="6"/>
  </w:num>
  <w:num w:numId="13">
    <w:abstractNumId w:val="7"/>
  </w:num>
  <w:num w:numId="14">
    <w:abstractNumId w:val="27"/>
  </w:num>
  <w:num w:numId="15">
    <w:abstractNumId w:val="22"/>
  </w:num>
  <w:num w:numId="16">
    <w:abstractNumId w:val="28"/>
  </w:num>
  <w:num w:numId="17">
    <w:abstractNumId w:val="8"/>
  </w:num>
  <w:num w:numId="18">
    <w:abstractNumId w:val="15"/>
  </w:num>
  <w:num w:numId="19">
    <w:abstractNumId w:val="21"/>
  </w:num>
  <w:num w:numId="20">
    <w:abstractNumId w:val="10"/>
  </w:num>
  <w:num w:numId="21">
    <w:abstractNumId w:val="30"/>
  </w:num>
  <w:num w:numId="22">
    <w:abstractNumId w:val="18"/>
  </w:num>
  <w:num w:numId="23">
    <w:abstractNumId w:val="29"/>
  </w:num>
  <w:num w:numId="24">
    <w:abstractNumId w:val="2"/>
  </w:num>
  <w:num w:numId="25">
    <w:abstractNumId w:val="23"/>
  </w:num>
  <w:num w:numId="26">
    <w:abstractNumId w:val="25"/>
  </w:num>
  <w:num w:numId="27">
    <w:abstractNumId w:val="3"/>
  </w:num>
  <w:num w:numId="28">
    <w:abstractNumId w:val="31"/>
  </w:num>
  <w:num w:numId="29">
    <w:abstractNumId w:val="17"/>
  </w:num>
  <w:num w:numId="30">
    <w:abstractNumId w:val="14"/>
  </w:num>
  <w:num w:numId="31">
    <w:abstractNumId w:val="9"/>
  </w:num>
  <w:num w:numId="32">
    <w:abstractNumId w:val="4"/>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enneth Mastaller">
    <w15:presenceInfo w15:providerId="None" w15:userId="Kenneth Mastall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mirrorMargin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revisionView w:markup="0"/>
  <w:trackRevisions/>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B38"/>
    <w:rsid w:val="00001CE1"/>
    <w:rsid w:val="00004714"/>
    <w:rsid w:val="000058FC"/>
    <w:rsid w:val="000114DA"/>
    <w:rsid w:val="000148E1"/>
    <w:rsid w:val="00014EF6"/>
    <w:rsid w:val="00015CEB"/>
    <w:rsid w:val="00016DCC"/>
    <w:rsid w:val="00022B28"/>
    <w:rsid w:val="000232FD"/>
    <w:rsid w:val="0002681F"/>
    <w:rsid w:val="00030C52"/>
    <w:rsid w:val="000327B7"/>
    <w:rsid w:val="000339FB"/>
    <w:rsid w:val="00034F1B"/>
    <w:rsid w:val="000359A1"/>
    <w:rsid w:val="00035E64"/>
    <w:rsid w:val="00044B84"/>
    <w:rsid w:val="0005052A"/>
    <w:rsid w:val="00051A5A"/>
    <w:rsid w:val="00052192"/>
    <w:rsid w:val="00061432"/>
    <w:rsid w:val="0006162B"/>
    <w:rsid w:val="00067716"/>
    <w:rsid w:val="00073D2C"/>
    <w:rsid w:val="00082E13"/>
    <w:rsid w:val="00083108"/>
    <w:rsid w:val="000855FA"/>
    <w:rsid w:val="00092B35"/>
    <w:rsid w:val="000963E9"/>
    <w:rsid w:val="0009641F"/>
    <w:rsid w:val="00096D96"/>
    <w:rsid w:val="00097BCA"/>
    <w:rsid w:val="000A0FC8"/>
    <w:rsid w:val="000A1A99"/>
    <w:rsid w:val="000A3075"/>
    <w:rsid w:val="000B5A4B"/>
    <w:rsid w:val="000B6DD0"/>
    <w:rsid w:val="000C410E"/>
    <w:rsid w:val="000D3655"/>
    <w:rsid w:val="000D7AAE"/>
    <w:rsid w:val="000E5E51"/>
    <w:rsid w:val="000F6BDA"/>
    <w:rsid w:val="000F7DEC"/>
    <w:rsid w:val="00101AC2"/>
    <w:rsid w:val="00101D9A"/>
    <w:rsid w:val="00106BB4"/>
    <w:rsid w:val="00115559"/>
    <w:rsid w:val="00120C6E"/>
    <w:rsid w:val="0012713F"/>
    <w:rsid w:val="00132C36"/>
    <w:rsid w:val="00141FE4"/>
    <w:rsid w:val="001430D5"/>
    <w:rsid w:val="0014379A"/>
    <w:rsid w:val="00154143"/>
    <w:rsid w:val="00155B9B"/>
    <w:rsid w:val="00157FDD"/>
    <w:rsid w:val="00162FE4"/>
    <w:rsid w:val="0016489C"/>
    <w:rsid w:val="00167DCE"/>
    <w:rsid w:val="001704D9"/>
    <w:rsid w:val="00170CE0"/>
    <w:rsid w:val="00181E8E"/>
    <w:rsid w:val="00182778"/>
    <w:rsid w:val="00184558"/>
    <w:rsid w:val="00184B1D"/>
    <w:rsid w:val="001A23C3"/>
    <w:rsid w:val="001A4763"/>
    <w:rsid w:val="001A6B27"/>
    <w:rsid w:val="001B177A"/>
    <w:rsid w:val="001B576A"/>
    <w:rsid w:val="001B578E"/>
    <w:rsid w:val="001B62FC"/>
    <w:rsid w:val="001C08C4"/>
    <w:rsid w:val="001C124A"/>
    <w:rsid w:val="001C2707"/>
    <w:rsid w:val="001C53B4"/>
    <w:rsid w:val="001D0987"/>
    <w:rsid w:val="001D4FB6"/>
    <w:rsid w:val="001D4FC3"/>
    <w:rsid w:val="001D6816"/>
    <w:rsid w:val="001E070B"/>
    <w:rsid w:val="001F24EC"/>
    <w:rsid w:val="001F2F66"/>
    <w:rsid w:val="001F3556"/>
    <w:rsid w:val="001F7379"/>
    <w:rsid w:val="001F7D75"/>
    <w:rsid w:val="00202ABB"/>
    <w:rsid w:val="00204E5C"/>
    <w:rsid w:val="00217584"/>
    <w:rsid w:val="00223765"/>
    <w:rsid w:val="00230C8A"/>
    <w:rsid w:val="00231C23"/>
    <w:rsid w:val="002424C3"/>
    <w:rsid w:val="0024789A"/>
    <w:rsid w:val="00251940"/>
    <w:rsid w:val="00254BB2"/>
    <w:rsid w:val="00255500"/>
    <w:rsid w:val="002555B1"/>
    <w:rsid w:val="00260DB0"/>
    <w:rsid w:val="0026104D"/>
    <w:rsid w:val="002612DA"/>
    <w:rsid w:val="00262366"/>
    <w:rsid w:val="00265408"/>
    <w:rsid w:val="0028194C"/>
    <w:rsid w:val="00285E8F"/>
    <w:rsid w:val="0028786B"/>
    <w:rsid w:val="0029202D"/>
    <w:rsid w:val="002A2FE8"/>
    <w:rsid w:val="002B3895"/>
    <w:rsid w:val="002B41D6"/>
    <w:rsid w:val="002B7A18"/>
    <w:rsid w:val="002C16FC"/>
    <w:rsid w:val="002C207E"/>
    <w:rsid w:val="002C225C"/>
    <w:rsid w:val="002C4D03"/>
    <w:rsid w:val="002C64DF"/>
    <w:rsid w:val="002C6A1C"/>
    <w:rsid w:val="002C777C"/>
    <w:rsid w:val="002D1958"/>
    <w:rsid w:val="002D4574"/>
    <w:rsid w:val="002E1DFA"/>
    <w:rsid w:val="002E6CBA"/>
    <w:rsid w:val="002F1580"/>
    <w:rsid w:val="002F3836"/>
    <w:rsid w:val="002F5A13"/>
    <w:rsid w:val="0031018A"/>
    <w:rsid w:val="00323BFC"/>
    <w:rsid w:val="00325574"/>
    <w:rsid w:val="003279DE"/>
    <w:rsid w:val="00331416"/>
    <w:rsid w:val="00332739"/>
    <w:rsid w:val="00332DAB"/>
    <w:rsid w:val="00332E86"/>
    <w:rsid w:val="00337680"/>
    <w:rsid w:val="0034067C"/>
    <w:rsid w:val="00344E11"/>
    <w:rsid w:val="0034792B"/>
    <w:rsid w:val="003504C5"/>
    <w:rsid w:val="00355CEC"/>
    <w:rsid w:val="00356554"/>
    <w:rsid w:val="003643C6"/>
    <w:rsid w:val="00364BCF"/>
    <w:rsid w:val="00367F61"/>
    <w:rsid w:val="00372513"/>
    <w:rsid w:val="00375A18"/>
    <w:rsid w:val="00385B9D"/>
    <w:rsid w:val="00390862"/>
    <w:rsid w:val="003916E0"/>
    <w:rsid w:val="003930DB"/>
    <w:rsid w:val="00396719"/>
    <w:rsid w:val="003976E0"/>
    <w:rsid w:val="003A0D32"/>
    <w:rsid w:val="003A2111"/>
    <w:rsid w:val="003A6FDA"/>
    <w:rsid w:val="003A7B6B"/>
    <w:rsid w:val="003B7C74"/>
    <w:rsid w:val="003C1563"/>
    <w:rsid w:val="003C59B5"/>
    <w:rsid w:val="003C7473"/>
    <w:rsid w:val="003D3085"/>
    <w:rsid w:val="003D55AE"/>
    <w:rsid w:val="003D5984"/>
    <w:rsid w:val="003E065A"/>
    <w:rsid w:val="003E21A1"/>
    <w:rsid w:val="003E5E8D"/>
    <w:rsid w:val="003F64B3"/>
    <w:rsid w:val="003F7D77"/>
    <w:rsid w:val="004002A3"/>
    <w:rsid w:val="00404198"/>
    <w:rsid w:val="00404547"/>
    <w:rsid w:val="00405F99"/>
    <w:rsid w:val="00412E07"/>
    <w:rsid w:val="00422291"/>
    <w:rsid w:val="00422FA7"/>
    <w:rsid w:val="00424AA3"/>
    <w:rsid w:val="00425642"/>
    <w:rsid w:val="004274F3"/>
    <w:rsid w:val="00430B98"/>
    <w:rsid w:val="00434783"/>
    <w:rsid w:val="004351AA"/>
    <w:rsid w:val="00435703"/>
    <w:rsid w:val="0043690C"/>
    <w:rsid w:val="00436FFF"/>
    <w:rsid w:val="004417DE"/>
    <w:rsid w:val="00443991"/>
    <w:rsid w:val="004441BC"/>
    <w:rsid w:val="004519EC"/>
    <w:rsid w:val="00461DE8"/>
    <w:rsid w:val="00463A27"/>
    <w:rsid w:val="00467C91"/>
    <w:rsid w:val="00474496"/>
    <w:rsid w:val="00477C41"/>
    <w:rsid w:val="00480D28"/>
    <w:rsid w:val="004823A4"/>
    <w:rsid w:val="00482D34"/>
    <w:rsid w:val="00483904"/>
    <w:rsid w:val="004849E7"/>
    <w:rsid w:val="004A6987"/>
    <w:rsid w:val="004B3B12"/>
    <w:rsid w:val="004C6296"/>
    <w:rsid w:val="004C6683"/>
    <w:rsid w:val="004D54B5"/>
    <w:rsid w:val="004D6CEE"/>
    <w:rsid w:val="004E0256"/>
    <w:rsid w:val="004E2636"/>
    <w:rsid w:val="004E31B5"/>
    <w:rsid w:val="004E33AD"/>
    <w:rsid w:val="004E6BA0"/>
    <w:rsid w:val="004F081D"/>
    <w:rsid w:val="004F7280"/>
    <w:rsid w:val="005004DE"/>
    <w:rsid w:val="0050763B"/>
    <w:rsid w:val="00512272"/>
    <w:rsid w:val="00515F21"/>
    <w:rsid w:val="005164DD"/>
    <w:rsid w:val="005206F2"/>
    <w:rsid w:val="00525905"/>
    <w:rsid w:val="0052643B"/>
    <w:rsid w:val="00527D1D"/>
    <w:rsid w:val="00530C8D"/>
    <w:rsid w:val="005320A8"/>
    <w:rsid w:val="005344E4"/>
    <w:rsid w:val="00536FC6"/>
    <w:rsid w:val="005429E6"/>
    <w:rsid w:val="0054470B"/>
    <w:rsid w:val="005452D0"/>
    <w:rsid w:val="00552703"/>
    <w:rsid w:val="005527CF"/>
    <w:rsid w:val="00552F21"/>
    <w:rsid w:val="005624DD"/>
    <w:rsid w:val="00562855"/>
    <w:rsid w:val="00563144"/>
    <w:rsid w:val="00564D66"/>
    <w:rsid w:val="0057040A"/>
    <w:rsid w:val="005725A1"/>
    <w:rsid w:val="00575741"/>
    <w:rsid w:val="00576F04"/>
    <w:rsid w:val="00580D7A"/>
    <w:rsid w:val="0058394B"/>
    <w:rsid w:val="00584CF3"/>
    <w:rsid w:val="00585913"/>
    <w:rsid w:val="00590BE3"/>
    <w:rsid w:val="00591FCD"/>
    <w:rsid w:val="00593347"/>
    <w:rsid w:val="00594089"/>
    <w:rsid w:val="005A5438"/>
    <w:rsid w:val="005A58ED"/>
    <w:rsid w:val="005A7424"/>
    <w:rsid w:val="005B0C03"/>
    <w:rsid w:val="005B17A1"/>
    <w:rsid w:val="005C0FC3"/>
    <w:rsid w:val="005E3F29"/>
    <w:rsid w:val="005E6831"/>
    <w:rsid w:val="005F2894"/>
    <w:rsid w:val="005F5049"/>
    <w:rsid w:val="00605B77"/>
    <w:rsid w:val="00606C29"/>
    <w:rsid w:val="00610BD0"/>
    <w:rsid w:val="006208E8"/>
    <w:rsid w:val="006218FA"/>
    <w:rsid w:val="00622441"/>
    <w:rsid w:val="00622981"/>
    <w:rsid w:val="0062449B"/>
    <w:rsid w:val="00624DF8"/>
    <w:rsid w:val="00635003"/>
    <w:rsid w:val="00637A37"/>
    <w:rsid w:val="00637E9C"/>
    <w:rsid w:val="00644DAF"/>
    <w:rsid w:val="0064646E"/>
    <w:rsid w:val="00646F14"/>
    <w:rsid w:val="00647E28"/>
    <w:rsid w:val="00651D4D"/>
    <w:rsid w:val="00654046"/>
    <w:rsid w:val="006574DA"/>
    <w:rsid w:val="00663531"/>
    <w:rsid w:val="00667AA5"/>
    <w:rsid w:val="00672FF2"/>
    <w:rsid w:val="00673089"/>
    <w:rsid w:val="0067401E"/>
    <w:rsid w:val="006759C9"/>
    <w:rsid w:val="00677F11"/>
    <w:rsid w:val="00683BB0"/>
    <w:rsid w:val="00683FD9"/>
    <w:rsid w:val="00686627"/>
    <w:rsid w:val="0068758C"/>
    <w:rsid w:val="00687E28"/>
    <w:rsid w:val="00690CFD"/>
    <w:rsid w:val="0069189D"/>
    <w:rsid w:val="00691F94"/>
    <w:rsid w:val="0069245D"/>
    <w:rsid w:val="00694689"/>
    <w:rsid w:val="006948D3"/>
    <w:rsid w:val="0069555E"/>
    <w:rsid w:val="006974E6"/>
    <w:rsid w:val="006A09C9"/>
    <w:rsid w:val="006A22E9"/>
    <w:rsid w:val="006A6C98"/>
    <w:rsid w:val="006A7C4F"/>
    <w:rsid w:val="006B1831"/>
    <w:rsid w:val="006B4069"/>
    <w:rsid w:val="006B556E"/>
    <w:rsid w:val="006C7B38"/>
    <w:rsid w:val="006D0919"/>
    <w:rsid w:val="006D1036"/>
    <w:rsid w:val="006D1B4E"/>
    <w:rsid w:val="006E23DF"/>
    <w:rsid w:val="006E4B7B"/>
    <w:rsid w:val="006E7D2F"/>
    <w:rsid w:val="006F2302"/>
    <w:rsid w:val="006F7B0A"/>
    <w:rsid w:val="00701017"/>
    <w:rsid w:val="00705ED7"/>
    <w:rsid w:val="00706723"/>
    <w:rsid w:val="00710CCD"/>
    <w:rsid w:val="007116BE"/>
    <w:rsid w:val="007172D6"/>
    <w:rsid w:val="0071798E"/>
    <w:rsid w:val="00717E3B"/>
    <w:rsid w:val="0072393E"/>
    <w:rsid w:val="007248C4"/>
    <w:rsid w:val="00730257"/>
    <w:rsid w:val="0073239F"/>
    <w:rsid w:val="0073343B"/>
    <w:rsid w:val="00735545"/>
    <w:rsid w:val="00737025"/>
    <w:rsid w:val="007438D9"/>
    <w:rsid w:val="00745D68"/>
    <w:rsid w:val="00746B94"/>
    <w:rsid w:val="007501EF"/>
    <w:rsid w:val="00757361"/>
    <w:rsid w:val="00762A44"/>
    <w:rsid w:val="0076415A"/>
    <w:rsid w:val="0077558B"/>
    <w:rsid w:val="00780AA8"/>
    <w:rsid w:val="007845B8"/>
    <w:rsid w:val="007855DE"/>
    <w:rsid w:val="007868EA"/>
    <w:rsid w:val="007902E6"/>
    <w:rsid w:val="00793F43"/>
    <w:rsid w:val="007970A8"/>
    <w:rsid w:val="007A0B0E"/>
    <w:rsid w:val="007A2B7E"/>
    <w:rsid w:val="007A54D5"/>
    <w:rsid w:val="007A7857"/>
    <w:rsid w:val="007B2816"/>
    <w:rsid w:val="007C40B1"/>
    <w:rsid w:val="007D0884"/>
    <w:rsid w:val="007D4327"/>
    <w:rsid w:val="007D5FE9"/>
    <w:rsid w:val="007E2B95"/>
    <w:rsid w:val="007E4604"/>
    <w:rsid w:val="007E4615"/>
    <w:rsid w:val="007E6ECF"/>
    <w:rsid w:val="007E785D"/>
    <w:rsid w:val="007F11B0"/>
    <w:rsid w:val="007F52AE"/>
    <w:rsid w:val="007F5607"/>
    <w:rsid w:val="007F73BB"/>
    <w:rsid w:val="00806EC9"/>
    <w:rsid w:val="00811B15"/>
    <w:rsid w:val="008136ED"/>
    <w:rsid w:val="00815807"/>
    <w:rsid w:val="008170E4"/>
    <w:rsid w:val="00831AB4"/>
    <w:rsid w:val="00832D2D"/>
    <w:rsid w:val="0084117B"/>
    <w:rsid w:val="00841742"/>
    <w:rsid w:val="008504B5"/>
    <w:rsid w:val="008515D2"/>
    <w:rsid w:val="0085354D"/>
    <w:rsid w:val="00853A04"/>
    <w:rsid w:val="00854857"/>
    <w:rsid w:val="00855308"/>
    <w:rsid w:val="00857139"/>
    <w:rsid w:val="00861879"/>
    <w:rsid w:val="008638ED"/>
    <w:rsid w:val="00866CAB"/>
    <w:rsid w:val="00870665"/>
    <w:rsid w:val="0087578D"/>
    <w:rsid w:val="008771E9"/>
    <w:rsid w:val="00877E78"/>
    <w:rsid w:val="008820FA"/>
    <w:rsid w:val="0088400B"/>
    <w:rsid w:val="00890266"/>
    <w:rsid w:val="00890FD8"/>
    <w:rsid w:val="00892E17"/>
    <w:rsid w:val="00893E24"/>
    <w:rsid w:val="00894293"/>
    <w:rsid w:val="00895ED7"/>
    <w:rsid w:val="008A283D"/>
    <w:rsid w:val="008B57B1"/>
    <w:rsid w:val="008C1E85"/>
    <w:rsid w:val="008C2386"/>
    <w:rsid w:val="008C3E7E"/>
    <w:rsid w:val="008C6D2D"/>
    <w:rsid w:val="008C73F0"/>
    <w:rsid w:val="008E6754"/>
    <w:rsid w:val="008E7E2B"/>
    <w:rsid w:val="008F2E68"/>
    <w:rsid w:val="008F38E4"/>
    <w:rsid w:val="0090381D"/>
    <w:rsid w:val="00907AA5"/>
    <w:rsid w:val="00912ED8"/>
    <w:rsid w:val="009135D7"/>
    <w:rsid w:val="009239F9"/>
    <w:rsid w:val="0093046E"/>
    <w:rsid w:val="00932EF1"/>
    <w:rsid w:val="009371F4"/>
    <w:rsid w:val="00940508"/>
    <w:rsid w:val="00942441"/>
    <w:rsid w:val="00944D2B"/>
    <w:rsid w:val="00945400"/>
    <w:rsid w:val="00946E1F"/>
    <w:rsid w:val="0095206A"/>
    <w:rsid w:val="00953CF7"/>
    <w:rsid w:val="00956D52"/>
    <w:rsid w:val="00957EFE"/>
    <w:rsid w:val="009653FE"/>
    <w:rsid w:val="00966DF2"/>
    <w:rsid w:val="00973215"/>
    <w:rsid w:val="00975759"/>
    <w:rsid w:val="00977AFD"/>
    <w:rsid w:val="00981907"/>
    <w:rsid w:val="00981F09"/>
    <w:rsid w:val="009877B9"/>
    <w:rsid w:val="009A148E"/>
    <w:rsid w:val="009A1F26"/>
    <w:rsid w:val="009A237D"/>
    <w:rsid w:val="009A3DD6"/>
    <w:rsid w:val="009A4CE5"/>
    <w:rsid w:val="009A7E89"/>
    <w:rsid w:val="009B0B3E"/>
    <w:rsid w:val="009B0EEF"/>
    <w:rsid w:val="009B2879"/>
    <w:rsid w:val="009C3C8C"/>
    <w:rsid w:val="009D22DF"/>
    <w:rsid w:val="009D4159"/>
    <w:rsid w:val="009D5C09"/>
    <w:rsid w:val="009D79B7"/>
    <w:rsid w:val="009E041D"/>
    <w:rsid w:val="00A009F8"/>
    <w:rsid w:val="00A015E1"/>
    <w:rsid w:val="00A034F4"/>
    <w:rsid w:val="00A06257"/>
    <w:rsid w:val="00A10866"/>
    <w:rsid w:val="00A15BE6"/>
    <w:rsid w:val="00A1623F"/>
    <w:rsid w:val="00A21363"/>
    <w:rsid w:val="00A241E1"/>
    <w:rsid w:val="00A26FBB"/>
    <w:rsid w:val="00A35131"/>
    <w:rsid w:val="00A368F7"/>
    <w:rsid w:val="00A42651"/>
    <w:rsid w:val="00A431E2"/>
    <w:rsid w:val="00A43B47"/>
    <w:rsid w:val="00A53C61"/>
    <w:rsid w:val="00A54081"/>
    <w:rsid w:val="00A577BF"/>
    <w:rsid w:val="00A61AF5"/>
    <w:rsid w:val="00A62C80"/>
    <w:rsid w:val="00A650E3"/>
    <w:rsid w:val="00A72B0F"/>
    <w:rsid w:val="00A76053"/>
    <w:rsid w:val="00A864CB"/>
    <w:rsid w:val="00A924BC"/>
    <w:rsid w:val="00A9261C"/>
    <w:rsid w:val="00A935F0"/>
    <w:rsid w:val="00AA6D61"/>
    <w:rsid w:val="00AA6EBB"/>
    <w:rsid w:val="00AB1272"/>
    <w:rsid w:val="00AB1CD0"/>
    <w:rsid w:val="00AB26B6"/>
    <w:rsid w:val="00AB3408"/>
    <w:rsid w:val="00AC0F9D"/>
    <w:rsid w:val="00AC2034"/>
    <w:rsid w:val="00AC5C62"/>
    <w:rsid w:val="00AC72AC"/>
    <w:rsid w:val="00AD588F"/>
    <w:rsid w:val="00AD6D3C"/>
    <w:rsid w:val="00AE0140"/>
    <w:rsid w:val="00AF2DBB"/>
    <w:rsid w:val="00AF5483"/>
    <w:rsid w:val="00B13605"/>
    <w:rsid w:val="00B14114"/>
    <w:rsid w:val="00B15FCD"/>
    <w:rsid w:val="00B171B7"/>
    <w:rsid w:val="00B204C9"/>
    <w:rsid w:val="00B21B26"/>
    <w:rsid w:val="00B23007"/>
    <w:rsid w:val="00B23AE2"/>
    <w:rsid w:val="00B249AE"/>
    <w:rsid w:val="00B344F2"/>
    <w:rsid w:val="00B34EDF"/>
    <w:rsid w:val="00B34F65"/>
    <w:rsid w:val="00B3539B"/>
    <w:rsid w:val="00B3594C"/>
    <w:rsid w:val="00B37D70"/>
    <w:rsid w:val="00B41868"/>
    <w:rsid w:val="00B4208A"/>
    <w:rsid w:val="00B4273E"/>
    <w:rsid w:val="00B511F5"/>
    <w:rsid w:val="00B51D2A"/>
    <w:rsid w:val="00B52A89"/>
    <w:rsid w:val="00B5341E"/>
    <w:rsid w:val="00B563B5"/>
    <w:rsid w:val="00B563FB"/>
    <w:rsid w:val="00B57263"/>
    <w:rsid w:val="00B61C55"/>
    <w:rsid w:val="00B62BB8"/>
    <w:rsid w:val="00B64082"/>
    <w:rsid w:val="00B6442F"/>
    <w:rsid w:val="00B70316"/>
    <w:rsid w:val="00B75AB5"/>
    <w:rsid w:val="00B76BB1"/>
    <w:rsid w:val="00B77123"/>
    <w:rsid w:val="00B81FCE"/>
    <w:rsid w:val="00B8493E"/>
    <w:rsid w:val="00B9232D"/>
    <w:rsid w:val="00B933D7"/>
    <w:rsid w:val="00B9505B"/>
    <w:rsid w:val="00B97561"/>
    <w:rsid w:val="00BA0DF1"/>
    <w:rsid w:val="00BA3501"/>
    <w:rsid w:val="00BB29D9"/>
    <w:rsid w:val="00BB3DE4"/>
    <w:rsid w:val="00BB40E8"/>
    <w:rsid w:val="00BB5346"/>
    <w:rsid w:val="00BC188A"/>
    <w:rsid w:val="00BC1AE9"/>
    <w:rsid w:val="00BC2AD1"/>
    <w:rsid w:val="00BD2205"/>
    <w:rsid w:val="00BD50C5"/>
    <w:rsid w:val="00BF01AD"/>
    <w:rsid w:val="00BF207E"/>
    <w:rsid w:val="00BF3B38"/>
    <w:rsid w:val="00BF4394"/>
    <w:rsid w:val="00BF5219"/>
    <w:rsid w:val="00C00086"/>
    <w:rsid w:val="00C01161"/>
    <w:rsid w:val="00C027EB"/>
    <w:rsid w:val="00C07510"/>
    <w:rsid w:val="00C12356"/>
    <w:rsid w:val="00C22BF9"/>
    <w:rsid w:val="00C256FF"/>
    <w:rsid w:val="00C2672A"/>
    <w:rsid w:val="00C51575"/>
    <w:rsid w:val="00C524A1"/>
    <w:rsid w:val="00C60E68"/>
    <w:rsid w:val="00C70999"/>
    <w:rsid w:val="00C72E7B"/>
    <w:rsid w:val="00C754DD"/>
    <w:rsid w:val="00C757FB"/>
    <w:rsid w:val="00C94AFF"/>
    <w:rsid w:val="00CA1329"/>
    <w:rsid w:val="00CA43B8"/>
    <w:rsid w:val="00CA4B7C"/>
    <w:rsid w:val="00CA53B7"/>
    <w:rsid w:val="00CA5444"/>
    <w:rsid w:val="00CB44E5"/>
    <w:rsid w:val="00CB54DF"/>
    <w:rsid w:val="00CC27DF"/>
    <w:rsid w:val="00CC73E6"/>
    <w:rsid w:val="00CD23F7"/>
    <w:rsid w:val="00CD3FC4"/>
    <w:rsid w:val="00CD7C4D"/>
    <w:rsid w:val="00CE0CD5"/>
    <w:rsid w:val="00CE2B5E"/>
    <w:rsid w:val="00CE3705"/>
    <w:rsid w:val="00CF3D51"/>
    <w:rsid w:val="00D01B34"/>
    <w:rsid w:val="00D103D5"/>
    <w:rsid w:val="00D13A8A"/>
    <w:rsid w:val="00D16A81"/>
    <w:rsid w:val="00D17C11"/>
    <w:rsid w:val="00D21D56"/>
    <w:rsid w:val="00D2337B"/>
    <w:rsid w:val="00D27100"/>
    <w:rsid w:val="00D27920"/>
    <w:rsid w:val="00D27DA5"/>
    <w:rsid w:val="00D31BB2"/>
    <w:rsid w:val="00D458D2"/>
    <w:rsid w:val="00D4626D"/>
    <w:rsid w:val="00D4641D"/>
    <w:rsid w:val="00D52AE6"/>
    <w:rsid w:val="00D570FA"/>
    <w:rsid w:val="00D57282"/>
    <w:rsid w:val="00D601AA"/>
    <w:rsid w:val="00D604CD"/>
    <w:rsid w:val="00D62341"/>
    <w:rsid w:val="00D6315B"/>
    <w:rsid w:val="00D63C12"/>
    <w:rsid w:val="00D64739"/>
    <w:rsid w:val="00D66B54"/>
    <w:rsid w:val="00D679C3"/>
    <w:rsid w:val="00D67A83"/>
    <w:rsid w:val="00D712F4"/>
    <w:rsid w:val="00D737A5"/>
    <w:rsid w:val="00D74BF6"/>
    <w:rsid w:val="00D8336F"/>
    <w:rsid w:val="00D83932"/>
    <w:rsid w:val="00D84526"/>
    <w:rsid w:val="00D8461F"/>
    <w:rsid w:val="00D8582D"/>
    <w:rsid w:val="00D918DA"/>
    <w:rsid w:val="00D93434"/>
    <w:rsid w:val="00D96EC4"/>
    <w:rsid w:val="00DA0F8B"/>
    <w:rsid w:val="00DA15B5"/>
    <w:rsid w:val="00DA351B"/>
    <w:rsid w:val="00DA63C6"/>
    <w:rsid w:val="00DB0A7A"/>
    <w:rsid w:val="00DB26B5"/>
    <w:rsid w:val="00DB6D75"/>
    <w:rsid w:val="00DC23CC"/>
    <w:rsid w:val="00DC3980"/>
    <w:rsid w:val="00DC620E"/>
    <w:rsid w:val="00DE0CBC"/>
    <w:rsid w:val="00DE1F5C"/>
    <w:rsid w:val="00DE2994"/>
    <w:rsid w:val="00DE475C"/>
    <w:rsid w:val="00DF0698"/>
    <w:rsid w:val="00DF0C8C"/>
    <w:rsid w:val="00DF11E9"/>
    <w:rsid w:val="00DF25F0"/>
    <w:rsid w:val="00E05D84"/>
    <w:rsid w:val="00E14146"/>
    <w:rsid w:val="00E21DB5"/>
    <w:rsid w:val="00E268F8"/>
    <w:rsid w:val="00E26FC5"/>
    <w:rsid w:val="00E3157F"/>
    <w:rsid w:val="00E31B38"/>
    <w:rsid w:val="00E34BAC"/>
    <w:rsid w:val="00E504B0"/>
    <w:rsid w:val="00E5178D"/>
    <w:rsid w:val="00E52006"/>
    <w:rsid w:val="00E7142B"/>
    <w:rsid w:val="00E72E00"/>
    <w:rsid w:val="00E81693"/>
    <w:rsid w:val="00E85A60"/>
    <w:rsid w:val="00E85D58"/>
    <w:rsid w:val="00E917B4"/>
    <w:rsid w:val="00E91ED5"/>
    <w:rsid w:val="00E9258C"/>
    <w:rsid w:val="00E928EB"/>
    <w:rsid w:val="00E94817"/>
    <w:rsid w:val="00E95EB8"/>
    <w:rsid w:val="00E974FA"/>
    <w:rsid w:val="00EA1D87"/>
    <w:rsid w:val="00EA22A5"/>
    <w:rsid w:val="00EA328E"/>
    <w:rsid w:val="00EA4742"/>
    <w:rsid w:val="00EA7A8F"/>
    <w:rsid w:val="00EC6A77"/>
    <w:rsid w:val="00ED2DB6"/>
    <w:rsid w:val="00EE3C42"/>
    <w:rsid w:val="00EE4C5A"/>
    <w:rsid w:val="00EE5C09"/>
    <w:rsid w:val="00EE707B"/>
    <w:rsid w:val="00EE7BDD"/>
    <w:rsid w:val="00EF089D"/>
    <w:rsid w:val="00EF3F25"/>
    <w:rsid w:val="00EF7FF7"/>
    <w:rsid w:val="00F00D71"/>
    <w:rsid w:val="00F04463"/>
    <w:rsid w:val="00F04C69"/>
    <w:rsid w:val="00F06020"/>
    <w:rsid w:val="00F13D42"/>
    <w:rsid w:val="00F17E42"/>
    <w:rsid w:val="00F27B69"/>
    <w:rsid w:val="00F33E67"/>
    <w:rsid w:val="00F553D5"/>
    <w:rsid w:val="00F5639B"/>
    <w:rsid w:val="00F56959"/>
    <w:rsid w:val="00F621C6"/>
    <w:rsid w:val="00F628FC"/>
    <w:rsid w:val="00F71598"/>
    <w:rsid w:val="00F80C40"/>
    <w:rsid w:val="00F81697"/>
    <w:rsid w:val="00F85283"/>
    <w:rsid w:val="00F86F73"/>
    <w:rsid w:val="00F9294E"/>
    <w:rsid w:val="00F96EF1"/>
    <w:rsid w:val="00FA2089"/>
    <w:rsid w:val="00FA689A"/>
    <w:rsid w:val="00FB07F0"/>
    <w:rsid w:val="00FB099C"/>
    <w:rsid w:val="00FB1179"/>
    <w:rsid w:val="00FB1A0F"/>
    <w:rsid w:val="00FB673F"/>
    <w:rsid w:val="00FC0A7C"/>
    <w:rsid w:val="00FC10C1"/>
    <w:rsid w:val="00FC67D4"/>
    <w:rsid w:val="00FC7C4F"/>
    <w:rsid w:val="00FD06CF"/>
    <w:rsid w:val="00FD0A35"/>
    <w:rsid w:val="00FE08AE"/>
    <w:rsid w:val="00FE51F0"/>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065386FC"/>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A35131"/>
    <w:pPr>
      <w:spacing w:before="2000" w:after="80" w:line="240" w:lineRule="auto"/>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A35131"/>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8504B5"/>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character" w:styleId="CommentReference">
    <w:name w:val="annotation reference"/>
    <w:basedOn w:val="DefaultParagraphFont"/>
    <w:uiPriority w:val="99"/>
    <w:semiHidden/>
    <w:unhideWhenUsed/>
    <w:rsid w:val="00AC72AC"/>
    <w:rPr>
      <w:sz w:val="16"/>
      <w:szCs w:val="16"/>
    </w:rPr>
  </w:style>
  <w:style w:type="paragraph" w:styleId="CommentText">
    <w:name w:val="annotation text"/>
    <w:basedOn w:val="Normal"/>
    <w:link w:val="CommentTextChar"/>
    <w:uiPriority w:val="99"/>
    <w:semiHidden/>
    <w:unhideWhenUsed/>
    <w:rsid w:val="00AC72AC"/>
    <w:pPr>
      <w:spacing w:line="240" w:lineRule="auto"/>
    </w:pPr>
    <w:rPr>
      <w:sz w:val="20"/>
      <w:szCs w:val="20"/>
    </w:rPr>
  </w:style>
  <w:style w:type="character" w:customStyle="1" w:styleId="CommentTextChar">
    <w:name w:val="Comment Text Char"/>
    <w:basedOn w:val="DefaultParagraphFont"/>
    <w:link w:val="CommentText"/>
    <w:uiPriority w:val="99"/>
    <w:semiHidden/>
    <w:rsid w:val="00AC72AC"/>
    <w:rPr>
      <w:sz w:val="20"/>
      <w:szCs w:val="20"/>
    </w:rPr>
  </w:style>
  <w:style w:type="paragraph" w:styleId="CommentSubject">
    <w:name w:val="annotation subject"/>
    <w:basedOn w:val="CommentText"/>
    <w:next w:val="CommentText"/>
    <w:link w:val="CommentSubjectChar"/>
    <w:uiPriority w:val="99"/>
    <w:semiHidden/>
    <w:unhideWhenUsed/>
    <w:rsid w:val="00AC72AC"/>
    <w:rPr>
      <w:b/>
      <w:bCs/>
    </w:rPr>
  </w:style>
  <w:style w:type="character" w:customStyle="1" w:styleId="CommentSubjectChar">
    <w:name w:val="Comment Subject Char"/>
    <w:basedOn w:val="CommentTextChar"/>
    <w:link w:val="CommentSubject"/>
    <w:uiPriority w:val="99"/>
    <w:semiHidden/>
    <w:rsid w:val="00AC72AC"/>
    <w:rPr>
      <w:b/>
      <w:bCs/>
      <w:sz w:val="20"/>
      <w:szCs w:val="20"/>
    </w:rPr>
  </w:style>
  <w:style w:type="paragraph" w:styleId="Revision">
    <w:name w:val="Revision"/>
    <w:hidden/>
    <w:uiPriority w:val="99"/>
    <w:semiHidden/>
    <w:rsid w:val="00EA1D87"/>
    <w:pPr>
      <w:spacing w:after="0" w:line="240" w:lineRule="auto"/>
    </w:pPr>
  </w:style>
  <w:style w:type="paragraph" w:customStyle="1" w:styleId="xmsonormal">
    <w:name w:val="x_msonormal"/>
    <w:basedOn w:val="Normal"/>
    <w:rsid w:val="0028194C"/>
    <w:pPr>
      <w:spacing w:after="0" w:line="240" w:lineRule="auto"/>
    </w:pPr>
    <w:rPr>
      <w:rFonts w:ascii="Calibri" w:eastAsiaTheme="minorHAns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303003481">
      <w:bodyDiv w:val="1"/>
      <w:marLeft w:val="0"/>
      <w:marRight w:val="0"/>
      <w:marTop w:val="0"/>
      <w:marBottom w:val="0"/>
      <w:divBdr>
        <w:top w:val="none" w:sz="0" w:space="0" w:color="auto"/>
        <w:left w:val="none" w:sz="0" w:space="0" w:color="auto"/>
        <w:bottom w:val="none" w:sz="0" w:space="0" w:color="auto"/>
        <w:right w:val="none" w:sz="0" w:space="0" w:color="auto"/>
      </w:divBdr>
    </w:div>
    <w:div w:id="419254953">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15475423">
      <w:bodyDiv w:val="1"/>
      <w:marLeft w:val="0"/>
      <w:marRight w:val="0"/>
      <w:marTop w:val="0"/>
      <w:marBottom w:val="0"/>
      <w:divBdr>
        <w:top w:val="none" w:sz="0" w:space="0" w:color="auto"/>
        <w:left w:val="none" w:sz="0" w:space="0" w:color="auto"/>
        <w:bottom w:val="none" w:sz="0" w:space="0" w:color="auto"/>
        <w:right w:val="none" w:sz="0" w:space="0" w:color="auto"/>
      </w:divBdr>
      <w:divsChild>
        <w:div w:id="1159342291">
          <w:marLeft w:val="446"/>
          <w:marRight w:val="0"/>
          <w:marTop w:val="0"/>
          <w:marBottom w:val="0"/>
          <w:divBdr>
            <w:top w:val="none" w:sz="0" w:space="0" w:color="auto"/>
            <w:left w:val="none" w:sz="0" w:space="0" w:color="auto"/>
            <w:bottom w:val="none" w:sz="0" w:space="0" w:color="auto"/>
            <w:right w:val="none" w:sz="0" w:space="0" w:color="auto"/>
          </w:divBdr>
        </w:div>
        <w:div w:id="2044356553">
          <w:marLeft w:val="446"/>
          <w:marRight w:val="0"/>
          <w:marTop w:val="0"/>
          <w:marBottom w:val="0"/>
          <w:divBdr>
            <w:top w:val="none" w:sz="0" w:space="0" w:color="auto"/>
            <w:left w:val="none" w:sz="0" w:space="0" w:color="auto"/>
            <w:bottom w:val="none" w:sz="0" w:space="0" w:color="auto"/>
            <w:right w:val="none" w:sz="0" w:space="0" w:color="auto"/>
          </w:divBdr>
        </w:div>
        <w:div w:id="1468546561">
          <w:marLeft w:val="446"/>
          <w:marRight w:val="0"/>
          <w:marTop w:val="0"/>
          <w:marBottom w:val="0"/>
          <w:divBdr>
            <w:top w:val="none" w:sz="0" w:space="0" w:color="auto"/>
            <w:left w:val="none" w:sz="0" w:space="0" w:color="auto"/>
            <w:bottom w:val="none" w:sz="0" w:space="0" w:color="auto"/>
            <w:right w:val="none" w:sz="0" w:space="0" w:color="auto"/>
          </w:divBdr>
        </w:div>
        <w:div w:id="428085895">
          <w:marLeft w:val="1166"/>
          <w:marRight w:val="0"/>
          <w:marTop w:val="0"/>
          <w:marBottom w:val="0"/>
          <w:divBdr>
            <w:top w:val="none" w:sz="0" w:space="0" w:color="auto"/>
            <w:left w:val="none" w:sz="0" w:space="0" w:color="auto"/>
            <w:bottom w:val="none" w:sz="0" w:space="0" w:color="auto"/>
            <w:right w:val="none" w:sz="0" w:space="0" w:color="auto"/>
          </w:divBdr>
        </w:div>
        <w:div w:id="1735665810">
          <w:marLeft w:val="1166"/>
          <w:marRight w:val="0"/>
          <w:marTop w:val="0"/>
          <w:marBottom w:val="0"/>
          <w:divBdr>
            <w:top w:val="none" w:sz="0" w:space="0" w:color="auto"/>
            <w:left w:val="none" w:sz="0" w:space="0" w:color="auto"/>
            <w:bottom w:val="none" w:sz="0" w:space="0" w:color="auto"/>
            <w:right w:val="none" w:sz="0" w:space="0" w:color="auto"/>
          </w:divBdr>
        </w:div>
        <w:div w:id="766849986">
          <w:marLeft w:val="446"/>
          <w:marRight w:val="0"/>
          <w:marTop w:val="0"/>
          <w:marBottom w:val="0"/>
          <w:divBdr>
            <w:top w:val="none" w:sz="0" w:space="0" w:color="auto"/>
            <w:left w:val="none" w:sz="0" w:space="0" w:color="auto"/>
            <w:bottom w:val="none" w:sz="0" w:space="0" w:color="auto"/>
            <w:right w:val="none" w:sz="0" w:space="0" w:color="auto"/>
          </w:divBdr>
        </w:div>
      </w:divsChild>
    </w:div>
    <w:div w:id="923222630">
      <w:bodyDiv w:val="1"/>
      <w:marLeft w:val="0"/>
      <w:marRight w:val="0"/>
      <w:marTop w:val="0"/>
      <w:marBottom w:val="0"/>
      <w:divBdr>
        <w:top w:val="none" w:sz="0" w:space="0" w:color="auto"/>
        <w:left w:val="none" w:sz="0" w:space="0" w:color="auto"/>
        <w:bottom w:val="none" w:sz="0" w:space="0" w:color="auto"/>
        <w:right w:val="none" w:sz="0" w:space="0" w:color="auto"/>
      </w:divBdr>
      <w:divsChild>
        <w:div w:id="1437480408">
          <w:marLeft w:val="446"/>
          <w:marRight w:val="0"/>
          <w:marTop w:val="0"/>
          <w:marBottom w:val="0"/>
          <w:divBdr>
            <w:top w:val="none" w:sz="0" w:space="0" w:color="auto"/>
            <w:left w:val="none" w:sz="0" w:space="0" w:color="auto"/>
            <w:bottom w:val="none" w:sz="0" w:space="0" w:color="auto"/>
            <w:right w:val="none" w:sz="0" w:space="0" w:color="auto"/>
          </w:divBdr>
        </w:div>
        <w:div w:id="1358238660">
          <w:marLeft w:val="446"/>
          <w:marRight w:val="0"/>
          <w:marTop w:val="0"/>
          <w:marBottom w:val="0"/>
          <w:divBdr>
            <w:top w:val="none" w:sz="0" w:space="0" w:color="auto"/>
            <w:left w:val="none" w:sz="0" w:space="0" w:color="auto"/>
            <w:bottom w:val="none" w:sz="0" w:space="0" w:color="auto"/>
            <w:right w:val="none" w:sz="0" w:space="0" w:color="auto"/>
          </w:divBdr>
        </w:div>
        <w:div w:id="1324702236">
          <w:marLeft w:val="446"/>
          <w:marRight w:val="0"/>
          <w:marTop w:val="0"/>
          <w:marBottom w:val="0"/>
          <w:divBdr>
            <w:top w:val="none" w:sz="0" w:space="0" w:color="auto"/>
            <w:left w:val="none" w:sz="0" w:space="0" w:color="auto"/>
            <w:bottom w:val="none" w:sz="0" w:space="0" w:color="auto"/>
            <w:right w:val="none" w:sz="0" w:space="0" w:color="auto"/>
          </w:divBdr>
        </w:div>
        <w:div w:id="992878535">
          <w:marLeft w:val="446"/>
          <w:marRight w:val="0"/>
          <w:marTop w:val="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28176756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 w:id="1730225511">
      <w:bodyDiv w:val="1"/>
      <w:marLeft w:val="0"/>
      <w:marRight w:val="0"/>
      <w:marTop w:val="0"/>
      <w:marBottom w:val="0"/>
      <w:divBdr>
        <w:top w:val="none" w:sz="0" w:space="0" w:color="auto"/>
        <w:left w:val="none" w:sz="0" w:space="0" w:color="auto"/>
        <w:bottom w:val="none" w:sz="0" w:space="0" w:color="auto"/>
        <w:right w:val="none" w:sz="0" w:space="0" w:color="auto"/>
      </w:divBdr>
    </w:div>
    <w:div w:id="1749111586">
      <w:bodyDiv w:val="1"/>
      <w:marLeft w:val="0"/>
      <w:marRight w:val="0"/>
      <w:marTop w:val="0"/>
      <w:marBottom w:val="0"/>
      <w:divBdr>
        <w:top w:val="none" w:sz="0" w:space="0" w:color="auto"/>
        <w:left w:val="none" w:sz="0" w:space="0" w:color="auto"/>
        <w:bottom w:val="none" w:sz="0" w:space="0" w:color="auto"/>
        <w:right w:val="none" w:sz="0" w:space="0" w:color="auto"/>
      </w:divBdr>
    </w:div>
    <w:div w:id="177644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yperlink" Target="https://sp.cwb.local/projects/pmo2/Digital%20Program/Digital%20Program%20SharePoint/1%20Program%20Management/04.%20Monitoring%20and%20Controlling/Stakeholder%20Mgmt/PGM%20Digital%20Program%20Stakeholder%20Register.xlsx" TargetMode="External"/><Relationship Id="rId39" Type="http://schemas.openxmlformats.org/officeDocument/2006/relationships/header" Target="header9.xml"/><Relationship Id="rId21" Type="http://schemas.openxmlformats.org/officeDocument/2006/relationships/image" Target="media/image6.png"/><Relationship Id="rId34" Type="http://schemas.openxmlformats.org/officeDocument/2006/relationships/image" Target="media/image10.png"/><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hyperlink" Target="https://sp.cwb.local/projects/pmo2/PMO%20Library/Risk%20Impact.PNG"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hyperlink" Target="https://sp.cwb.local/projects/pmo2/Digital%20Program/Digital%20Program%20SharePoint/1%20Program%20Management/02.%20Planning/Charter/Roles%20and%20Responsibilities%20-%20Digital%20Program.docx" TargetMode="External"/><Relationship Id="rId37" Type="http://schemas.openxmlformats.org/officeDocument/2006/relationships/header" Target="header8.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p.cwb.local/projects/pmo2/PMO%20Templates/PMO%20Project%20Guiding%20Principles.docx" TargetMode="External"/><Relationship Id="rId28" Type="http://schemas.openxmlformats.org/officeDocument/2006/relationships/hyperlink" Target="https://sp.cwb.local/projects/pmo2/PMO%20Library/Risk%20Likelihood.PNG" TargetMode="External"/><Relationship Id="rId36"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sp.cwb.local/projects/pmo2/PSC/Reporting/Benefit%20Realization%20Reporting/PMO%20Reportable%20Benefit%20Guideline.docx" TargetMode="External"/><Relationship Id="rId27" Type="http://schemas.openxmlformats.org/officeDocument/2006/relationships/hyperlink" Target="https://sp.cwb.local/projects/pmo2/Digital%20Program/SitePages/Home.aspx?RootFolder=/projects/pmo2/Digital%20Program/Digital%20Program%20SharePoint/1%20Program%20Management/01.%20Initiation/NIRAP&amp;FolderCTID=0x0120000EE3FC2186448C45940CA2A92BDE78D3&amp;View=%7b1F9A4661-F399-4CC3-891A-167602AE1583%7d" TargetMode="External"/><Relationship Id="rId30" Type="http://schemas.openxmlformats.org/officeDocument/2006/relationships/hyperlink" Target="https://sp.cwb.local/projects/pmo2/Digital%20Program/Digital%20Program%20SharePoint/1%20Program%20Management/04.%20Monitoring%20and%20Controlling/Meetings/04.%20Executive%20Steering%20Committee/Terms%20of%20Reference%20-%20Executive%20SteerCo-Digital%20Program.docx" TargetMode="External"/><Relationship Id="rId35" Type="http://schemas.openxmlformats.org/officeDocument/2006/relationships/hyperlink" Target="https://sp.cwb.local/projects/pmo2/Digital%20Program/Digital%20Program%20SharePoint/1%20Program%20Management/02.%20Planning/Charter/Digital%20Program%20-%20Communications%20Framework.docx"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hyperlink" Target="https://sp.cwb.local/projects/pmo2/Digital%20Program/Digital%20Program%20SharePoint/1%20Program%20Management/02.%20Planning/Digital%20Transformation%20-%20Program%20Management%20Plan.docx" TargetMode="External"/><Relationship Id="rId38" Type="http://schemas.openxmlformats.org/officeDocument/2006/relationships/footer" Target="footer4.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Bank\CWBank%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
      <w:docPartPr>
        <w:name w:val="7933FEA77EA54CE494EF383BE3445E0C"/>
        <w:category>
          <w:name w:val="General"/>
          <w:gallery w:val="placeholder"/>
        </w:category>
        <w:types>
          <w:type w:val="bbPlcHdr"/>
        </w:types>
        <w:behaviors>
          <w:behavior w:val="content"/>
        </w:behaviors>
        <w:guid w:val="{8E672FB3-57FC-4FCF-BF71-0CFC76DAC87F}"/>
      </w:docPartPr>
      <w:docPartBody>
        <w:p w:rsidR="000B34EF" w:rsidRDefault="000B34EF">
          <w:pPr>
            <w:pStyle w:val="7933FEA77EA54CE494EF383BE3445E0C"/>
          </w:pPr>
          <w:r w:rsidRPr="00DE6107">
            <w:rPr>
              <w:rStyle w:val="PlaceholderText"/>
            </w:rPr>
            <w:t>Click here to enter text.</w:t>
          </w:r>
        </w:p>
      </w:docPartBody>
    </w:docPart>
    <w:docPart>
      <w:docPartPr>
        <w:name w:val="318E94884627441BB64E4A3C60A0FC27"/>
        <w:category>
          <w:name w:val="General"/>
          <w:gallery w:val="placeholder"/>
        </w:category>
        <w:types>
          <w:type w:val="bbPlcHdr"/>
        </w:types>
        <w:behaviors>
          <w:behavior w:val="content"/>
        </w:behaviors>
        <w:guid w:val="{364D3E88-D4EA-4314-A66B-2AF295E50E4D}"/>
      </w:docPartPr>
      <w:docPartBody>
        <w:p w:rsidR="000B34EF" w:rsidRDefault="000B34EF">
          <w:pPr>
            <w:pStyle w:val="318E94884627441BB64E4A3C60A0FC27"/>
          </w:pPr>
          <w:r w:rsidRPr="00924FDC">
            <w:rPr>
              <w:rStyle w:val="PlaceholderText"/>
            </w:rPr>
            <w:t>Click here to enter a date.</w:t>
          </w:r>
        </w:p>
      </w:docPartBody>
    </w:docPart>
    <w:docPart>
      <w:docPartPr>
        <w:name w:val="CD7C355CBD6649509F716ACE26893F5E"/>
        <w:category>
          <w:name w:val="General"/>
          <w:gallery w:val="placeholder"/>
        </w:category>
        <w:types>
          <w:type w:val="bbPlcHdr"/>
        </w:types>
        <w:behaviors>
          <w:behavior w:val="content"/>
        </w:behaviors>
        <w:guid w:val="{23752B8F-8F99-4470-A6AC-A9827A874342}"/>
      </w:docPartPr>
      <w:docPartBody>
        <w:p w:rsidR="000B34EF" w:rsidRDefault="000B34EF">
          <w:pPr>
            <w:pStyle w:val="CD7C355CBD6649509F716ACE26893F5E"/>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4EF"/>
    <w:rsid w:val="000B34EF"/>
    <w:rsid w:val="00146E75"/>
    <w:rsid w:val="00176983"/>
    <w:rsid w:val="001F6787"/>
    <w:rsid w:val="002B4142"/>
    <w:rsid w:val="002F57C9"/>
    <w:rsid w:val="0040230A"/>
    <w:rsid w:val="004825F7"/>
    <w:rsid w:val="006838A5"/>
    <w:rsid w:val="007167FF"/>
    <w:rsid w:val="007F403A"/>
    <w:rsid w:val="00924978"/>
    <w:rsid w:val="0098720E"/>
    <w:rsid w:val="00B3254D"/>
    <w:rsid w:val="00B970F8"/>
    <w:rsid w:val="00C43664"/>
    <w:rsid w:val="00CA0547"/>
    <w:rsid w:val="00D5523C"/>
    <w:rsid w:val="00D92CA5"/>
    <w:rsid w:val="00E53D41"/>
    <w:rsid w:val="00F241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A0547"/>
    <w:rPr>
      <w:color w:val="808080"/>
    </w:rPr>
  </w:style>
  <w:style w:type="paragraph" w:customStyle="1" w:styleId="34266F18DABF49918328682AF3A7908F">
    <w:name w:val="34266F18DABF49918328682AF3A7908F"/>
  </w:style>
  <w:style w:type="paragraph" w:customStyle="1" w:styleId="7933FEA77EA54CE494EF383BE3445E0C">
    <w:name w:val="7933FEA77EA54CE494EF383BE3445E0C"/>
  </w:style>
  <w:style w:type="paragraph" w:customStyle="1" w:styleId="2750415E0A264385A5EB72348BF2F7EC">
    <w:name w:val="2750415E0A264385A5EB72348BF2F7EC"/>
  </w:style>
  <w:style w:type="paragraph" w:customStyle="1" w:styleId="318E94884627441BB64E4A3C60A0FC27">
    <w:name w:val="318E94884627441BB64E4A3C60A0FC27"/>
  </w:style>
  <w:style w:type="paragraph" w:customStyle="1" w:styleId="CD7C355CBD6649509F716ACE26893F5E">
    <w:name w:val="CD7C355CBD6649509F716ACE26893F5E"/>
  </w:style>
  <w:style w:type="paragraph" w:customStyle="1" w:styleId="E326DEE96A6149E4B48D426BCB7D7B2C">
    <w:name w:val="E326DEE96A6149E4B48D426BCB7D7B2C"/>
    <w:rsid w:val="000B34EF"/>
  </w:style>
  <w:style w:type="paragraph" w:customStyle="1" w:styleId="1DF9913044A144A5ABD80558BA7E3C7F">
    <w:name w:val="1DF9913044A144A5ABD80558BA7E3C7F"/>
    <w:rsid w:val="000B34EF"/>
  </w:style>
  <w:style w:type="paragraph" w:customStyle="1" w:styleId="A29AA2DCECBC4810B3D12C34EEBB32FB">
    <w:name w:val="A29AA2DCECBC4810B3D12C34EEBB32FB"/>
    <w:rsid w:val="000B34EF"/>
  </w:style>
  <w:style w:type="paragraph" w:customStyle="1" w:styleId="D2CCBF6C7F944E5790BD0CE38CC2BDF1">
    <w:name w:val="D2CCBF6C7F944E5790BD0CE38CC2BDF1"/>
    <w:rsid w:val="000B34EF"/>
  </w:style>
  <w:style w:type="paragraph" w:customStyle="1" w:styleId="BA4D9E2588A043B8AEA9DED4D104BF12">
    <w:name w:val="BA4D9E2588A043B8AEA9DED4D104BF12"/>
    <w:rsid w:val="001F6787"/>
  </w:style>
  <w:style w:type="paragraph" w:customStyle="1" w:styleId="FAF198EC311545EB852E9A5D794D3E5F">
    <w:name w:val="FAF198EC311545EB852E9A5D794D3E5F"/>
    <w:rsid w:val="001F6787"/>
  </w:style>
  <w:style w:type="paragraph" w:customStyle="1" w:styleId="45944FB4729A42C092D8A834FF7887F2">
    <w:name w:val="45944FB4729A42C092D8A834FF7887F2"/>
    <w:rsid w:val="001F6787"/>
  </w:style>
  <w:style w:type="paragraph" w:customStyle="1" w:styleId="32E6031B39254410AE1524CCA0D8D661">
    <w:name w:val="32E6031B39254410AE1524CCA0D8D661"/>
    <w:rsid w:val="001F6787"/>
  </w:style>
  <w:style w:type="paragraph" w:customStyle="1" w:styleId="B40BDABEF46442D6B00C3A65F143E798">
    <w:name w:val="B40BDABEF46442D6B00C3A65F143E798"/>
    <w:rsid w:val="0040230A"/>
  </w:style>
  <w:style w:type="paragraph" w:customStyle="1" w:styleId="4B627B11B7284E399EEBFF28DF8110C8">
    <w:name w:val="4B627B11B7284E399EEBFF28DF8110C8"/>
    <w:rsid w:val="0040230A"/>
  </w:style>
  <w:style w:type="paragraph" w:customStyle="1" w:styleId="5E6E929180B542B78F7071AC7AF3796B">
    <w:name w:val="5E6E929180B542B78F7071AC7AF3796B"/>
    <w:rsid w:val="0040230A"/>
  </w:style>
  <w:style w:type="paragraph" w:customStyle="1" w:styleId="F00F9B544EC043F9979C32E49AF7F24B">
    <w:name w:val="F00F9B544EC043F9979C32E49AF7F24B"/>
    <w:rsid w:val="0040230A"/>
  </w:style>
  <w:style w:type="paragraph" w:customStyle="1" w:styleId="090A4F0796B34207BBE08B226E86CCD2">
    <w:name w:val="090A4F0796B34207BBE08B226E86CCD2"/>
    <w:rsid w:val="0040230A"/>
  </w:style>
  <w:style w:type="paragraph" w:customStyle="1" w:styleId="5E6E929180B542B78F7071AC7AF3796B1">
    <w:name w:val="5E6E929180B542B78F7071AC7AF3796B1"/>
    <w:rsid w:val="0040230A"/>
    <w:pPr>
      <w:spacing w:after="200" w:line="276" w:lineRule="auto"/>
    </w:pPr>
  </w:style>
  <w:style w:type="paragraph" w:customStyle="1" w:styleId="4B627B11B7284E399EEBFF28DF8110C81">
    <w:name w:val="4B627B11B7284E399EEBFF28DF8110C81"/>
    <w:rsid w:val="0040230A"/>
    <w:pPr>
      <w:spacing w:after="200" w:line="276" w:lineRule="auto"/>
    </w:pPr>
  </w:style>
  <w:style w:type="paragraph" w:customStyle="1" w:styleId="F00F9B544EC043F9979C32E49AF7F24B1">
    <w:name w:val="F00F9B544EC043F9979C32E49AF7F24B1"/>
    <w:rsid w:val="0040230A"/>
    <w:pPr>
      <w:spacing w:after="200" w:line="276" w:lineRule="auto"/>
    </w:pPr>
  </w:style>
  <w:style w:type="paragraph" w:customStyle="1" w:styleId="090A4F0796B34207BBE08B226E86CCD21">
    <w:name w:val="090A4F0796B34207BBE08B226E86CCD21"/>
    <w:rsid w:val="0040230A"/>
    <w:pPr>
      <w:spacing w:after="200" w:line="276" w:lineRule="auto"/>
    </w:pPr>
  </w:style>
  <w:style w:type="paragraph" w:customStyle="1" w:styleId="32E6031B39254410AE1524CCA0D8D6611">
    <w:name w:val="32E6031B39254410AE1524CCA0D8D6611"/>
    <w:rsid w:val="0040230A"/>
    <w:pPr>
      <w:spacing w:after="200" w:line="276" w:lineRule="auto"/>
    </w:pPr>
  </w:style>
  <w:style w:type="paragraph" w:customStyle="1" w:styleId="5212E40918B0478AA4943E08DB3C5571">
    <w:name w:val="5212E40918B0478AA4943E08DB3C5571"/>
    <w:rsid w:val="0040230A"/>
  </w:style>
  <w:style w:type="paragraph" w:customStyle="1" w:styleId="CD681B8961E241EABF27878D346AB256">
    <w:name w:val="CD681B8961E241EABF27878D346AB256"/>
    <w:rsid w:val="0040230A"/>
  </w:style>
  <w:style w:type="paragraph" w:customStyle="1" w:styleId="445CB3710B074FD68B28FE9C5F884FCB">
    <w:name w:val="445CB3710B074FD68B28FE9C5F884FCB"/>
    <w:rsid w:val="0040230A"/>
  </w:style>
  <w:style w:type="paragraph" w:customStyle="1" w:styleId="26B50930D4AD40A9860F641B2A1BE4EB">
    <w:name w:val="26B50930D4AD40A9860F641B2A1BE4EB"/>
    <w:rsid w:val="00CA0547"/>
  </w:style>
  <w:style w:type="paragraph" w:customStyle="1" w:styleId="86CFD76F569C4912AD8485EF58BE5612">
    <w:name w:val="86CFD76F569C4912AD8485EF58BE5612"/>
    <w:rsid w:val="00CA0547"/>
  </w:style>
  <w:style w:type="paragraph" w:customStyle="1" w:styleId="CFB4667BD6CA47259963672B7F50D7C2">
    <w:name w:val="CFB4667BD6CA47259963672B7F50D7C2"/>
    <w:rsid w:val="00CA0547"/>
  </w:style>
  <w:style w:type="paragraph" w:customStyle="1" w:styleId="6600A218B3854DEF91CC5ED3A633FB30">
    <w:name w:val="6600A218B3854DEF91CC5ED3A633FB30"/>
    <w:rsid w:val="00CA0547"/>
  </w:style>
  <w:style w:type="paragraph" w:customStyle="1" w:styleId="C3BB2108E19A44D394443B7AEBB0E6AD">
    <w:name w:val="C3BB2108E19A44D394443B7AEBB0E6AD"/>
    <w:rsid w:val="00CA05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93EBC-D1FC-44B1-B491-FAB7BE3ADD8A}">
  <ds:schemaRefs>
    <ds:schemaRef ds:uri="http://purl.org/dc/terms/"/>
    <ds:schemaRef ds:uri="http://schemas.microsoft.com/office/2006/documentManagement/types"/>
    <ds:schemaRef ds:uri="http://schemas.microsoft.com/sharepoint/v4"/>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8595456D-E6D7-4B7B-8A8E-F982AA551DE0}">
  <ds:schemaRefs>
    <ds:schemaRef ds:uri="http://schemas.microsoft.com/sharepoint/v3/contenttype/forms"/>
  </ds:schemaRefs>
</ds:datastoreItem>
</file>

<file path=customXml/itemProps3.xml><?xml version="1.0" encoding="utf-8"?>
<ds:datastoreItem xmlns:ds="http://schemas.openxmlformats.org/officeDocument/2006/customXml" ds:itemID="{2FDC2305-6787-4002-903A-14D37540C739}"/>
</file>

<file path=customXml/itemProps4.xml><?xml version="1.0" encoding="utf-8"?>
<ds:datastoreItem xmlns:ds="http://schemas.openxmlformats.org/officeDocument/2006/customXml" ds:itemID="{0CAC30D8-2548-4868-A513-0C7C100C9425}">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CWBank Document Portrait</Template>
  <TotalTime>387</TotalTime>
  <Pages>18</Pages>
  <Words>5722</Words>
  <Characters>32622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Digital Program Charter</vt:lpstr>
    </vt:vector>
  </TitlesOfParts>
  <Company>Canadian Western Bank</Company>
  <LinksUpToDate>false</LinksUpToDate>
  <CharactersWithSpaces>38268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Program Charter</dc:title>
  <dc:creator>Jogi Nijjar</dc:creator>
  <dc:description>Branch/Department</dc:description>
  <cp:lastModifiedBy>Kenneth Mastaller</cp:lastModifiedBy>
  <cp:revision>42</cp:revision>
  <cp:lastPrinted>2017-01-31T23:14:00Z</cp:lastPrinted>
  <dcterms:created xsi:type="dcterms:W3CDTF">2020-01-15T00:04:00Z</dcterms:created>
  <dcterms:modified xsi:type="dcterms:W3CDTF">2020-02-19T19:22:00Z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MediaServiceImageTags">
    <vt:lpwstr/>
  </property>
  <property fmtid="{D5CDD505-2E9C-101B-9397-08002B2CF9AE}" pid="4" name="URL">
    <vt:lpwstr/>
  </property>
</Properties>
</file>